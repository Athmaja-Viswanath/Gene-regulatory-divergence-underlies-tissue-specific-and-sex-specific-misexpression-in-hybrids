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10D9" w14:textId="4F27A336" w:rsidR="00946399" w:rsidRPr="00E33483" w:rsidRDefault="00946399" w:rsidP="00416DE5">
      <w:pPr>
        <w:pStyle w:val="chapternum"/>
        <w:numPr>
          <w:ilvl w:val="0"/>
          <w:numId w:val="0"/>
        </w:numPr>
        <w:spacing w:before="0" w:after="0" w:line="276" w:lineRule="auto"/>
        <w:jc w:val="left"/>
        <w:rPr>
          <w:rFonts w:ascii="Times New Roman" w:hAnsi="Times New Roman"/>
          <w:b/>
          <w:bCs/>
          <w:sz w:val="28"/>
          <w:szCs w:val="24"/>
        </w:rPr>
      </w:pPr>
      <w:bookmarkStart w:id="0" w:name="_Toc168460373"/>
      <w:r w:rsidRPr="00E33483">
        <w:rPr>
          <w:rFonts w:ascii="Times New Roman" w:hAnsi="Times New Roman"/>
          <w:b/>
          <w:bCs/>
          <w:sz w:val="28"/>
          <w:szCs w:val="24"/>
        </w:rPr>
        <w:t xml:space="preserve">Gene regulatory divergence underlies tissue-specific and sex-specific misexpression in </w:t>
      </w:r>
      <w:r w:rsidR="008E011B">
        <w:rPr>
          <w:rFonts w:ascii="Times New Roman" w:hAnsi="Times New Roman"/>
          <w:b/>
          <w:bCs/>
          <w:sz w:val="28"/>
          <w:szCs w:val="24"/>
        </w:rPr>
        <w:t xml:space="preserve">interspecies nematode </w:t>
      </w:r>
      <w:r w:rsidRPr="00E33483">
        <w:rPr>
          <w:rFonts w:ascii="Times New Roman" w:hAnsi="Times New Roman"/>
          <w:b/>
          <w:bCs/>
          <w:sz w:val="28"/>
          <w:szCs w:val="24"/>
        </w:rPr>
        <w:t xml:space="preserve">hybrids </w:t>
      </w:r>
      <w:bookmarkEnd w:id="0"/>
    </w:p>
    <w:p w14:paraId="0F952EA1" w14:textId="77777777" w:rsidR="00E33483" w:rsidRDefault="00E33483" w:rsidP="00E33483">
      <w:pPr>
        <w:spacing w:before="0" w:line="240" w:lineRule="auto"/>
      </w:pPr>
    </w:p>
    <w:p w14:paraId="428CD511" w14:textId="4699A67F" w:rsidR="00B41D51" w:rsidRPr="005004D0" w:rsidRDefault="00B41D51" w:rsidP="00E33483">
      <w:pPr>
        <w:spacing w:before="0" w:line="240" w:lineRule="auto"/>
      </w:pPr>
      <w:r w:rsidRPr="005004D0">
        <w:t xml:space="preserve">Athmaja Viswanath </w:t>
      </w:r>
      <w:r w:rsidRPr="005004D0">
        <w:rPr>
          <w:vertAlign w:val="superscript"/>
        </w:rPr>
        <w:t>1</w:t>
      </w:r>
      <w:r w:rsidRPr="005004D0">
        <w:t xml:space="preserve">, Daniel D. Fusca </w:t>
      </w:r>
      <w:r w:rsidRPr="005004D0">
        <w:rPr>
          <w:vertAlign w:val="superscript"/>
        </w:rPr>
        <w:t>1</w:t>
      </w:r>
      <w:r w:rsidRPr="005004D0">
        <w:t xml:space="preserve">, John A. Calarco </w:t>
      </w:r>
      <w:r w:rsidRPr="005004D0">
        <w:rPr>
          <w:vertAlign w:val="superscript"/>
        </w:rPr>
        <w:t>2</w:t>
      </w:r>
      <w:r w:rsidRPr="005004D0">
        <w:t xml:space="preserve">, and Asher D. Cutter </w:t>
      </w:r>
      <w:r w:rsidRPr="005004D0">
        <w:rPr>
          <w:vertAlign w:val="superscript"/>
        </w:rPr>
        <w:t>1</w:t>
      </w:r>
      <w:r w:rsidRPr="005004D0">
        <w:t>*</w:t>
      </w:r>
    </w:p>
    <w:p w14:paraId="2FD6BB7A" w14:textId="77777777" w:rsidR="00B41D51" w:rsidRPr="005004D0" w:rsidRDefault="00B41D51" w:rsidP="00E33483">
      <w:pPr>
        <w:spacing w:before="0" w:line="240" w:lineRule="auto"/>
      </w:pPr>
      <w:r w:rsidRPr="005004D0">
        <w:rPr>
          <w:vertAlign w:val="superscript"/>
        </w:rPr>
        <w:t>1</w:t>
      </w:r>
      <w:r w:rsidRPr="005004D0">
        <w:t>Department of Ecology &amp; Evolutionary Biology</w:t>
      </w:r>
    </w:p>
    <w:p w14:paraId="5BE30A0A" w14:textId="77777777" w:rsidR="00B41D51" w:rsidRPr="005004D0" w:rsidRDefault="00B41D51" w:rsidP="00E33483">
      <w:pPr>
        <w:spacing w:before="0" w:line="240" w:lineRule="auto"/>
      </w:pPr>
      <w:r w:rsidRPr="005004D0">
        <w:rPr>
          <w:vertAlign w:val="superscript"/>
        </w:rPr>
        <w:t>2</w:t>
      </w:r>
      <w:r w:rsidRPr="005004D0">
        <w:t>Department of Cell &amp; Systems Biology</w:t>
      </w:r>
    </w:p>
    <w:p w14:paraId="30050FDB" w14:textId="77777777" w:rsidR="00B41D51" w:rsidRPr="005004D0" w:rsidRDefault="00B41D51" w:rsidP="00E33483">
      <w:pPr>
        <w:spacing w:before="0" w:line="240" w:lineRule="auto"/>
      </w:pPr>
      <w:r w:rsidRPr="005004D0">
        <w:t>University of Toronto, Toronto, Ontario, M5S3B2 Canada</w:t>
      </w:r>
    </w:p>
    <w:p w14:paraId="7992B2F0" w14:textId="77777777" w:rsidR="00E33483" w:rsidRDefault="00E33483" w:rsidP="00E33483">
      <w:pPr>
        <w:spacing w:before="0" w:line="240" w:lineRule="auto"/>
      </w:pPr>
    </w:p>
    <w:p w14:paraId="5E7DD623" w14:textId="20305752" w:rsidR="00B41D51" w:rsidRPr="005004D0" w:rsidRDefault="00B41D51" w:rsidP="00E33483">
      <w:pPr>
        <w:spacing w:before="0" w:line="240" w:lineRule="auto"/>
      </w:pPr>
      <w:r w:rsidRPr="005004D0">
        <w:t xml:space="preserve">*Author for correspondence: </w:t>
      </w:r>
      <w:hyperlink r:id="rId8" w:history="1">
        <w:r w:rsidRPr="005004D0">
          <w:rPr>
            <w:rStyle w:val="Hyperlink"/>
          </w:rPr>
          <w:t>asher.cutter@utoronto.ca</w:t>
        </w:r>
      </w:hyperlink>
    </w:p>
    <w:p w14:paraId="06819CE6" w14:textId="77777777" w:rsidR="00B41D51" w:rsidRPr="00B41D51" w:rsidRDefault="00B41D51" w:rsidP="00B41D51"/>
    <w:p w14:paraId="4DA02980" w14:textId="77777777" w:rsidR="00946399" w:rsidRPr="00777656" w:rsidRDefault="00946399" w:rsidP="00416DE5">
      <w:pPr>
        <w:pStyle w:val="Heading1"/>
        <w:spacing w:before="0" w:after="0"/>
        <w:rPr>
          <w:rFonts w:ascii="Times New Roman" w:hAnsi="Times New Roman" w:cs="Times New Roman"/>
          <w:vanish/>
        </w:rPr>
      </w:pPr>
      <w:bookmarkStart w:id="1" w:name="_Toc168434366"/>
      <w:bookmarkStart w:id="2" w:name="_Toc168434731"/>
      <w:bookmarkStart w:id="3" w:name="_Toc168439201"/>
      <w:bookmarkStart w:id="4" w:name="_Toc168460374"/>
      <w:bookmarkEnd w:id="1"/>
      <w:bookmarkEnd w:id="2"/>
      <w:bookmarkEnd w:id="3"/>
      <w:bookmarkEnd w:id="4"/>
    </w:p>
    <w:p w14:paraId="1464F715" w14:textId="77777777" w:rsidR="00946399" w:rsidRPr="00777656" w:rsidRDefault="00946399" w:rsidP="00416DE5">
      <w:pPr>
        <w:pStyle w:val="Heading2"/>
        <w:spacing w:before="0" w:after="0"/>
        <w:rPr>
          <w:rFonts w:ascii="Times New Roman" w:hAnsi="Times New Roman" w:cs="Times New Roman"/>
        </w:rPr>
      </w:pPr>
      <w:bookmarkStart w:id="5" w:name="_Toc168460375"/>
      <w:r w:rsidRPr="00777656">
        <w:rPr>
          <w:rFonts w:ascii="Times New Roman" w:hAnsi="Times New Roman" w:cs="Times New Roman"/>
        </w:rPr>
        <w:t>Abstract</w:t>
      </w:r>
      <w:bookmarkEnd w:id="5"/>
    </w:p>
    <w:p w14:paraId="0067A378" w14:textId="7DB76C1A" w:rsidR="00946399" w:rsidRPr="00E81B58" w:rsidRDefault="00946399" w:rsidP="00420D33">
      <w:pPr>
        <w:pStyle w:val="BodyText"/>
        <w:spacing w:before="0" w:line="276" w:lineRule="auto"/>
        <w:rPr>
          <w:rStyle w:val="CommentReference"/>
          <w:sz w:val="24"/>
          <w:szCs w:val="24"/>
        </w:rPr>
      </w:pPr>
      <w:r w:rsidRPr="00777656">
        <w:rPr>
          <w:szCs w:val="24"/>
        </w:rPr>
        <w:t xml:space="preserve">Gene regulatory divergence has emerged as a key feature in speciation, influencing gene expression differences </w:t>
      </w:r>
      <w:r w:rsidR="003C535A">
        <w:rPr>
          <w:szCs w:val="24"/>
        </w:rPr>
        <w:t>that accumulate</w:t>
      </w:r>
      <w:r w:rsidRPr="00777656">
        <w:rPr>
          <w:szCs w:val="24"/>
        </w:rPr>
        <w:t xml:space="preserve"> between </w:t>
      </w:r>
      <w:r w:rsidR="003C535A">
        <w:rPr>
          <w:szCs w:val="24"/>
        </w:rPr>
        <w:t>diverging populations</w:t>
      </w:r>
      <w:r w:rsidRPr="00777656">
        <w:rPr>
          <w:szCs w:val="24"/>
        </w:rPr>
        <w:t xml:space="preserve">. Transcriptional regulation, mediated by </w:t>
      </w:r>
      <w:r w:rsidRPr="00451BC4">
        <w:rPr>
          <w:i/>
          <w:iCs/>
          <w:szCs w:val="24"/>
        </w:rPr>
        <w:t>cis</w:t>
      </w:r>
      <w:r w:rsidRPr="00777656">
        <w:rPr>
          <w:szCs w:val="24"/>
        </w:rPr>
        <w:t xml:space="preserve">- and </w:t>
      </w:r>
      <w:r w:rsidRPr="00777656">
        <w:rPr>
          <w:i/>
          <w:iCs/>
          <w:szCs w:val="24"/>
        </w:rPr>
        <w:t>trans</w:t>
      </w:r>
      <w:r w:rsidRPr="00777656">
        <w:rPr>
          <w:szCs w:val="24"/>
        </w:rPr>
        <w:t xml:space="preserve">-acting factors, modulates </w:t>
      </w:r>
      <w:r w:rsidR="003C535A">
        <w:rPr>
          <w:szCs w:val="24"/>
        </w:rPr>
        <w:t xml:space="preserve">diverse </w:t>
      </w:r>
      <w:r w:rsidRPr="00777656">
        <w:rPr>
          <w:szCs w:val="24"/>
        </w:rPr>
        <w:t xml:space="preserve">developmental processes </w:t>
      </w:r>
      <w:r w:rsidR="003C535A">
        <w:rPr>
          <w:szCs w:val="24"/>
        </w:rPr>
        <w:t xml:space="preserve">and is responsible for distinct </w:t>
      </w:r>
      <w:r w:rsidRPr="00777656">
        <w:rPr>
          <w:szCs w:val="24"/>
        </w:rPr>
        <w:t>species-specific gene expression</w:t>
      </w:r>
      <w:r w:rsidR="003C535A">
        <w:rPr>
          <w:szCs w:val="24"/>
        </w:rPr>
        <w:t xml:space="preserve"> profiles</w:t>
      </w:r>
      <w:r w:rsidRPr="00777656">
        <w:rPr>
          <w:szCs w:val="24"/>
        </w:rPr>
        <w:t xml:space="preserve">. Within </w:t>
      </w:r>
      <w:r w:rsidR="00521EE4">
        <w:rPr>
          <w:szCs w:val="24"/>
        </w:rPr>
        <w:t xml:space="preserve">interspecies </w:t>
      </w:r>
      <w:r w:rsidRPr="00777656">
        <w:rPr>
          <w:szCs w:val="24"/>
        </w:rPr>
        <w:t>hybrid</w:t>
      </w:r>
      <w:r w:rsidR="003C535A">
        <w:rPr>
          <w:szCs w:val="24"/>
        </w:rPr>
        <w:t xml:space="preserve"> individuals</w:t>
      </w:r>
      <w:r w:rsidRPr="00777656">
        <w:rPr>
          <w:szCs w:val="24"/>
        </w:rPr>
        <w:t xml:space="preserve">, negative interactions between divergent </w:t>
      </w:r>
      <w:r w:rsidR="00771DFC" w:rsidRPr="00771DFC">
        <w:rPr>
          <w:i/>
          <w:iCs/>
          <w:szCs w:val="24"/>
        </w:rPr>
        <w:t>cis</w:t>
      </w:r>
      <w:r w:rsidR="00771DFC">
        <w:rPr>
          <w:szCs w:val="24"/>
        </w:rPr>
        <w:t>-</w:t>
      </w:r>
      <w:r w:rsidR="00BE38F0">
        <w:rPr>
          <w:szCs w:val="24"/>
        </w:rPr>
        <w:t xml:space="preserve"> </w:t>
      </w:r>
      <w:r w:rsidR="00771DFC">
        <w:rPr>
          <w:szCs w:val="24"/>
        </w:rPr>
        <w:t xml:space="preserve">and </w:t>
      </w:r>
      <w:r w:rsidR="00771DFC" w:rsidRPr="00771DFC">
        <w:rPr>
          <w:i/>
          <w:iCs/>
          <w:szCs w:val="24"/>
        </w:rPr>
        <w:t>trans</w:t>
      </w:r>
      <w:r w:rsidR="00771DFC">
        <w:rPr>
          <w:szCs w:val="24"/>
        </w:rPr>
        <w:t>-</w:t>
      </w:r>
      <w:r w:rsidR="00BE38F0">
        <w:rPr>
          <w:szCs w:val="24"/>
        </w:rPr>
        <w:t>acting</w:t>
      </w:r>
      <w:r w:rsidR="00771DFC">
        <w:rPr>
          <w:szCs w:val="24"/>
        </w:rPr>
        <w:t xml:space="preserve"> factors </w:t>
      </w:r>
      <w:r w:rsidRPr="00777656">
        <w:rPr>
          <w:szCs w:val="24"/>
        </w:rPr>
        <w:t xml:space="preserve">can lead to gene </w:t>
      </w:r>
      <w:r w:rsidR="007605D7">
        <w:rPr>
          <w:szCs w:val="24"/>
        </w:rPr>
        <w:t>mis</w:t>
      </w:r>
      <w:r w:rsidR="00456306">
        <w:rPr>
          <w:szCs w:val="24"/>
        </w:rPr>
        <w:t>regulation</w:t>
      </w:r>
      <w:r w:rsidRPr="00777656">
        <w:rPr>
          <w:szCs w:val="24"/>
        </w:rPr>
        <w:t xml:space="preserve"> and hybrid dysfunction at the organismal level. </w:t>
      </w:r>
      <w:r w:rsidR="0094621F">
        <w:rPr>
          <w:szCs w:val="24"/>
        </w:rPr>
        <w:t>Such g</w:t>
      </w:r>
      <w:r w:rsidRPr="00777656">
        <w:rPr>
          <w:szCs w:val="24"/>
        </w:rPr>
        <w:t xml:space="preserve">ene regulatory </w:t>
      </w:r>
      <w:r w:rsidR="0094621F">
        <w:rPr>
          <w:szCs w:val="24"/>
        </w:rPr>
        <w:t>mismatch</w:t>
      </w:r>
      <w:r w:rsidRPr="00777656">
        <w:rPr>
          <w:szCs w:val="24"/>
        </w:rPr>
        <w:t xml:space="preserve"> </w:t>
      </w:r>
      <w:r w:rsidR="00D97A0F">
        <w:rPr>
          <w:szCs w:val="24"/>
        </w:rPr>
        <w:t>might</w:t>
      </w:r>
      <w:r w:rsidR="00D97A0F" w:rsidRPr="00777656">
        <w:rPr>
          <w:szCs w:val="24"/>
        </w:rPr>
        <w:t xml:space="preserve"> </w:t>
      </w:r>
      <w:r w:rsidR="003C535A">
        <w:rPr>
          <w:szCs w:val="24"/>
        </w:rPr>
        <w:t>disproportionate</w:t>
      </w:r>
      <w:r w:rsidR="00D97A0F">
        <w:rPr>
          <w:szCs w:val="24"/>
        </w:rPr>
        <w:t>ly</w:t>
      </w:r>
      <w:r w:rsidR="003C535A" w:rsidRPr="00777656">
        <w:rPr>
          <w:szCs w:val="24"/>
        </w:rPr>
        <w:t xml:space="preserve"> </w:t>
      </w:r>
      <w:r w:rsidRPr="00777656">
        <w:rPr>
          <w:szCs w:val="24"/>
        </w:rPr>
        <w:t xml:space="preserve">impact sex-biased and tissue-biased gene regulatory networks due to </w:t>
      </w:r>
      <w:r w:rsidR="003C535A">
        <w:rPr>
          <w:szCs w:val="24"/>
        </w:rPr>
        <w:t xml:space="preserve">their </w:t>
      </w:r>
      <w:r w:rsidRPr="00777656">
        <w:rPr>
          <w:szCs w:val="24"/>
        </w:rPr>
        <w:t xml:space="preserve">unique selective pressures. </w:t>
      </w:r>
      <w:r w:rsidR="00E3305E">
        <w:rPr>
          <w:szCs w:val="24"/>
        </w:rPr>
        <w:t>To address these issues, w</w:t>
      </w:r>
      <w:r w:rsidR="00B41D51">
        <w:rPr>
          <w:szCs w:val="24"/>
        </w:rPr>
        <w:t xml:space="preserve">e </w:t>
      </w:r>
      <w:r w:rsidRPr="00777656">
        <w:rPr>
          <w:szCs w:val="24"/>
        </w:rPr>
        <w:t>investigated the role of regulatory divergence in asymmetric hybrid incompatibility between</w:t>
      </w:r>
      <w:r w:rsidR="006A425A">
        <w:rPr>
          <w:szCs w:val="24"/>
        </w:rPr>
        <w:t xml:space="preserve"> sister species of </w:t>
      </w:r>
      <w:r w:rsidR="003C535A" w:rsidRPr="003134C2">
        <w:rPr>
          <w:i/>
          <w:iCs/>
          <w:szCs w:val="24"/>
        </w:rPr>
        <w:t>Caenorhabditis</w:t>
      </w:r>
      <w:r w:rsidR="003C535A">
        <w:rPr>
          <w:szCs w:val="24"/>
        </w:rPr>
        <w:t xml:space="preserve"> </w:t>
      </w:r>
      <w:r w:rsidR="006A425A">
        <w:rPr>
          <w:szCs w:val="24"/>
        </w:rPr>
        <w:t>nematode</w:t>
      </w:r>
      <w:r w:rsidR="00BE38F0">
        <w:rPr>
          <w:szCs w:val="24"/>
        </w:rPr>
        <w:t>s</w:t>
      </w:r>
      <w:r w:rsidR="006A425A">
        <w:rPr>
          <w:szCs w:val="24"/>
        </w:rPr>
        <w:t xml:space="preserve"> </w:t>
      </w:r>
      <w:r w:rsidR="003C535A">
        <w:rPr>
          <w:szCs w:val="24"/>
        </w:rPr>
        <w:t>(</w:t>
      </w:r>
      <w:r w:rsidRPr="003154CE">
        <w:rPr>
          <w:i/>
          <w:iCs/>
          <w:szCs w:val="24"/>
        </w:rPr>
        <w:t>C. remanei</w:t>
      </w:r>
      <w:r w:rsidR="003C535A">
        <w:rPr>
          <w:i/>
          <w:iCs/>
          <w:szCs w:val="24"/>
        </w:rPr>
        <w:t>,</w:t>
      </w:r>
      <w:r w:rsidRPr="00777656">
        <w:rPr>
          <w:szCs w:val="24"/>
        </w:rPr>
        <w:t xml:space="preserve"> </w:t>
      </w:r>
      <w:r w:rsidRPr="003154CE">
        <w:rPr>
          <w:i/>
          <w:iCs/>
          <w:szCs w:val="24"/>
        </w:rPr>
        <w:t>C. latens</w:t>
      </w:r>
      <w:r w:rsidR="003C535A">
        <w:rPr>
          <w:szCs w:val="24"/>
        </w:rPr>
        <w:t>)</w:t>
      </w:r>
      <w:r w:rsidR="00E3305E">
        <w:rPr>
          <w:szCs w:val="24"/>
        </w:rPr>
        <w:t xml:space="preserve"> by analyzing gene expression of</w:t>
      </w:r>
      <w:r w:rsidR="00E3305E" w:rsidRPr="00777656">
        <w:rPr>
          <w:szCs w:val="24"/>
        </w:rPr>
        <w:t xml:space="preserve"> </w:t>
      </w:r>
      <w:r w:rsidR="00E3305E">
        <w:rPr>
          <w:szCs w:val="24"/>
        </w:rPr>
        <w:t xml:space="preserve">reciprocal </w:t>
      </w:r>
      <w:r w:rsidR="00E3305E" w:rsidRPr="00777656">
        <w:rPr>
          <w:szCs w:val="24"/>
        </w:rPr>
        <w:t>hybrids</w:t>
      </w:r>
      <w:r w:rsidR="00E3305E">
        <w:rPr>
          <w:szCs w:val="24"/>
        </w:rPr>
        <w:t xml:space="preserve"> for each sex and key tissue types</w:t>
      </w:r>
      <w:r w:rsidRPr="00777656">
        <w:rPr>
          <w:szCs w:val="24"/>
        </w:rPr>
        <w:t xml:space="preserve">. Despite severe hybrid male sterility, hybrid males showed less misexpression of sex-biased genes than hybrid females, suggesting that the </w:t>
      </w:r>
      <w:r w:rsidR="0064099E">
        <w:rPr>
          <w:szCs w:val="24"/>
        </w:rPr>
        <w:t xml:space="preserve">phenotypic </w:t>
      </w:r>
      <w:r w:rsidRPr="00777656">
        <w:rPr>
          <w:szCs w:val="24"/>
        </w:rPr>
        <w:t xml:space="preserve">outputs of male-biased gene regulatory networks are more vulnerable to disruption than female-biased genetic networks. Additionally, </w:t>
      </w:r>
      <w:r w:rsidR="006A425A">
        <w:rPr>
          <w:szCs w:val="24"/>
        </w:rPr>
        <w:t>we</w:t>
      </w:r>
      <w:r w:rsidRPr="00777656">
        <w:rPr>
          <w:szCs w:val="24"/>
        </w:rPr>
        <w:t xml:space="preserve"> found</w:t>
      </w:r>
      <w:r w:rsidR="006A425A">
        <w:rPr>
          <w:szCs w:val="24"/>
        </w:rPr>
        <w:t xml:space="preserve"> more genes associated with</w:t>
      </w:r>
      <w:r w:rsidRPr="00777656">
        <w:rPr>
          <w:szCs w:val="24"/>
        </w:rPr>
        <w:t xml:space="preserve"> </w:t>
      </w:r>
      <w:r w:rsidRPr="00451BC4">
        <w:rPr>
          <w:i/>
          <w:iCs/>
          <w:szCs w:val="24"/>
        </w:rPr>
        <w:t>cis</w:t>
      </w:r>
      <w:r w:rsidR="003C535A">
        <w:rPr>
          <w:szCs w:val="24"/>
        </w:rPr>
        <w:t>-</w:t>
      </w:r>
      <w:r w:rsidRPr="00777656">
        <w:rPr>
          <w:szCs w:val="24"/>
        </w:rPr>
        <w:t xml:space="preserve"> than </w:t>
      </w:r>
      <w:r w:rsidRPr="00777656">
        <w:rPr>
          <w:i/>
          <w:iCs/>
          <w:szCs w:val="24"/>
        </w:rPr>
        <w:t>trans</w:t>
      </w:r>
      <w:r w:rsidR="003C535A">
        <w:rPr>
          <w:szCs w:val="24"/>
        </w:rPr>
        <w:t>-regulatory</w:t>
      </w:r>
      <w:r w:rsidR="003C535A" w:rsidRPr="003C535A">
        <w:rPr>
          <w:szCs w:val="24"/>
        </w:rPr>
        <w:t xml:space="preserve"> </w:t>
      </w:r>
      <w:r w:rsidR="003C535A" w:rsidRPr="00777656">
        <w:rPr>
          <w:szCs w:val="24"/>
        </w:rPr>
        <w:t>divergence</w:t>
      </w:r>
      <w:r w:rsidRPr="00777656">
        <w:rPr>
          <w:szCs w:val="24"/>
        </w:rPr>
        <w:t xml:space="preserve">, supporting the notion </w:t>
      </w:r>
      <w:r w:rsidR="003C535A">
        <w:rPr>
          <w:szCs w:val="24"/>
        </w:rPr>
        <w:t>of a disproportionate role for</w:t>
      </w:r>
      <w:r w:rsidR="003C535A" w:rsidRPr="00777656">
        <w:rPr>
          <w:szCs w:val="24"/>
        </w:rPr>
        <w:t xml:space="preserve"> </w:t>
      </w:r>
      <w:r w:rsidRPr="00451BC4">
        <w:rPr>
          <w:i/>
          <w:iCs/>
          <w:szCs w:val="24"/>
        </w:rPr>
        <w:t>cis</w:t>
      </w:r>
      <w:r w:rsidR="003C535A">
        <w:rPr>
          <w:szCs w:val="24"/>
        </w:rPr>
        <w:t>-regulatory</w:t>
      </w:r>
      <w:r w:rsidR="006A425A">
        <w:rPr>
          <w:szCs w:val="24"/>
        </w:rPr>
        <w:t xml:space="preserve"> </w:t>
      </w:r>
      <w:r w:rsidRPr="00777656">
        <w:rPr>
          <w:szCs w:val="24"/>
        </w:rPr>
        <w:t xml:space="preserve">divergence between species. Moreover, </w:t>
      </w:r>
      <w:r w:rsidR="006A425A">
        <w:rPr>
          <w:szCs w:val="24"/>
        </w:rPr>
        <w:t xml:space="preserve">we </w:t>
      </w:r>
      <w:r w:rsidR="003C535A">
        <w:rPr>
          <w:szCs w:val="24"/>
        </w:rPr>
        <w:t xml:space="preserve">document </w:t>
      </w:r>
      <w:r w:rsidR="006A425A">
        <w:rPr>
          <w:szCs w:val="24"/>
        </w:rPr>
        <w:t>extensive</w:t>
      </w:r>
      <w:r w:rsidRPr="00777656">
        <w:rPr>
          <w:szCs w:val="24"/>
        </w:rPr>
        <w:t xml:space="preserve"> </w:t>
      </w:r>
      <w:r w:rsidRPr="00451BC4">
        <w:rPr>
          <w:i/>
          <w:iCs/>
          <w:szCs w:val="24"/>
        </w:rPr>
        <w:t>cis</w:t>
      </w:r>
      <w:r w:rsidRPr="00777656">
        <w:rPr>
          <w:szCs w:val="24"/>
        </w:rPr>
        <w:t>-</w:t>
      </w:r>
      <w:r w:rsidRPr="00777656">
        <w:rPr>
          <w:i/>
          <w:iCs/>
          <w:szCs w:val="24"/>
        </w:rPr>
        <w:t xml:space="preserve">trans </w:t>
      </w:r>
      <w:r w:rsidRPr="00777656">
        <w:rPr>
          <w:szCs w:val="24"/>
        </w:rPr>
        <w:t xml:space="preserve">compensatory </w:t>
      </w:r>
      <w:r w:rsidR="003C535A">
        <w:rPr>
          <w:szCs w:val="24"/>
        </w:rPr>
        <w:t xml:space="preserve">X-linked </w:t>
      </w:r>
      <w:r w:rsidR="00E3305E">
        <w:rPr>
          <w:szCs w:val="24"/>
        </w:rPr>
        <w:t xml:space="preserve">regulatory </w:t>
      </w:r>
      <w:r w:rsidRPr="00777656">
        <w:rPr>
          <w:szCs w:val="24"/>
        </w:rPr>
        <w:t>divergence</w:t>
      </w:r>
      <w:r w:rsidR="00E3305E">
        <w:rPr>
          <w:szCs w:val="24"/>
        </w:rPr>
        <w:t xml:space="preserve"> specifically from male transcriptomes</w:t>
      </w:r>
      <w:r w:rsidRPr="00777656">
        <w:rPr>
          <w:szCs w:val="24"/>
        </w:rPr>
        <w:t xml:space="preserve">, indicating distinct molecular evolutionary outcomes of stabilizing selection on regulatory controls </w:t>
      </w:r>
      <w:r w:rsidR="006A425A">
        <w:rPr>
          <w:szCs w:val="24"/>
        </w:rPr>
        <w:t>in</w:t>
      </w:r>
      <w:r w:rsidRPr="00777656">
        <w:rPr>
          <w:szCs w:val="24"/>
        </w:rPr>
        <w:t xml:space="preserve"> males and females. </w:t>
      </w:r>
      <w:r w:rsidR="0064099E">
        <w:rPr>
          <w:szCs w:val="24"/>
        </w:rPr>
        <w:t>These</w:t>
      </w:r>
      <w:r w:rsidRPr="00E81B58">
        <w:rPr>
          <w:rStyle w:val="CommentReference"/>
          <w:sz w:val="24"/>
          <w:szCs w:val="24"/>
        </w:rPr>
        <w:t xml:space="preserve"> insights </w:t>
      </w:r>
      <w:r w:rsidR="0064099E">
        <w:rPr>
          <w:rStyle w:val="CommentReference"/>
          <w:sz w:val="24"/>
          <w:szCs w:val="24"/>
        </w:rPr>
        <w:t>derived from</w:t>
      </w:r>
      <w:r w:rsidR="0064099E" w:rsidRPr="00E81B58">
        <w:rPr>
          <w:rStyle w:val="CommentReference"/>
          <w:sz w:val="24"/>
          <w:szCs w:val="24"/>
        </w:rPr>
        <w:t xml:space="preserve"> </w:t>
      </w:r>
      <w:r w:rsidRPr="00E81B58">
        <w:rPr>
          <w:rStyle w:val="CommentReference"/>
          <w:sz w:val="24"/>
          <w:szCs w:val="24"/>
        </w:rPr>
        <w:t xml:space="preserve">asymmetric </w:t>
      </w:r>
      <w:r w:rsidR="0064099E">
        <w:rPr>
          <w:rStyle w:val="CommentReference"/>
          <w:sz w:val="24"/>
          <w:szCs w:val="24"/>
        </w:rPr>
        <w:t xml:space="preserve">hybrid </w:t>
      </w:r>
      <w:r w:rsidRPr="00E81B58">
        <w:rPr>
          <w:rStyle w:val="CommentReference"/>
          <w:sz w:val="24"/>
          <w:szCs w:val="24"/>
        </w:rPr>
        <w:t xml:space="preserve">misexpression </w:t>
      </w:r>
      <w:r w:rsidR="003C535A">
        <w:rPr>
          <w:rStyle w:val="CommentReference"/>
          <w:sz w:val="24"/>
          <w:szCs w:val="24"/>
        </w:rPr>
        <w:t>expand</w:t>
      </w:r>
      <w:r w:rsidR="0064099E">
        <w:rPr>
          <w:rStyle w:val="CommentReference"/>
          <w:sz w:val="24"/>
          <w:szCs w:val="24"/>
        </w:rPr>
        <w:t xml:space="preserve"> our understanding of the evolution sex-biased gene regulation in the face of stabilizing selection </w:t>
      </w:r>
      <w:r w:rsidRPr="00E81B58">
        <w:rPr>
          <w:rStyle w:val="CommentReference"/>
          <w:sz w:val="24"/>
          <w:szCs w:val="24"/>
        </w:rPr>
        <w:t xml:space="preserve">and </w:t>
      </w:r>
      <w:r w:rsidR="0064099E" w:rsidRPr="00E81B58">
        <w:rPr>
          <w:rStyle w:val="CommentReference"/>
          <w:sz w:val="24"/>
          <w:szCs w:val="24"/>
        </w:rPr>
        <w:t>identif</w:t>
      </w:r>
      <w:r w:rsidR="0064099E">
        <w:rPr>
          <w:rStyle w:val="CommentReference"/>
          <w:sz w:val="24"/>
          <w:szCs w:val="24"/>
        </w:rPr>
        <w:t>y</w:t>
      </w:r>
      <w:r w:rsidR="0064099E" w:rsidRPr="00E81B58">
        <w:rPr>
          <w:rStyle w:val="CommentReference"/>
          <w:sz w:val="24"/>
          <w:szCs w:val="24"/>
        </w:rPr>
        <w:t xml:space="preserve"> </w:t>
      </w:r>
      <w:r w:rsidRPr="00E81B58">
        <w:rPr>
          <w:rStyle w:val="CommentReference"/>
          <w:sz w:val="24"/>
          <w:szCs w:val="24"/>
        </w:rPr>
        <w:t xml:space="preserve">candidate genes contributing to </w:t>
      </w:r>
      <w:r w:rsidR="0064099E" w:rsidRPr="003134C2">
        <w:rPr>
          <w:rStyle w:val="CommentReference"/>
          <w:i/>
          <w:iCs/>
          <w:sz w:val="24"/>
          <w:szCs w:val="24"/>
        </w:rPr>
        <w:t>Caenorhabditis</w:t>
      </w:r>
      <w:r w:rsidR="0064099E">
        <w:rPr>
          <w:rStyle w:val="CommentReference"/>
          <w:sz w:val="24"/>
          <w:szCs w:val="24"/>
        </w:rPr>
        <w:t xml:space="preserve"> post-zygotic </w:t>
      </w:r>
      <w:r w:rsidRPr="00E81B58">
        <w:rPr>
          <w:rStyle w:val="CommentReference"/>
          <w:sz w:val="24"/>
          <w:szCs w:val="24"/>
        </w:rPr>
        <w:t>reproductive isolation.</w:t>
      </w:r>
    </w:p>
    <w:p w14:paraId="22F6E6F9" w14:textId="77777777" w:rsidR="00946399" w:rsidRDefault="00946399" w:rsidP="00662E34">
      <w:pPr>
        <w:spacing w:before="0" w:line="276" w:lineRule="auto"/>
        <w:rPr>
          <w:rStyle w:val="CommentReference"/>
          <w:szCs w:val="40"/>
        </w:rPr>
      </w:pPr>
      <w:r>
        <w:rPr>
          <w:rStyle w:val="CommentReference"/>
          <w:szCs w:val="40"/>
        </w:rPr>
        <w:br w:type="page"/>
      </w:r>
    </w:p>
    <w:p w14:paraId="750790A8" w14:textId="77777777" w:rsidR="00946399" w:rsidRDefault="00946399" w:rsidP="00662E34">
      <w:pPr>
        <w:pStyle w:val="Heading2"/>
        <w:spacing w:line="276" w:lineRule="auto"/>
        <w:rPr>
          <w:rFonts w:ascii="Times New Roman" w:hAnsi="Times New Roman" w:cs="Times New Roman"/>
        </w:rPr>
      </w:pPr>
      <w:bookmarkStart w:id="6" w:name="_Toc168460376"/>
      <w:r>
        <w:rPr>
          <w:rFonts w:ascii="Times New Roman" w:hAnsi="Times New Roman" w:cs="Times New Roman"/>
        </w:rPr>
        <w:lastRenderedPageBreak/>
        <w:t>Introduction</w:t>
      </w:r>
      <w:bookmarkEnd w:id="6"/>
    </w:p>
    <w:p w14:paraId="3E458015" w14:textId="214C7242" w:rsidR="00946399" w:rsidRPr="008E4382" w:rsidRDefault="00946399" w:rsidP="00662E34">
      <w:pPr>
        <w:spacing w:line="276" w:lineRule="auto"/>
        <w:rPr>
          <w:color w:val="000000" w:themeColor="text1"/>
          <w:szCs w:val="24"/>
        </w:rPr>
      </w:pPr>
      <w:r w:rsidRPr="008E4382">
        <w:rPr>
          <w:color w:val="000000" w:themeColor="text1"/>
          <w:szCs w:val="24"/>
        </w:rPr>
        <w:t>Reproductive isolation is an essential feature of speciation that prevents gene flow between diverging populations and maintain</w:t>
      </w:r>
      <w:r w:rsidR="00BE38F0">
        <w:rPr>
          <w:color w:val="000000" w:themeColor="text1"/>
          <w:szCs w:val="24"/>
        </w:rPr>
        <w:t>s</w:t>
      </w:r>
      <w:r w:rsidRPr="008E4382">
        <w:rPr>
          <w:color w:val="000000" w:themeColor="text1"/>
          <w:szCs w:val="24"/>
        </w:rPr>
        <w:t xml:space="preserve"> species boundaries. Unfit offspring between species are a direct consequence of genetically intrinsic postzygotic barriers, which arise due to negative interactions between genetic factors from different species within the hybrid genome</w:t>
      </w:r>
      <w:r w:rsidR="00067456">
        <w:rPr>
          <w:color w:val="000000" w:themeColor="text1"/>
          <w:szCs w:val="24"/>
        </w:rPr>
        <w:t>. S</w:t>
      </w:r>
      <w:r w:rsidRPr="008E4382">
        <w:rPr>
          <w:color w:val="000000" w:themeColor="text1"/>
          <w:szCs w:val="24"/>
        </w:rPr>
        <w:t xml:space="preserve">uch negative epistatic genetic interactions </w:t>
      </w:r>
      <w:r w:rsidR="00067456">
        <w:rPr>
          <w:color w:val="000000" w:themeColor="text1"/>
          <w:szCs w:val="24"/>
        </w:rPr>
        <w:t xml:space="preserve">are </w:t>
      </w:r>
      <w:r w:rsidRPr="008E4382">
        <w:rPr>
          <w:color w:val="000000" w:themeColor="text1"/>
          <w:szCs w:val="24"/>
        </w:rPr>
        <w:t>commonly referred to as Dobzhansky</w:t>
      </w:r>
      <w:r w:rsidR="003B2EE3">
        <w:rPr>
          <w:color w:val="000000" w:themeColor="text1"/>
          <w:szCs w:val="24"/>
        </w:rPr>
        <w:t>-</w:t>
      </w:r>
      <w:r w:rsidRPr="008E4382">
        <w:rPr>
          <w:color w:val="000000" w:themeColor="text1"/>
          <w:szCs w:val="24"/>
        </w:rPr>
        <w:t xml:space="preserve">Muller incompatibilities (DMIs) </w:t>
      </w:r>
      <w:r w:rsidRPr="008E4382">
        <w:rPr>
          <w:color w:val="000000" w:themeColor="text1"/>
          <w:szCs w:val="24"/>
        </w:rPr>
        <w:fldChar w:fldCharType="begin"/>
      </w:r>
      <w:r w:rsidRPr="008E4382">
        <w:rPr>
          <w:color w:val="000000" w:themeColor="text1"/>
          <w:szCs w:val="24"/>
        </w:rPr>
        <w:instrText xml:space="preserve"> ADDIN ZOTERO_ITEM CSL_CITATION {"citationID":"7xeoggXP","properties":{"formattedCitation":"(Bateson 1909)","plainCitation":"(Bateson 1909)","dontUpdate":true,"noteIndex":0},"citationItems":[{"id":4963,"uris":["http://zotero.org/users/9504344/items/UBA545PN"],"itemData":{"id":4963,"type":"article-journal","container-title":"In: Seward, A.C. Ed., Darwin and Modern Science, Cambridge University Press, Cambridge,","note":"Bateson, W. (1909) Heredity and variation in modern lights. In: Seward, A.C. Ed., Darwin and Modern Science, Cambridge University Press, Cambridge, 85-101.","page":"85-101","title":"Heredity and Variation in Modern Lights by William Bateson","title-short":"Heredity and variation in modern lights.","author":[{"family":"Bateson","given":"W"}],"issued":{"date-parts":[["1909"]]}}}],"schema":"https://github.com/citation-style-language/schema/raw/master/csl-citation.json"} </w:instrText>
      </w:r>
      <w:r w:rsidRPr="008E4382">
        <w:rPr>
          <w:color w:val="000000" w:themeColor="text1"/>
          <w:szCs w:val="24"/>
        </w:rPr>
        <w:fldChar w:fldCharType="separate"/>
      </w:r>
      <w:r w:rsidRPr="008E4382">
        <w:rPr>
          <w:color w:val="000000" w:themeColor="text1"/>
          <w:szCs w:val="24"/>
        </w:rPr>
        <w:t>(Bateson 1909; Dobzhansky 1937; Muller 1942)</w:t>
      </w:r>
      <w:r w:rsidRPr="008E4382">
        <w:rPr>
          <w:color w:val="000000" w:themeColor="text1"/>
          <w:szCs w:val="24"/>
        </w:rPr>
        <w:fldChar w:fldCharType="end"/>
      </w:r>
      <w:r w:rsidR="003B2EE3">
        <w:rPr>
          <w:color w:val="000000" w:themeColor="text1"/>
          <w:szCs w:val="24"/>
        </w:rPr>
        <w:t>, which can</w:t>
      </w:r>
      <w:r w:rsidRPr="008E4382">
        <w:rPr>
          <w:color w:val="000000" w:themeColor="text1"/>
          <w:szCs w:val="24"/>
        </w:rPr>
        <w:t xml:space="preserve"> hinder the normal progression of the hybrid’s developmental processes</w:t>
      </w:r>
      <w:r w:rsidR="003B2EE3">
        <w:rPr>
          <w:color w:val="000000" w:themeColor="text1"/>
          <w:szCs w:val="24"/>
        </w:rPr>
        <w:t>.</w:t>
      </w:r>
      <w:r w:rsidR="003B2EE3" w:rsidRPr="008E4382">
        <w:rPr>
          <w:color w:val="000000" w:themeColor="text1"/>
          <w:szCs w:val="24"/>
        </w:rPr>
        <w:t xml:space="preserve"> </w:t>
      </w:r>
      <w:r w:rsidR="003B2EE3">
        <w:rPr>
          <w:color w:val="000000" w:themeColor="text1"/>
          <w:szCs w:val="24"/>
        </w:rPr>
        <w:t xml:space="preserve">Disrupted post-zygotic development </w:t>
      </w:r>
      <w:r w:rsidRPr="008E4382">
        <w:rPr>
          <w:color w:val="000000" w:themeColor="text1"/>
          <w:szCs w:val="24"/>
        </w:rPr>
        <w:t xml:space="preserve">ultimately </w:t>
      </w:r>
      <w:r w:rsidR="003B2EE3" w:rsidRPr="008E4382">
        <w:rPr>
          <w:color w:val="000000" w:themeColor="text1"/>
          <w:szCs w:val="24"/>
        </w:rPr>
        <w:t>result</w:t>
      </w:r>
      <w:r w:rsidR="003B2EE3">
        <w:rPr>
          <w:color w:val="000000" w:themeColor="text1"/>
          <w:szCs w:val="24"/>
        </w:rPr>
        <w:t>s</w:t>
      </w:r>
      <w:r w:rsidR="003B2EE3" w:rsidRPr="008E4382">
        <w:rPr>
          <w:color w:val="000000" w:themeColor="text1"/>
          <w:szCs w:val="24"/>
        </w:rPr>
        <w:t xml:space="preserve"> </w:t>
      </w:r>
      <w:r w:rsidRPr="008E4382">
        <w:rPr>
          <w:color w:val="000000" w:themeColor="text1"/>
          <w:szCs w:val="24"/>
        </w:rPr>
        <w:t xml:space="preserve">in hybrid dysfunction that can cause extreme phenotypes such as inviability and sterility </w:t>
      </w:r>
      <w:r w:rsidRPr="008E4382">
        <w:rPr>
          <w:color w:val="000000" w:themeColor="text1"/>
          <w:szCs w:val="24"/>
        </w:rPr>
        <w:fldChar w:fldCharType="begin"/>
      </w:r>
      <w:r w:rsidR="001858AE">
        <w:rPr>
          <w:color w:val="000000" w:themeColor="text1"/>
          <w:szCs w:val="24"/>
        </w:rPr>
        <w:instrText xml:space="preserve"> ADDIN ZOTERO_ITEM CSL_CITATION {"citationID":"a0319s6K","properties":{"formattedCitation":"(Coyne &amp; Allen Orr, 1998; Orr, 1996)","plainCitation":"(Coyne &amp; Allen Orr, 1998; Orr, 1996)","noteIndex":0},"citationItems":[{"id":456,"uris":["http://zotero.org/users/9504344/items/SGXJJLUP"],"itemData":{"id":456,"type":"article-journal","container-title":"Genetics","issue":"4","page":"1331","publisher":"Oxford University Press","source":"Google Scholar","title":"Dobzhansky, Bateson, and the genetics of speciation","volume":"144","author":[{"family":"Orr","given":"H. Allen"}],"issued":{"date-parts":[["1996"]]}}},{"id":459,"uris":["http://zotero.org/users/9504344/items/PP9TBHPG"],"itemData":{"id":459,"type":"article-journal","container-title":"Philosophical Transactions of the Royal Society of London. Series B: Biological Sciences","issue":"1366","page":"287–305","publisher":"The Royal Society","source":"Google Scholar","title":"The evolutionary genetics of speciation","volume":"353","author":[{"family":"Coyne","given":"Jerry A."},{"family":"Allen Orr","given":"H."}],"issued":{"date-parts":[["1998"]]}}}],"schema":"https://github.com/citation-style-language/schema/raw/master/csl-citation.json"} </w:instrText>
      </w:r>
      <w:r w:rsidRPr="008E4382">
        <w:rPr>
          <w:color w:val="000000" w:themeColor="text1"/>
          <w:szCs w:val="24"/>
        </w:rPr>
        <w:fldChar w:fldCharType="separate"/>
      </w:r>
      <w:r w:rsidR="00DF51E1" w:rsidRPr="00DF51E1">
        <w:t>(Coyne &amp; Allen Orr, 1998; Orr, 1996)</w:t>
      </w:r>
      <w:r w:rsidRPr="008E4382">
        <w:rPr>
          <w:color w:val="000000" w:themeColor="text1"/>
          <w:szCs w:val="24"/>
        </w:rPr>
        <w:fldChar w:fldCharType="end"/>
      </w:r>
      <w:r w:rsidR="003B2EE3">
        <w:rPr>
          <w:color w:val="000000" w:themeColor="text1"/>
          <w:szCs w:val="24"/>
        </w:rPr>
        <w:t>,</w:t>
      </w:r>
      <w:r w:rsidRPr="008E4382">
        <w:rPr>
          <w:color w:val="000000" w:themeColor="text1"/>
          <w:szCs w:val="24"/>
        </w:rPr>
        <w:t xml:space="preserve"> as well as more subtle defects such as delayed development </w:t>
      </w:r>
      <w:r w:rsidRPr="008E4382">
        <w:rPr>
          <w:color w:val="000000" w:themeColor="text1"/>
          <w:szCs w:val="24"/>
        </w:rPr>
        <w:fldChar w:fldCharType="begin"/>
      </w:r>
      <w:r w:rsidR="001858AE">
        <w:rPr>
          <w:color w:val="000000" w:themeColor="text1"/>
          <w:szCs w:val="24"/>
        </w:rPr>
        <w:instrText xml:space="preserve"> ADDIN ZOTERO_ITEM CSL_CITATION {"citationID":"3aAfzUwk","properties":{"formattedCitation":"(Bomblies et al., 2007; Matute &amp; Coyne, 2010)","plainCitation":"(Bomblies et al., 2007; Matute &amp; Coyne, 2010)","noteIndex":0},"citationItems":[{"id":5001,"uris":["http://zotero.org/users/9504344/items/59NVENTX"],"itemData":{"id":5001,"type":"article-journal","abstract":"Epistatic interactions between genes are a major factor in evolution. Hybrid necrosis is an example of a deleterious phenotype caused by epistatic interactions that is observed in many intra- and interspecific plant hybrids. A large number of hybrid necrosis cases share phenotypic similarities, suggesting a common underlying mechanism across a wide range of plant species. Here, we report that approximately 2% of intraspecific crosses in Arabidopsis thaliana yield F1 progeny that express necrosis when grown under conditions typical of their natural habitats. We show that several independent cases result from epistatic interactions that trigger autoimmune-like responses. In at least one case, an allele of an NB-LRR disease resistance gene homolog is both necessary and sufficient for the induction of hybrid necrosis, when combined with a specific allele at a second locus. The A. thaliana cases provide insights into the molecular causes of hybrid necrosis, and serve as a model for further investigation of intra- and interspecific incompatibilities caused by a simple epistatic interaction. Moreover, our finding that plant immune-system genes are involved in hybrid necrosis suggests that selective pressures related to host–pathogen conflict might cause the evolution of gene flow barriers in plants.","container-title":"PLOS Biology","DOI":"10.1371/journal.pbio.0050236","ISSN":"1545-7885","issue":"9","journalAbbreviation":"PLOS Biology","language":"en","page":"e236","publisher":"Public Library of Science","source":"PLoS Journals","title":"Autoimmune Response as a Mechanism for a Dobzhansky-Muller-Type Incompatibility Syndrome in Plants","volume":"5","author":[{"family":"Bomblies","given":"Kirsten"},{"family":"Lempe","given":"Janne"},{"family":"Epple","given":"Petra"},{"family":"Warthmann","given":"Norman"},{"family":"Lanz","given":"Christa"},{"family":"Dangl","given":"Jeffery L."},{"family":"Weigel","given":"Detlef"}],"issued":{"date-parts":[["2007",9,4]]}}},{"id":5003,"uris":["http://zotero.org/users/9504344/items/D5YJNX2B"],"itemData":{"id":5003,"type":"article-journal","abstract":"Drosophila santomea and D. yakuba are sister species that live on the volcanic African island of São Tomé. Previous work has revealed several barriers to gene flow, including sexual isolation, hybrid sterility, and \"extrinsic\" ecological isolation based on differential adaptation to and preference for temperature. Here, we describe several new \"intrinsic\" barriers to gene flow-barriers that do not depend on the species' ecology. These include reduced egg number, reduced egg hatchability, and faster depletion of sperm in interspecific compared to intraspecific matings. Further, hatching interval and egg-to-adult development time are significantly longer in interspecific than intraspecific crosses. If a female of either species is initially mated to a heterospecific male, she lays fewer and less-fertile eggs than if she is first mated to a conspecific male, so that heterospecific matings permanently reduce female fertility. Finally, D. santomea females mated to D. yakuba males do not live as long as virgin or conspecifically mated females. The \"poisoning\" effects of heterospecific ejaculates may be byproducts of antagonistic sexual selection. Although these species diverged relatively recently, they are clearly separated by many isolating barriers that act both before and after mating.","container-title":"Evolution; International Journal of Organic Evolution","DOI":"10.1111/j.1558-5646.2009.00879.x","ISSN":"1558-5646","issue":"4","journalAbbreviation":"Evolution","language":"eng","page":"903-920","PMID":"19891626","source":"PubMed","title":"Intrinsic reproductive isolation between two sister species of Drosophila","volume":"64","author":[{"family":"Matute","given":"Daniel R."},{"family":"Coyne","given":"Jerry A."}],"issued":{"date-parts":[["2010",4,1]]}}}],"schema":"https://github.com/citation-style-language/schema/raw/master/csl-citation.json"} </w:instrText>
      </w:r>
      <w:r w:rsidRPr="008E4382">
        <w:rPr>
          <w:color w:val="000000" w:themeColor="text1"/>
          <w:szCs w:val="24"/>
        </w:rPr>
        <w:fldChar w:fldCharType="separate"/>
      </w:r>
      <w:r w:rsidR="00DF51E1" w:rsidRPr="00DF51E1">
        <w:t>(Bomblies et al., 2007; Matute &amp; Coyne, 2010)</w:t>
      </w:r>
      <w:r w:rsidRPr="008E4382">
        <w:rPr>
          <w:color w:val="000000" w:themeColor="text1"/>
          <w:szCs w:val="24"/>
        </w:rPr>
        <w:fldChar w:fldCharType="end"/>
      </w:r>
      <w:r w:rsidRPr="008E4382">
        <w:rPr>
          <w:color w:val="000000" w:themeColor="text1"/>
          <w:szCs w:val="24"/>
        </w:rPr>
        <w:t xml:space="preserve"> and behavioral abnormalities </w:t>
      </w:r>
      <w:r w:rsidRPr="008E4382">
        <w:rPr>
          <w:color w:val="000000" w:themeColor="text1"/>
          <w:szCs w:val="24"/>
        </w:rPr>
        <w:fldChar w:fldCharType="begin"/>
      </w:r>
      <w:r w:rsidR="001858AE">
        <w:rPr>
          <w:color w:val="000000" w:themeColor="text1"/>
          <w:szCs w:val="24"/>
        </w:rPr>
        <w:instrText xml:space="preserve"> ADDIN ZOTERO_ITEM CSL_CITATION {"citationID":"p4EHFJEf","properties":{"formattedCitation":"(Rice &amp; McQuillan, 2018; Turissini et al., 2017)","plainCitation":"(Rice &amp; McQuillan, 2018; Turissini et al., 2017)","noteIndex":0},"citationItems":[{"id":4992,"uris":["http://zotero.org/users/9504344/items/99P4T5CJ"],"itemData":{"id":4992,"type":"article-journal","abstract":"Hybrids are generally less fit than their parental species, and the mechanisms underlying their fitness reductions can manifest through different traits. For example, hybrids can have physiological, behavioral, or ecological defects, and these defects can generate reproductive isolation between their parental species. However, the rate that mechanisms of postzygotic isolation other than hybrid sterility and inviability evolve has remained largely uninvestigated, despite isolated studies showing that behavioral defects in hybrids are not only possible but might be widespread. Here, we study a fundamental animal behavior-the ability of individuals to find food-and test the rate at which it breaks down in hybrids. We measured the ability of hybrids from 94 pairs of Drosophila species to find food and show that this ability decreases with increasing genetic divergence between the parental species and that male hybrids are more strongly (and negatively) affected than females. Our findings quantify the rate that hybrid dysfunction evolves across the diverse radiation of Drosophila and highlights the need for future investigations of the genetic and neurological mechanisms that affect a hybrid's ability to find a suitable substrate on which to feed and breed.","container-title":"Evolution; International Journal of Organic Evolution","DOI":"10.1111/evo.13180","ISSN":"1558-5646","issue":"4","journalAbbreviation":"Evolution","language":"eng","page":"960-973","PMID":"28085186","source":"PubMed","title":"The ability of Drosophila hybrids to locate food declines with parental divergence","volume":"71","author":[{"family":"Turissini","given":"David A."},{"family":"Comeault","given":"Aaron A."},{"family":"Liu","given":"Geoffrey"},{"family":"Lee","given":"Yuh Chwen G."},{"family":"Matute","given":"Daniel R."}],"issued":{"date-parts":[["2017",4]]}}},{"id":4989,"uris":["http://zotero.org/users/9504344/items/JCP799AQ"],"itemData":{"id":4989,"type":"article-journal","abstract":"Selection against hybrid offspring, or postzygotic reproductive isolation, maintains species boundaries in the face of gene flow from hybridization. In this review, we propose that maladaptive learning and memory in hybrids is an important, but overlooked form of postzygotic reproductive isolation. Although a role for learning in premating isolation has been supported, whether learning deficiencies can contribute to postzygotic isolation has rarely been tested. We argue that the novel genetic combinations created by hybridization have the potential to impact learning and memory abilities through multiple possible mechanisms, and that any displacement from optima in these traits is likely to have fitness consequences. We review evidence supporting the potential for hybridization to affect learning and memory, and evidence of links between learning abilities and fitness. Finally, we suggest several avenues for future research. Given the importance of learning for fitness, especially in novel and unpredictable environments, maladaptive learning and memory in hybrids may be an increasingly important source of postzygotic reproductive isolation.","container-title":"Proceedings of the Royal Society B: Biological Sciences","DOI":"10.1098/rspb.2018.0542","issue":"1879","page":"20180542","publisher":"Royal Society","source":"royalsocietypublishing.org (Atypon)","title":"Maladaptive learning and memory in hybrids as a reproductive isolating barrier","volume":"285","author":[{"family":"Rice","given":"Amber M."},{"family":"McQuillan","given":"Michael A."}],"issued":{"date-parts":[["2018",5,30]]}}}],"schema":"https://github.com/citation-style-language/schema/raw/master/csl-citation.json"} </w:instrText>
      </w:r>
      <w:r w:rsidRPr="008E4382">
        <w:rPr>
          <w:color w:val="000000" w:themeColor="text1"/>
          <w:szCs w:val="24"/>
        </w:rPr>
        <w:fldChar w:fldCharType="separate"/>
      </w:r>
      <w:r w:rsidR="00DF51E1" w:rsidRPr="00DF51E1">
        <w:t>(Rice &amp; McQuillan, 2018; Turissini et al., 2017)</w:t>
      </w:r>
      <w:r w:rsidRPr="008E4382">
        <w:rPr>
          <w:color w:val="000000" w:themeColor="text1"/>
          <w:szCs w:val="24"/>
        </w:rPr>
        <w:fldChar w:fldCharType="end"/>
      </w:r>
      <w:r w:rsidRPr="008E4382">
        <w:rPr>
          <w:color w:val="000000" w:themeColor="text1"/>
          <w:szCs w:val="24"/>
        </w:rPr>
        <w:t xml:space="preserve">. A prominent pattern observed in F1 </w:t>
      </w:r>
      <w:r w:rsidR="00F637A6">
        <w:rPr>
          <w:color w:val="000000" w:themeColor="text1"/>
          <w:szCs w:val="24"/>
        </w:rPr>
        <w:t xml:space="preserve">interspecies </w:t>
      </w:r>
      <w:r w:rsidRPr="008E4382">
        <w:rPr>
          <w:color w:val="000000" w:themeColor="text1"/>
          <w:szCs w:val="24"/>
        </w:rPr>
        <w:t xml:space="preserve">hybrids, known as Haldane's Rule, is the greater susceptibility of the heterogametic sex to hybrid dysfunction </w:t>
      </w:r>
      <w:r w:rsidRPr="008E4382">
        <w:rPr>
          <w:color w:val="000000" w:themeColor="text1"/>
          <w:szCs w:val="24"/>
        </w:rPr>
        <w:fldChar w:fldCharType="begin"/>
      </w:r>
      <w:r w:rsidR="001858AE">
        <w:rPr>
          <w:color w:val="000000" w:themeColor="text1"/>
          <w:szCs w:val="24"/>
        </w:rPr>
        <w:instrText xml:space="preserve"> ADDIN ZOTERO_ITEM CSL_CITATION {"citationID":"RJzFMY90","properties":{"formattedCitation":"(Haldane, 1922)","plainCitation":"(Haldane, 1922)","noteIndex":0},"citationItems":[{"id":454,"uris":["http://zotero.org/users/9504344/items/322MVYVC"],"itemData":{"id":454,"type":"article-journal","container-title":"Journal of genetics","issue":"2","page":"101–109","publisher":"Springer India","source":"Google Scholar","title":"Sex ratio and unisexual sterility in hybrid animals","volume":"12","author":[{"family":"Haldane","given":"John BS"}],"issued":{"date-parts":[["1922"]]}}}],"schema":"https://github.com/citation-style-language/schema/raw/master/csl-citation.json"} </w:instrText>
      </w:r>
      <w:r w:rsidRPr="008E4382">
        <w:rPr>
          <w:color w:val="000000" w:themeColor="text1"/>
          <w:szCs w:val="24"/>
        </w:rPr>
        <w:fldChar w:fldCharType="separate"/>
      </w:r>
      <w:r w:rsidR="00DF51E1" w:rsidRPr="00DF51E1">
        <w:t>(Haldane, 1922)</w:t>
      </w:r>
      <w:r w:rsidRPr="008E4382">
        <w:rPr>
          <w:color w:val="000000" w:themeColor="text1"/>
          <w:szCs w:val="24"/>
        </w:rPr>
        <w:fldChar w:fldCharType="end"/>
      </w:r>
      <w:r w:rsidRPr="008E4382">
        <w:rPr>
          <w:color w:val="000000" w:themeColor="text1"/>
          <w:szCs w:val="24"/>
        </w:rPr>
        <w:t xml:space="preserve"> and is supported by extensive evidence in diverse taxonomic groups </w:t>
      </w:r>
      <w:r w:rsidRPr="008E4382">
        <w:rPr>
          <w:color w:val="000000" w:themeColor="text1"/>
          <w:szCs w:val="24"/>
        </w:rPr>
        <w:fldChar w:fldCharType="begin"/>
      </w:r>
      <w:r w:rsidR="001858AE">
        <w:rPr>
          <w:color w:val="000000" w:themeColor="text1"/>
          <w:szCs w:val="24"/>
        </w:rPr>
        <w:instrText xml:space="preserve"> ADDIN ZOTERO_ITEM CSL_CITATION {"citationID":"ji71akhC","properties":{"unsorted":true,"formattedCitation":"(Cowell, 2022; Coyne &amp; Orr, 2004; Delph &amp; Demuth, 2016; Schluter &amp; Rieseberg, 2022; Cutter, 2024)","plainCitation":"(Cowell, 2022; Coyne &amp; Orr, 2004; Delph &amp; Demuth, 2016; Schluter &amp; Rieseberg, 2022; Cutter, 2024)","noteIndex":0},"citationItems":[{"id":1232,"uris":["http://zotero.org/users/9504344/items/SGNJIL6V"],"itemData":{"id":1232,"type":"article-journal","abstract":"Haldane's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448,"uris":["http://zotero.org/users/9504344/items/ABEK9RZT"],"itemData":{"id":448,"type":"book","publisher":"Sinauer Associates Sunderland, MA","source":"Google Scholar","title":"Speciation","volume":"37","author":[{"family":"Coyne","given":"Jerry A."},{"family":"Orr","given":"H. Allen"}],"issued":{"date-parts":[["2004"]]}}},{"id":35,"uris":["http://zotero.org/users/9504344/items/6FQJR2DM"],"itemData":{"id":35,"type":"article-journal","abstract":"There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P."}],"issued":{"date-parts":[["2016",9]]}}},{"id":1551,"uris":["http://zotero.org/users/9504344/items/XF9BFMIV"],"itemData":{"id":1551,"type":"article-journal","abstract":"Speciation is the process by which barriers to gene flow evolve between populations. Although we now know that speciation is largely driven by natural selection, knowledge of the agents of selection and the genetic and genomic mechanisms that facilitate divergence is required for a satisfactory theory of speciation. In this essay, we highlight three advances/problems in our understanding of speciation that have arisen from studies of the genes and genomic regions that underlie the evolution of reproductive isolation. First, we describe how the identification of “speciation” genes makes it possible to identify the agents of selection causing the evolution of reproductive isolation, while also noting that the link between the genetics of phenotypic divergence and intrinsic postzygotic reproductive barriers remains tenuous. Second, we discuss the important role of recombination suppressors in facilitating speciation with gene flow, but point out that the means and timing by which reproductive barriers become associated with recombination cold spots remains uncertain. Third, we establish the importance of ancient genetic variation in speciation, although we argue that the focus of speciation studies on evolutionarily young groups may bias conclusions in favor of ancient variation relative to new mutations.","container-title":"Proceedings of the National Academy of Sciences of the United States of America","DOI":"10.1073/pnas.2122153119","ISSN":"0027-8424","issue":"30","journalAbbreviation":"Proc Natl Acad Sci U S A","page":"e2122153119","PMID":"35858397","PMCID":"PMC9335311","source":"PubMed Central","title":"Three problems in the genetics of speciation by selection","volume":"119","author":[{"family":"Schluter","given":"Dolph"},{"family":"Rieseberg","given":"Loren H."}],"issued":{"date-parts":[["2022",7,26]]}}},{"id":19509,"uris":["http://zotero.org/users/9504344/items/3JJAVLIF"],"itemData":{"id":19509,"type":"article-journal","abstract":"Haldane’s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Pr="008E4382">
        <w:rPr>
          <w:color w:val="000000" w:themeColor="text1"/>
          <w:szCs w:val="24"/>
        </w:rPr>
        <w:fldChar w:fldCharType="separate"/>
      </w:r>
      <w:r w:rsidR="001858AE" w:rsidRPr="001858AE">
        <w:t>(Cowell, 2022; Coyne &amp; Orr, 2004; Delph &amp; Demuth, 2016; Schluter &amp; Rieseberg, 2022; Cutter, 2024)</w:t>
      </w:r>
      <w:r w:rsidRPr="008E4382">
        <w:rPr>
          <w:color w:val="000000" w:themeColor="text1"/>
          <w:szCs w:val="24"/>
        </w:rPr>
        <w:fldChar w:fldCharType="end"/>
      </w:r>
      <w:r w:rsidRPr="008E4382">
        <w:rPr>
          <w:color w:val="000000" w:themeColor="text1"/>
          <w:szCs w:val="24"/>
        </w:rPr>
        <w:t xml:space="preserve">. Numerous hypotheses </w:t>
      </w:r>
      <w:r w:rsidR="000F29A4">
        <w:rPr>
          <w:color w:val="000000" w:themeColor="text1"/>
          <w:szCs w:val="24"/>
        </w:rPr>
        <w:t>are proposed</w:t>
      </w:r>
      <w:r w:rsidRPr="008E4382">
        <w:rPr>
          <w:color w:val="000000" w:themeColor="text1"/>
          <w:szCs w:val="24"/>
        </w:rPr>
        <w:t xml:space="preserve"> to account for the underlying mechanism for such sexually asymmetric hybrid dysfunction, including the dominance theory, which posits that </w:t>
      </w:r>
      <w:r w:rsidR="00272EFA">
        <w:rPr>
          <w:color w:val="000000" w:themeColor="text1"/>
          <w:szCs w:val="24"/>
        </w:rPr>
        <w:t>sex-asymmetries are</w:t>
      </w:r>
      <w:r w:rsidRPr="008E4382">
        <w:rPr>
          <w:color w:val="000000" w:themeColor="text1"/>
          <w:szCs w:val="24"/>
        </w:rPr>
        <w:t xml:space="preserve"> attributable to X- or Z-linked genes</w:t>
      </w:r>
      <w:r w:rsidR="00272EFA">
        <w:rPr>
          <w:color w:val="000000" w:themeColor="text1"/>
          <w:szCs w:val="24"/>
        </w:rPr>
        <w:t xml:space="preserve"> in the heterogametic sex</w:t>
      </w:r>
      <w:r w:rsidRPr="008E4382">
        <w:rPr>
          <w:color w:val="000000" w:themeColor="text1"/>
          <w:szCs w:val="24"/>
        </w:rPr>
        <w:t>, the faster male theory, which suggests that dysfunction may arise from the rapid divergence of male-biased genes, and the faster-X theory, which proposes that rapid divergence of X-linked loci may result in X-linked incompatibilities, among other</w:t>
      </w:r>
      <w:r w:rsidR="00272EFA">
        <w:rPr>
          <w:color w:val="000000" w:themeColor="text1"/>
          <w:szCs w:val="24"/>
        </w:rPr>
        <w:t>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{"citationID":"UXts5HPb","properties":{"unsorted":true,"formattedCitation":"(Turelli, 1998; Presgraves, 2010; Delph &amp; Demuth, 2016; Cowell, 2022; Cutter, 2024)","plainCitation":"(Turelli, 1998; Presgraves, 2010; Delph &amp; Demuth, 2016; Cowell, 2022; Cutter, 2024)","noteIndex":0},"citationItems":[{"id":109,"uris":["http://zotero.org/users/9504344/items/GHHUM2U2"],"itemData":{"id":109,"type":"article-journal","container-title":"Science","DOI":"10.1126/science.282.5390.889","ISSN":"0036-8075,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3","page":"175-180","publisher":"Nature Publishing Group","source":"www.nature.com","title":"The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Pr="008E4382">
        <w:rPr>
          <w:color w:val="000000" w:themeColor="text1"/>
          <w:szCs w:val="24"/>
        </w:rPr>
        <w:fldChar w:fldCharType="separate"/>
      </w:r>
      <w:r w:rsidR="001858AE" w:rsidRPr="001858AE">
        <w:t>(Turelli, 1998; Presgraves, 2010; Delph &amp; Demuth, 2016; Cowell, 2022; Cutter, 2024)</w:t>
      </w:r>
      <w:r w:rsidRPr="008E4382">
        <w:rPr>
          <w:color w:val="000000" w:themeColor="text1"/>
          <w:szCs w:val="24"/>
        </w:rPr>
        <w:fldChar w:fldCharType="end"/>
      </w:r>
      <w:r w:rsidRPr="008E4382">
        <w:rPr>
          <w:color w:val="000000" w:themeColor="text1"/>
          <w:szCs w:val="24"/>
        </w:rPr>
        <w:t xml:space="preserve">. Another asymmetry pertaining to interspecies hybrids is Darwin's corollary to Haldane's rule </w:t>
      </w:r>
      <w:r w:rsidRPr="008E4382">
        <w:rPr>
          <w:color w:val="000000" w:themeColor="text1"/>
          <w:szCs w:val="24"/>
        </w:rPr>
        <w:fldChar w:fldCharType="begin"/>
      </w:r>
      <w:r w:rsidR="001858AE">
        <w:rPr>
          <w:color w:val="000000" w:themeColor="text1"/>
          <w:szCs w:val="24"/>
        </w:rPr>
        <w:instrText xml:space="preserve"> ADDIN ZOTERO_ITEM CSL_CITATION {"citationID":"z2jekfGb","properties":{"formattedCitation":"(Turelli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00272EFA">
        <w:rPr>
          <w:color w:val="000000" w:themeColor="text1"/>
          <w:szCs w:val="24"/>
        </w:rPr>
        <w:t>,</w:t>
      </w:r>
      <w:r w:rsidRPr="008E4382">
        <w:rPr>
          <w:color w:val="000000" w:themeColor="text1"/>
          <w:szCs w:val="24"/>
        </w:rPr>
        <w:t xml:space="preserve"> which </w:t>
      </w:r>
      <w:r w:rsidR="00272EFA">
        <w:rPr>
          <w:color w:val="000000" w:themeColor="text1"/>
          <w:szCs w:val="24"/>
        </w:rPr>
        <w:t xml:space="preserve">highlights that </w:t>
      </w:r>
      <w:r w:rsidRPr="008E4382">
        <w:rPr>
          <w:color w:val="000000" w:themeColor="text1"/>
          <w:szCs w:val="24"/>
        </w:rPr>
        <w:t xml:space="preserve">the severity of hybrid dysfunction </w:t>
      </w:r>
      <w:r w:rsidR="00272EFA">
        <w:rPr>
          <w:color w:val="000000" w:themeColor="text1"/>
          <w:szCs w:val="24"/>
        </w:rPr>
        <w:t>often is sensitive to</w:t>
      </w:r>
      <w:r w:rsidRPr="008E4382">
        <w:rPr>
          <w:color w:val="000000" w:themeColor="text1"/>
          <w:szCs w:val="24"/>
        </w:rPr>
        <w:t xml:space="preserve"> the specific direction of the cross (i.e. maternal </w:t>
      </w:r>
      <w:r w:rsidR="00272EFA">
        <w:rPr>
          <w:color w:val="000000" w:themeColor="text1"/>
          <w:szCs w:val="24"/>
        </w:rPr>
        <w:t xml:space="preserve">parent </w:t>
      </w:r>
      <w:r w:rsidRPr="008E4382">
        <w:rPr>
          <w:color w:val="000000" w:themeColor="text1"/>
          <w:szCs w:val="24"/>
        </w:rPr>
        <w:t>species)</w:t>
      </w:r>
      <w:r w:rsidR="00272EFA">
        <w:rPr>
          <w:color w:val="000000" w:themeColor="text1"/>
          <w:szCs w:val="24"/>
        </w:rPr>
        <w:t xml:space="preserve"> due to</w:t>
      </w:r>
      <w:r w:rsidRPr="008E4382">
        <w:rPr>
          <w:color w:val="000000" w:themeColor="text1"/>
          <w:szCs w:val="24"/>
        </w:rPr>
        <w:t xml:space="preserve"> uniparentally inherited factors that contribute to unidirectional incompatibilities, such as X-linked and mitochondrial genes, and epigenetic factors </w:t>
      </w:r>
      <w:r w:rsidRPr="008E4382">
        <w:rPr>
          <w:color w:val="000000" w:themeColor="text1"/>
          <w:szCs w:val="24"/>
        </w:rPr>
        <w:fldChar w:fldCharType="begin"/>
      </w:r>
      <w:r w:rsidR="001858AE">
        <w:rPr>
          <w:color w:val="000000" w:themeColor="text1"/>
          <w:szCs w:val="24"/>
        </w:rPr>
        <w:instrText xml:space="preserve"> ADDIN ZOTERO_ITEM CSL_CITATION {"citationID":"pJS3bQZG","properties":{"formattedCitation":"(Turelli &amp; Moyle, 2007)","plainCitation":"(Turelli &amp; Moyle, 2007)","noteIndex":0},"citationItems":[{"id":727,"uris":["http://zotero.org/users/9504344/items/IZXWELTQ"],"itemData":{"id":727,"type":"article-journal","abstract":"Asymmetric postmating isolation, where reciprocal interspecific crosses produce different levels of fertilization success or hybrid sterility/inviability, is very common. Darwin emphasized its pervasiveness in plants, but it occurs in all taxa assayed. This asymmetry often results from Dobzhansky-Muller incompatibilities (DMIs) involving uniparentally inherited genetic factors (e.g., gametophyte-sporophyte interactions in plants or cytoplasmic-nuclear interactions). Typically, unidirectional (U) DMIs act simultaneously with bidirectional (B) DMIs between autosomal loci that affect reciprocal crosses equally. We model both classes of two-locus DMIs to make quantitative and qualitative predictions concerning patterns of isolation asymmetry in parental species crosses and in the hybrid F(1) generation. First, we find conditions that produce expected differences. Second, we present a stochastic analysis of DMI accumulation to predict probable levels of asymmetry as divergence time increases. We find that systematic interspecific differences in relative rates of evolution for autosomal vs. nonautosomal loci can lead to different expected F(1) fitnesses from reciprocal crosses, but asymmetries are more simply explained by stochastic differences in the accumulation of U DMIs. The magnitude of asymmetry depends primarily on the cumulative effects of U vs. B DMIs (which depend on heterozygous effects of DMIs), the average number of DMIs required to produce complete reproductive isolation (more asymmetry occurs when fewer DMIs are required), and the shape of the function describing how fitness declines as DMIs accumulate. Comparing our predictions to data from diverse taxa indicates that unidirectional DMIs, specifically involving sex chromosomes, cytoplasmic elements, and maternal effects, are likely to play an important role in postmating isolation.","container-title":"Genetics","DOI":"10.1534/genetics.106.065979","ISSN":"0016-6731","issue":"2","journalAbbreviation":"Genetics","language":"eng","page":"1059-1088","PMID":"17435235","PMCID":"PMC1894575","source":"PubMed","title":"Asymmetric postmating isolation: Darwin's corollary to Haldane's rule","title-short":"Asymmetric postmating isolation","volume":"176","author":[{"family":"Turelli","given":"Michael"},{"family":"Moyle","given":"Leonie C."}],"issued":{"date-parts":[["2007",6]]}}}],"schema":"https://github.com/citation-style-language/schema/raw/master/csl-citation.json"} </w:instrText>
      </w:r>
      <w:r w:rsidRPr="008E4382">
        <w:rPr>
          <w:color w:val="000000" w:themeColor="text1"/>
          <w:szCs w:val="24"/>
        </w:rPr>
        <w:fldChar w:fldCharType="separate"/>
      </w:r>
      <w:r w:rsidR="00DF51E1" w:rsidRPr="00DF51E1">
        <w:t>(Turelli &amp; Moyle, 2007)</w:t>
      </w:r>
      <w:r w:rsidRPr="008E4382">
        <w:rPr>
          <w:color w:val="000000" w:themeColor="text1"/>
          <w:szCs w:val="24"/>
        </w:rPr>
        <w:fldChar w:fldCharType="end"/>
      </w:r>
      <w:r w:rsidRPr="008E4382">
        <w:rPr>
          <w:color w:val="000000" w:themeColor="text1"/>
          <w:szCs w:val="24"/>
        </w:rPr>
        <w:t>. Despite the considerable efforts made in studying the genetic basis of post-zygotic reproductive isolation for almost a century, and the aforementioned broad trends, a consensus regarding the relative importance of specific causal mechanisms across different taxa has not yet been reached.</w:t>
      </w:r>
    </w:p>
    <w:p w14:paraId="08C47D12" w14:textId="674A9DA5" w:rsidR="00FB6BD2" w:rsidRDefault="00946399" w:rsidP="00662E34">
      <w:pPr>
        <w:spacing w:line="276" w:lineRule="auto"/>
        <w:rPr>
          <w:color w:val="000000" w:themeColor="text1"/>
          <w:szCs w:val="24"/>
        </w:rPr>
      </w:pPr>
      <w:r w:rsidRPr="008E4382">
        <w:rPr>
          <w:color w:val="000000" w:themeColor="text1"/>
          <w:szCs w:val="24"/>
        </w:rPr>
        <w:t xml:space="preserve">Divergence in the mechanisms </w:t>
      </w:r>
      <w:r w:rsidR="00B012B0">
        <w:rPr>
          <w:color w:val="000000" w:themeColor="text1"/>
          <w:szCs w:val="24"/>
        </w:rPr>
        <w:t xml:space="preserve">that </w:t>
      </w:r>
      <w:r w:rsidRPr="008E4382">
        <w:rPr>
          <w:color w:val="000000" w:themeColor="text1"/>
          <w:szCs w:val="24"/>
        </w:rPr>
        <w:t>regulat</w:t>
      </w:r>
      <w:r w:rsidR="00B012B0">
        <w:rPr>
          <w:color w:val="000000" w:themeColor="text1"/>
          <w:szCs w:val="24"/>
        </w:rPr>
        <w:t>e</w:t>
      </w:r>
      <w:r w:rsidRPr="008E4382">
        <w:rPr>
          <w:color w:val="000000" w:themeColor="text1"/>
          <w:szCs w:val="24"/>
        </w:rPr>
        <w:t xml:space="preserve"> gene expression has been shown to play an important role in maintaining differences </w:t>
      </w:r>
      <w:r w:rsidR="00FA147E">
        <w:rPr>
          <w:color w:val="000000" w:themeColor="text1"/>
          <w:szCs w:val="24"/>
        </w:rPr>
        <w:t>between</w:t>
      </w:r>
      <w:r w:rsidRPr="008E4382">
        <w:rPr>
          <w:color w:val="000000" w:themeColor="text1"/>
          <w:szCs w:val="24"/>
        </w:rPr>
        <w:t xml:space="preserve"> species and variations within populations </w:t>
      </w:r>
      <w:r w:rsidRPr="008E4382">
        <w:rPr>
          <w:color w:val="000000" w:themeColor="text1"/>
          <w:szCs w:val="24"/>
        </w:rPr>
        <w:fldChar w:fldCharType="begin"/>
      </w:r>
      <w:r w:rsidR="00DF51E1">
        <w:rPr>
          <w:color w:val="000000" w:themeColor="text1"/>
          <w:szCs w:val="24"/>
        </w:rPr>
        <w:instrText xml:space="preserve"> ADDIN ZOTERO_ITEM CSL_CITATION {"citationID":"xqZ5Qynl","properties":{"formattedCitation":"(Mack &amp; Nachman, 2017; Runemark et al., 2024; Signor &amp; Nuzhdin, 2018; Wittkopp et al., 2004)","plainCitation":"(Mack &amp; Nachman, 2017; Runemark et al., 2024; Signor &amp; Nuzhdin, 2018; Wittkopp et al., 2004)","noteIndex":0},"citationItems":[{"id":327,"uris":["http://zotero.org/users/9504344/items/AW5R7IM5"],"itemData":{"id":327,"type":"article-journal","container-title":"Nature","DOI":"10.1038/nature02698","ISSN":"0028-0836, 1476-4687","issue":"6995","journalAbbreviation":"Nature","language":"en","page":"85-88","source":"DOI.org (Crossref)","title":"Evolutionary changes in cis and trans gene regulation","volume":"430","author":[{"family":"Wittkopp","given":"Patricia J."},{"family":"Haerum","given":"Belinda K."},{"family":"Clark","given":"Andrew G."}],"issued":{"date-parts":[["2004",7]]}}},{"id":64,"uris":["http://zotero.org/users/9504344/items/AMTNAWHS"],"itemData":{"id":64,"type":"article-journal","container-title":"Trends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W."}],"issued":{"date-parts":[["2017",1]]}},"label":"page"},{"id":63,"uris":["http://zotero.org/users/9504344/items/M4I9QCSG"],"itemData":{"id":63,"type":"article-journal","container-title":"Trends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V."}],"issued":{"date-parts":[["2018",7]]}}},{"id":4568,"uris":["http://zotero.org/users/9504344/items/AFDT5CIA"],"itemData":{"id":4568,"type":"article-journal","abstract":"Gene expression has a key role in reproductive isolation, and studies of hybrid gene expression have identified mechanisms causing hybrid sterility. Here, we review the evidence for altered gene expression following hybridization and outline the mechanisms shown to contribute to altered gene expression in hybrids. Transgressive gene expression, transcending that of both parental species, is pervasive in early generation sterile hybrids, but also frequently observed in viable, fertile hybrids. We highlight studies showing that hybridization can result in transgressive gene expression, also in established hybrid lineages or species. Such extreme patterns of gene expression in stabilized hybrid taxa suggest that altered hybrid gene expression may result in hybridization-derived evolutionary novelty. We also conclude that while patterns of misexpression in hybrids are well documented, the understanding of the mechanisms causing misexpression is lagging. We argue that jointly assessing differences in cell composition and cell-specific changes in gene expression in hybrids, in addition to assessing changes in chromatin and methylation, will significantly advance our understanding of the basis of altered gene expression. Moreover, uncovering to what extent evolution of gene expression results in altered expression for individual genes, or entire networks of genes, will advance our understanding of how selection moulds gene expression. Finally, we argue that jointly studying the dual roles of altered hybrid gene expression, serving both as a mechanism for reproductive isolation and as a substrate for hybrid ecological adaptation, will lead to significant advances in our understanding of the evolution of gene expression.","container-title":"Molecular Ecology","DOI":"10.1111/mec.17303","ISSN":"1365-294X","issue":"n/a","language":"en","license":"© 2024 The Authors. Molecular Ecology published by John Wiley &amp; Sons Ltd.","note":"_eprint: https://onlinelibrary.wiley.com/doi/pdf/10.1111/mec.17303","page":"e17303","source":"Wiley Online Library","title":"Hybridization and gene expression: Beyond differentially expressed genes","title-short":"Hybridization and gene expression","volume":"n/a","author":[{"family":"Runemark","given":"Anna"},{"family":"Moore","given":"Emily C."},{"family":"Larson","given":"Erica L."}],"issued":{"date-parts":[["2024"]]}}}],"schema":"https://github.com/citation-style-language/schema/raw/master/csl-citation.json"} </w:instrText>
      </w:r>
      <w:r w:rsidRPr="008E4382">
        <w:rPr>
          <w:color w:val="000000" w:themeColor="text1"/>
          <w:szCs w:val="24"/>
        </w:rPr>
        <w:fldChar w:fldCharType="separate"/>
      </w:r>
      <w:r w:rsidR="00DF51E1" w:rsidRPr="00DF51E1">
        <w:t>(Mack &amp; Nachman, 2017; Runemark et al., 2024; Signor &amp; Nuzhdin, 2018; Wittkopp et al., 2004)</w:t>
      </w:r>
      <w:r w:rsidRPr="008E4382">
        <w:rPr>
          <w:color w:val="000000" w:themeColor="text1"/>
          <w:szCs w:val="24"/>
        </w:rPr>
        <w:fldChar w:fldCharType="end"/>
      </w:r>
      <w:r w:rsidRPr="008E4382">
        <w:rPr>
          <w:color w:val="000000" w:themeColor="text1"/>
          <w:szCs w:val="24"/>
        </w:rPr>
        <w:t xml:space="preserve">. Gene regulatory mechanisms can govern the quantity, location, functioning, and interactions of genes, thus dictating crucial developmental processes in organisms and upholding species-specific distinctions in expression </w:t>
      </w:r>
      <w:r w:rsidRPr="008E4382">
        <w:rPr>
          <w:color w:val="000000" w:themeColor="text1"/>
          <w:szCs w:val="24"/>
        </w:rPr>
        <w:fldChar w:fldCharType="begin"/>
      </w:r>
      <w:r w:rsidR="00DF51E1">
        <w:rPr>
          <w:color w:val="000000" w:themeColor="text1"/>
          <w:szCs w:val="24"/>
        </w:rPr>
        <w:instrText xml:space="preserve"> ADDIN ZOTERO_ITEM CSL_CITATION {"citationID":"RQSis07l","properties":{"formattedCitation":"(Mack &amp; Nachman, 2017; Signor &amp; Nuzhdin, 2018)","plainCitation":"(Mack &amp; Nachman, 2017; Signor &amp; Nuzhdin, 2018)","noteIndex":0},"citationItems":[{"id":64,"uris":["http://zotero.org/users/9504344/items/AMTNAWHS"],"itemData":{"id":64,"type":"article-journal","container-title":"Trends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(Mack &amp; Nachman, 2017; Signor &amp; Nuzhdin, 2018)</w:t>
      </w:r>
      <w:r w:rsidRPr="008E4382">
        <w:rPr>
          <w:color w:val="000000" w:themeColor="text1"/>
          <w:szCs w:val="24"/>
        </w:rPr>
        <w:fldChar w:fldCharType="end"/>
      </w:r>
      <w:r w:rsidRPr="008E4382">
        <w:rPr>
          <w:color w:val="000000" w:themeColor="text1"/>
          <w:szCs w:val="24"/>
        </w:rPr>
        <w:t xml:space="preserve">. Gene regulation at the transcriptional level relies on the interplay between </w:t>
      </w:r>
      <w:r w:rsidRPr="00451BC4">
        <w:rPr>
          <w:i/>
          <w:iCs/>
          <w:color w:val="000000" w:themeColor="text1"/>
          <w:szCs w:val="24"/>
        </w:rPr>
        <w:t>cis</w:t>
      </w:r>
      <w:r w:rsidRPr="008E4382">
        <w:rPr>
          <w:color w:val="000000" w:themeColor="text1"/>
          <w:szCs w:val="24"/>
        </w:rPr>
        <w:t xml:space="preserve">-acting elements (e.g., promoter or enhancer sequences) and </w:t>
      </w:r>
      <w:r w:rsidRPr="008E4382">
        <w:rPr>
          <w:i/>
          <w:iCs/>
          <w:color w:val="000000" w:themeColor="text1"/>
          <w:szCs w:val="24"/>
        </w:rPr>
        <w:t>trans</w:t>
      </w:r>
      <w:r w:rsidRPr="008E4382">
        <w:rPr>
          <w:color w:val="000000" w:themeColor="text1"/>
          <w:szCs w:val="24"/>
        </w:rPr>
        <w:t xml:space="preserve">-acting factors (e.g., transcription factors), with some </w:t>
      </w:r>
      <w:r w:rsidRPr="008E4382">
        <w:rPr>
          <w:i/>
          <w:color w:val="000000" w:themeColor="text1"/>
          <w:szCs w:val="24"/>
        </w:rPr>
        <w:t>trans</w:t>
      </w:r>
      <w:r w:rsidRPr="008E4382">
        <w:rPr>
          <w:color w:val="000000" w:themeColor="text1"/>
          <w:szCs w:val="24"/>
        </w:rPr>
        <w:t xml:space="preserve">-acting factors capable of operating post-transcriptionally (e.g., miRNAs). </w:t>
      </w:r>
      <w:r w:rsidRPr="00451BC4">
        <w:rPr>
          <w:i/>
          <w:iCs/>
          <w:color w:val="000000" w:themeColor="text1"/>
          <w:szCs w:val="24"/>
        </w:rPr>
        <w:t>cis</w:t>
      </w:r>
      <w:r w:rsidRPr="008E4382">
        <w:rPr>
          <w:color w:val="000000" w:themeColor="text1"/>
          <w:szCs w:val="24"/>
        </w:rPr>
        <w:t>-</w:t>
      </w:r>
      <w:r w:rsidRPr="008E4382">
        <w:rPr>
          <w:color w:val="000000" w:themeColor="text1"/>
          <w:szCs w:val="24"/>
        </w:rPr>
        <w:lastRenderedPageBreak/>
        <w:t xml:space="preserve">regulatory elements are commonly located upstream of genes and primarily impact gene expression in a localized manner, whereas </w:t>
      </w:r>
      <w:r w:rsidRPr="008E4382">
        <w:rPr>
          <w:i/>
          <w:iCs/>
          <w:color w:val="000000" w:themeColor="text1"/>
          <w:szCs w:val="24"/>
        </w:rPr>
        <w:t>trans</w:t>
      </w:r>
      <w:r w:rsidRPr="008E4382">
        <w:rPr>
          <w:color w:val="000000" w:themeColor="text1"/>
          <w:szCs w:val="24"/>
        </w:rPr>
        <w:t xml:space="preserve">-acting factors arise from other regions of the genome and typically can exert control over the regulation of multiple target genes </w:t>
      </w:r>
      <w:r w:rsidRPr="008E4382">
        <w:rPr>
          <w:color w:val="000000" w:themeColor="text1"/>
          <w:szCs w:val="24"/>
        </w:rPr>
        <w:fldChar w:fldCharType="begin"/>
      </w:r>
      <w:r w:rsidR="00DF51E1">
        <w:rPr>
          <w:color w:val="000000" w:themeColor="text1"/>
          <w:szCs w:val="24"/>
        </w:rPr>
        <w:instrText xml:space="preserve"> ADDIN ZOTERO_ITEM CSL_CITATION {"citationID":"nPKFsqHV","properties":{"formattedCitation":"(Mack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In F1 interspecies hybrids, interactions between divergent </w:t>
      </w:r>
      <w:r w:rsidRPr="00451BC4">
        <w:rPr>
          <w:i/>
          <w:iCs/>
          <w:color w:val="000000" w:themeColor="text1"/>
          <w:szCs w:val="24"/>
        </w:rPr>
        <w:t>cis</w:t>
      </w:r>
      <w:r w:rsidRPr="008E4382">
        <w:rPr>
          <w:i/>
          <w:iCs/>
          <w:color w:val="000000" w:themeColor="text1"/>
          <w:szCs w:val="24"/>
        </w:rPr>
        <w:t>-</w:t>
      </w:r>
      <w:r w:rsidRPr="008E4382">
        <w:rPr>
          <w:color w:val="000000" w:themeColor="text1"/>
          <w:szCs w:val="24"/>
        </w:rPr>
        <w:t xml:space="preserve"> and </w:t>
      </w:r>
      <w:r w:rsidRPr="008E4382">
        <w:rPr>
          <w:i/>
          <w:iCs/>
          <w:color w:val="000000" w:themeColor="text1"/>
          <w:szCs w:val="24"/>
        </w:rPr>
        <w:t>trans</w:t>
      </w:r>
      <w:r w:rsidRPr="008E4382">
        <w:rPr>
          <w:color w:val="000000" w:themeColor="text1"/>
          <w:szCs w:val="24"/>
        </w:rPr>
        <w:t xml:space="preserve">-acting factors from different parental species can lead to gene misregulation, impacting developmental pathways and resulting in hybrid incompatibilities like inviability and sterility </w:t>
      </w:r>
      <w:r w:rsidRPr="008E4382">
        <w:rPr>
          <w:color w:val="000000" w:themeColor="text1"/>
          <w:szCs w:val="24"/>
        </w:rPr>
        <w:fldChar w:fldCharType="begin"/>
      </w:r>
      <w:r w:rsidR="00DF51E1">
        <w:rPr>
          <w:color w:val="000000" w:themeColor="text1"/>
          <w:szCs w:val="24"/>
        </w:rPr>
        <w:instrText xml:space="preserve"> ADDIN ZOTERO_ITEM CSL_CITATION {"citationID":"zChiFBtp","properties":{"formattedCitation":"(Mack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xml:space="preserve">. The relative influence of </w:t>
      </w:r>
      <w:r w:rsidRPr="008E4382">
        <w:rPr>
          <w:i/>
          <w:iCs/>
          <w:color w:val="000000" w:themeColor="text1"/>
          <w:szCs w:val="24"/>
        </w:rPr>
        <w:t>trans</w:t>
      </w:r>
      <w:r w:rsidRPr="008E4382">
        <w:rPr>
          <w:color w:val="000000" w:themeColor="text1"/>
          <w:szCs w:val="24"/>
        </w:rPr>
        <w:t>-regulatory mutations on gene expression is expected to be a greater source of variation within a species, potentially due to their increased pleiotropic effects as they impact multiple targets</w:t>
      </w:r>
      <w:r w:rsidR="00B012B0">
        <w:rPr>
          <w:color w:val="000000" w:themeColor="text1"/>
          <w:szCs w:val="24"/>
        </w:rPr>
        <w:t>,</w:t>
      </w:r>
      <w:r w:rsidRPr="008E4382">
        <w:rPr>
          <w:color w:val="000000" w:themeColor="text1"/>
          <w:szCs w:val="24"/>
        </w:rPr>
        <w:t xml:space="preserve"> to </w:t>
      </w:r>
      <w:r w:rsidR="00B012B0">
        <w:rPr>
          <w:color w:val="000000" w:themeColor="text1"/>
          <w:szCs w:val="24"/>
        </w:rPr>
        <w:t xml:space="preserve">then </w:t>
      </w:r>
      <w:r w:rsidRPr="008E4382">
        <w:rPr>
          <w:color w:val="000000" w:themeColor="text1"/>
          <w:szCs w:val="24"/>
        </w:rPr>
        <w:t xml:space="preserve">get weeded out or compensated over time </w:t>
      </w:r>
      <w:r w:rsidRPr="008E4382">
        <w:rPr>
          <w:color w:val="000000" w:themeColor="text1"/>
          <w:szCs w:val="24"/>
        </w:rPr>
        <w:fldChar w:fldCharType="begin"/>
      </w:r>
      <w:r w:rsidR="00DF51E1">
        <w:rPr>
          <w:color w:val="000000" w:themeColor="text1"/>
          <w:szCs w:val="24"/>
        </w:rPr>
        <w:instrText xml:space="preserve"> ADDIN ZOTERO_ITEM CSL_CITATION {"citationID":"AphtfKrs","properties":{"formattedCitation":"(Metzger et al., 2017; Signor &amp; Nuzhdin, 2018)","plainCitation":"(Metzger et al., 2017; Signor &amp; Nuzhdin, 2018)","noteIndex":0},"citationItems":[{"id":275,"uris":["http://zotero.org/users/9504344/items/9FIX5C7F"],"itemData":{"id":275,"type":"article-journal","abstract":"Heritable changes in gene expression are important contributors to phenotypic differences within and between species and are caused by mutations in cis-regulatory elements and trans-regulatory factors. Although previous work has suggested that cis-regulatory differences preferentially accumulate with time, technical restrictions to closely related species and limited comparisons have made this observation difﬁcult to test. To address this problem, we used allele-speciﬁc RNA-seq data from Saccharomyces species and hybrids to expand both the evolutionary timescale and number of species in which the evolution of regulatory divergence has been investigated. We ﬁnd that as sequence divergence increases, cis-regulatory differences do indeed become the dominant type of regulatory difference between species, ultimately becoming a better predictor of expression divergence than trans-regulatory divergence. When both cis- and trans-regulatory differences accumulate for the same gene, they more often have effects in opposite directions than in the same direction, indicating widespread compensatory changes underlying the evolution of gene expression. The frequency of compensatory changes within and between species and the magnitude of effect for the underlying cis- and trans-regulatory differences suggests that compensatory changes accumulate primarily due to selection against divergence in gene expression as a result of weak stabilizing selection on gene expression levels. These results show that cis-regulatory differences and compensatory changes in regulation play increasingly important roles in the evolution of gene expression as time increases.","container-title":"Genome Biology and Evolution","DOI":"10.1093/gbe/evx035","ISSN":"1759-6653","issue":"4","language":"en","page":"843-854","source":"DOI.org (Crossref)","title":"Evolutionary Dynamics of Regulatory Changes Underlying Gene Expression Divergence among Saccharomyces Species","volume":"9","author":[{"family":"Metzger","given":"Brian P.H."},{"family":"Wittkopp","given":"Patricia J."},{"family":"Coolon","given":"Joseph. D."}],"issued":{"date-parts":[["2017",4,1]]}}},{"id":63,"uris":["http://zotero.org/users/9504344/items/M4I9QCSG"],"itemData":{"id":63,"type":"article-journal","container-title":"Trends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V."}],"issued":{"date-parts":[["2018",7]]}}}],"schema":"https://github.com/citation-style-language/schema/raw/master/csl-citation.json"} </w:instrText>
      </w:r>
      <w:r w:rsidRPr="008E4382">
        <w:rPr>
          <w:color w:val="000000" w:themeColor="text1"/>
          <w:szCs w:val="24"/>
        </w:rPr>
        <w:fldChar w:fldCharType="separate"/>
      </w:r>
      <w:r w:rsidR="00DF51E1" w:rsidRPr="00DF51E1">
        <w:t>(Metzger et al., 2017; Signor &amp; Nuzhdin, 2018)</w:t>
      </w:r>
      <w:r w:rsidRPr="008E4382">
        <w:rPr>
          <w:color w:val="000000" w:themeColor="text1"/>
          <w:szCs w:val="24"/>
        </w:rPr>
        <w:fldChar w:fldCharType="end"/>
      </w:r>
      <w:r w:rsidRPr="008E4382">
        <w:rPr>
          <w:color w:val="000000" w:themeColor="text1"/>
          <w:szCs w:val="24"/>
        </w:rPr>
        <w:t xml:space="preserve">. Changes in </w:t>
      </w:r>
      <w:r w:rsidRPr="00451BC4">
        <w:rPr>
          <w:i/>
          <w:iCs/>
          <w:color w:val="000000" w:themeColor="text1"/>
          <w:szCs w:val="24"/>
        </w:rPr>
        <w:t>cis</w:t>
      </w:r>
      <w:r w:rsidRPr="008E4382">
        <w:rPr>
          <w:color w:val="000000" w:themeColor="text1"/>
          <w:szCs w:val="24"/>
        </w:rPr>
        <w:t xml:space="preserve">-regulatory elements are expected to play a comparable role to </w:t>
      </w:r>
      <w:r w:rsidRPr="008E4382">
        <w:rPr>
          <w:i/>
          <w:color w:val="000000" w:themeColor="text1"/>
          <w:szCs w:val="24"/>
        </w:rPr>
        <w:t>trans</w:t>
      </w:r>
      <w:r w:rsidRPr="008E4382">
        <w:rPr>
          <w:color w:val="000000" w:themeColor="text1"/>
          <w:szCs w:val="24"/>
        </w:rPr>
        <w:t xml:space="preserve">-acting factors </w:t>
      </w:r>
      <w:r w:rsidRPr="008E4382">
        <w:rPr>
          <w:color w:val="000000" w:themeColor="text1"/>
          <w:szCs w:val="24"/>
        </w:rPr>
        <w:fldChar w:fldCharType="begin"/>
      </w:r>
      <w:r w:rsidR="001858AE">
        <w:rPr>
          <w:color w:val="000000" w:themeColor="text1"/>
          <w:szCs w:val="24"/>
        </w:rPr>
        <w:instrText xml:space="preserve"> ADDIN ZOTERO_ITEM CSL_CITATION {"citationID":"JzmJcUbi","properties":{"formattedCitation":"(Coolon et al., 2015; Gomes &amp; Civetta, 2015; Guerrero et al., 2016; McManus et al., 2010; Shi et al., 2012)","plainCitation":"(Coolon et al., 2015; Gomes &amp; Civetta, 2015; Guerrero et al., 2016; McManus et al., 2010; Shi et al., 2012)","noteIndex":0},"citationItems":[{"id":4883,"uris":["http://zotero.org/users/9504344/items/M2ERBS2D"],"itemData":{"id":4883,"type":"article-journal","abstract":"Gene-expression divergence between species shapes morphological evolution, but the molecular basis is largely unknown. Here we show cis- and trans-regulatory elements and chromatin modifications on gene-expression diversity in genetically tractable Arabidopsis allotetraploids. In Arabidopsis thaliana and Arabidopsis arenosa, both cis and trans with predominant cis-regulatory effects mediate gene-expression divergence. The majority of genes with both cis- and trans-effects are subjected to compensating interactions and stabilizing selection. Interestingly, cis- and trans-regulation is associated with chromatin modifications. In F1 allotetraploids, Arabidopsis arenosa trans factors predominately affect allelic expression divergence. Arabidopsis arenosa trans factors tend to upregulate Arabidopsis thaliana alleles, whereas Arabidopsis thaliana trans factors up- or down-regulate Arabidopsis arenosa alleles. In resynthesized and natural allotetraploids, trans effects drive expression of both homoeologous loci into the same direction. We provide evidence for natural selection and chromatin regulation in shaping gene-expression diversity during plant evolution and speciation.","container-title":"Nature Communications","DOI":"10.1038/ncomms1954","ISSN":"2041-1723","issue":"1","journalAbbreviation":"Nat Commun","language":"en","license":"2012 Springer Nature Limited","page":"950","publisher":"Nature Publishing Group","source":"www.nature.com","title":"Cis- and trans-regulatory divergence between progenitor species determines gene-expression novelty in Arabidopsis allopolyploids","volume":"3","author":[{"family":"Shi","given":"Xiaoli"},{"family":"Ng","given":"Danny W.-K."},{"family":"Zhang","given":"Changqing"},{"family":"Comai","given":"Luca"},{"family":"Ye","given":"Wenxue"},{"family":"Jeffrey Chen","given":"Z."}],"issued":{"date-parts":[["2012",7,17]]}}},{"id":157,"uris":["http://zotero.org/users/9504344/items/8RTSDMBS"],"itemData":{"id":157,"type":"article-journal","abstract":"In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W."}],"issued":{"date-parts":[["2016",3]]}}}],"schema":"https://github.com/citation-style-language/schema/raw/master/csl-citation.json"} </w:instrText>
      </w:r>
      <w:r w:rsidRPr="008E4382">
        <w:rPr>
          <w:color w:val="000000" w:themeColor="text1"/>
          <w:szCs w:val="24"/>
        </w:rPr>
        <w:fldChar w:fldCharType="separate"/>
      </w:r>
      <w:r w:rsidR="008B100D" w:rsidRPr="008B100D">
        <w:t>(Coolon et al., 2015; Gomes &amp; Civetta, 2015; Guerrero et al., 2016; McManus et al., 2010; Shi et al., 2012)</w:t>
      </w:r>
      <w:r w:rsidRPr="008E4382">
        <w:rPr>
          <w:color w:val="000000" w:themeColor="text1"/>
          <w:szCs w:val="24"/>
        </w:rPr>
        <w:fldChar w:fldCharType="end"/>
      </w:r>
      <w:r w:rsidRPr="008E4382">
        <w:rPr>
          <w:color w:val="000000" w:themeColor="text1"/>
          <w:szCs w:val="24"/>
        </w:rPr>
        <w:t xml:space="preserve">, or a stronger role </w:t>
      </w:r>
      <w:r w:rsidRPr="008E4382">
        <w:rPr>
          <w:color w:val="000000" w:themeColor="text1"/>
          <w:szCs w:val="24"/>
        </w:rPr>
        <w:fldChar w:fldCharType="begin"/>
      </w:r>
      <w:r w:rsidR="00DF51E1">
        <w:rPr>
          <w:color w:val="000000" w:themeColor="text1"/>
          <w:szCs w:val="24"/>
        </w:rPr>
        <w:instrText xml:space="preserve"> ADDIN ZOTERO_ITEM CSL_CITATION {"citationID":"kFkNBxyR","properties":{"formattedCitation":"(Mack et al., 2016; Wittkopp &amp; Kalay, 2012)","plainCitation":"(Mack et al., 2016; Wittkopp &amp; Kalay, 2012)","noteIndex":0},"citationItems":[{"id":1116,"uris":["http://zotero.org/users/9504344/items/3N88RDAN"],"itemData":{"id":1116,"type":"article-journal","abstract":"One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W."}],"issued":{"date-parts":[["2016",4]]}}},{"id":380,"uris":["http://zotero.org/users/9504344/items/I9D5SULF"],"itemData":{"id":380,"type":"article-journal","abstract":"Cis-regulatory sequences, such as enhancers and promoters, control development and physiology by regulating gene expression. Mutations that affect the function of these sequences contribute to phenotypic diversity within and between species. With many case studies implicating divergent cis-regulatory activity in phenotypic evolution, researchers have recently begun to elucidate the genetic and molecular mechanisms that are responsible for cis-regulatory divergence. Approaches include detailed functional analysis of individual cis-regulatory elements and comparing mechanisms of gene regulation among species using the latest genomic tools. Despite the limited number of mechanistic studies published to date, this work shows how cis-regulatory activity can diverge and how studies of cis-regulatory divergence can address long-standing questions about the genetic mechanisms of phenotypic evolution.","container-title":"Nature Reviews Genetics","DOI":"10.1038/nrg3095","ISSN":"1471-0056, 1471-0064","issue":"1","journalAbbreviation":"Nat Rev Genet","language":"en","page":"59-69","source":"DOI.org (Crossref)","title":"Cis-regulatory elements: molecular mechanisms and evolutionary processes underlying divergence","title-short":"Cis-regulatory elements","volume":"13","author":[{"family":"Wittkopp","given":"Patricia J."},{"family":"Kalay","given":"Gizem"}],"issued":{"date-parts":[["2012",1]]}}}],"schema":"https://github.com/citation-style-language/schema/raw/master/csl-citation.json"} </w:instrText>
      </w:r>
      <w:r w:rsidRPr="008E4382">
        <w:rPr>
          <w:color w:val="000000" w:themeColor="text1"/>
          <w:szCs w:val="24"/>
        </w:rPr>
        <w:fldChar w:fldCharType="separate"/>
      </w:r>
      <w:r w:rsidR="00DF51E1" w:rsidRPr="00DF51E1">
        <w:t>(Mack et al., 2016; Wittkopp &amp; Kalay, 2012)</w:t>
      </w:r>
      <w:r w:rsidRPr="008E4382">
        <w:rPr>
          <w:color w:val="000000" w:themeColor="text1"/>
          <w:szCs w:val="24"/>
        </w:rPr>
        <w:fldChar w:fldCharType="end"/>
      </w:r>
      <w:r w:rsidRPr="008E4382">
        <w:rPr>
          <w:color w:val="000000" w:themeColor="text1"/>
          <w:szCs w:val="24"/>
        </w:rPr>
        <w:t xml:space="preserve">, in creating gene expression differences between species </w:t>
      </w:r>
      <w:r w:rsidRPr="008E4382">
        <w:rPr>
          <w:color w:val="000000" w:themeColor="text1"/>
          <w:szCs w:val="24"/>
        </w:rPr>
        <w:fldChar w:fldCharType="begin"/>
      </w:r>
      <w:r w:rsidR="001858AE">
        <w:rPr>
          <w:color w:val="000000" w:themeColor="text1"/>
          <w:szCs w:val="24"/>
        </w:rPr>
        <w:instrText xml:space="preserve"> ADDIN ZOTERO_ITEM CSL_CITATION {"citationID":"WlBNVc4z","properties":{"formattedCitation":"(Carroll, 2005; Hill et al., 2021; Stern &amp; Orgogozo, 2009)","plainCitation":"(Carroll, 2005; Hill et al., 2021;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(Carroll, 2005; Hill et al., 2021; Stern &amp; Orgogozo, 2009)</w:t>
      </w:r>
      <w:r w:rsidRPr="008E4382">
        <w:rPr>
          <w:color w:val="000000" w:themeColor="text1"/>
          <w:szCs w:val="24"/>
        </w:rPr>
        <w:fldChar w:fldCharType="end"/>
      </w:r>
      <w:r w:rsidRPr="008E4382">
        <w:rPr>
          <w:color w:val="000000" w:themeColor="text1"/>
          <w:szCs w:val="24"/>
        </w:rPr>
        <w:t xml:space="preserve">. </w:t>
      </w:r>
    </w:p>
    <w:p w14:paraId="0B4F73A2" w14:textId="63BA8D35" w:rsidR="00946399" w:rsidRPr="008E4382" w:rsidRDefault="00FB6BD2" w:rsidP="00662E34">
      <w:pPr>
        <w:spacing w:line="276" w:lineRule="auto"/>
        <w:rPr>
          <w:color w:val="000000" w:themeColor="text1"/>
          <w:szCs w:val="24"/>
        </w:rPr>
      </w:pPr>
      <w:r>
        <w:rPr>
          <w:color w:val="000000" w:themeColor="text1"/>
          <w:szCs w:val="24"/>
        </w:rPr>
        <w:t>Beyond simple divergence of regulatory features</w:t>
      </w:r>
      <w:r w:rsidR="00946399" w:rsidRPr="008E4382">
        <w:rPr>
          <w:color w:val="000000" w:themeColor="text1"/>
          <w:szCs w:val="24"/>
        </w:rPr>
        <w:t xml:space="preserve">,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factors can co-evolve to compensate for previous evolutionary changes and maintain profiles of gene expression at similar phenotypic levels between species. Such coevolved differences, however, can break down in F1 hybrids and manifest as hybrid misexpression due to dysfunctional </w:t>
      </w:r>
      <w:r w:rsidR="00946399" w:rsidRPr="00451BC4">
        <w:rPr>
          <w:i/>
          <w:iCs/>
          <w:color w:val="000000" w:themeColor="text1"/>
          <w:szCs w:val="24"/>
        </w:rPr>
        <w:t>cis</w:t>
      </w:r>
      <w:r w:rsidR="00946399" w:rsidRPr="008E4382">
        <w:rPr>
          <w:color w:val="000000" w:themeColor="text1"/>
          <w:szCs w:val="24"/>
        </w:rPr>
        <w:t>-by-</w:t>
      </w:r>
      <w:r w:rsidR="00946399" w:rsidRPr="008E4382">
        <w:rPr>
          <w:i/>
          <w:iCs/>
          <w:color w:val="000000" w:themeColor="text1"/>
          <w:szCs w:val="24"/>
        </w:rPr>
        <w:t>trans</w:t>
      </w:r>
      <w:r w:rsidR="00946399" w:rsidRPr="008E4382">
        <w:rPr>
          <w:color w:val="000000" w:themeColor="text1"/>
          <w:szCs w:val="24"/>
        </w:rPr>
        <w:t xml:space="preserve"> interactions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{"citationID":"z119ryg4","properties":{"formattedCitation":"(Mack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554412">
        <w:rPr>
          <w:color w:val="000000" w:themeColor="text1"/>
          <w:szCs w:val="24"/>
        </w:rPr>
        <w:t>Such</w:t>
      </w:r>
      <w:r w:rsidR="00554412" w:rsidRPr="008E4382">
        <w:rPr>
          <w:color w:val="000000" w:themeColor="text1"/>
          <w:szCs w:val="24"/>
        </w:rPr>
        <w:t xml:space="preserve"> </w:t>
      </w:r>
      <w:r w:rsidR="00946399" w:rsidRPr="008E4382">
        <w:rPr>
          <w:color w:val="000000" w:themeColor="text1"/>
          <w:szCs w:val="24"/>
        </w:rPr>
        <w:t xml:space="preserve">compensatory changes </w:t>
      </w:r>
      <w:r w:rsidR="00554412">
        <w:rPr>
          <w:color w:val="000000" w:themeColor="text1"/>
          <w:szCs w:val="24"/>
        </w:rPr>
        <w:t xml:space="preserve">that </w:t>
      </w:r>
      <w:r w:rsidR="00946399" w:rsidRPr="008E4382">
        <w:rPr>
          <w:color w:val="000000" w:themeColor="text1"/>
          <w:szCs w:val="24"/>
        </w:rPr>
        <w:t>underl</w:t>
      </w:r>
      <w:r w:rsidR="00554412">
        <w:rPr>
          <w:color w:val="000000" w:themeColor="text1"/>
          <w:szCs w:val="24"/>
        </w:rPr>
        <w:t>ie</w:t>
      </w:r>
      <w:r w:rsidR="00946399" w:rsidRPr="008E4382">
        <w:rPr>
          <w:color w:val="000000" w:themeColor="text1"/>
          <w:szCs w:val="24"/>
        </w:rPr>
        <w:t xml:space="preserve"> the expression phenotype are expected to evolve under stabilizing selection and often result in developmental system drift, a phenomenon whereby gene expression phenotype is maintained between species despite molecular evolution of gene regulatory sequences </w:t>
      </w:r>
      <w:r w:rsidR="00946399" w:rsidRPr="008E4382">
        <w:rPr>
          <w:color w:val="000000" w:themeColor="text1"/>
          <w:szCs w:val="24"/>
        </w:rPr>
        <w:fldChar w:fldCharType="begin"/>
      </w:r>
      <w:r w:rsidR="001858AE">
        <w:rPr>
          <w:color w:val="000000" w:themeColor="text1"/>
          <w:szCs w:val="24"/>
        </w:rPr>
        <w:instrText xml:space="preserve"> ADDIN ZOTERO_ITEM CSL_CITATION {"citationID":"VSL3I9dW","properties":{"formattedCitation":"(Cutter &amp; Bundus, 2020; Mack &amp; Nachman, 2017; Schiffman &amp; Ralph, 2022; Signor &amp; Nuzhdin, 2018; True &amp; Haag, 2001)","plainCitation":"(Cutter &amp; Bundus, 2020; Mack &amp; Nachman, 2017; Schiffman &amp; Ralph, 2022; Signor &amp; Nuzhdin, 2018; True &amp; Haag, 2001)","noteIndex":0},"citationItems":[{"id":607,"uris":["http://zotero.org/users/9504344/items/ISVBJ49D"],"itemData":{"id":607,"type":"article-journal","container-title":"Evolution &amp; development","issue":"2","page":"109–119","publisher":"Wiley Online Library","source":"Google Scholar","title":"Developmental system drift and flexibility in evolutionary trajectories","volume":"3","author":[{"family":"True","given":"John R."},{"family":"Haag","given":"Eric S."}],"issued":{"date-parts":[["2001"]]}}},{"id":64,"uris":["http://zotero.org/users/9504344/items/AMTNAWHS"],"itemData":{"id":64,"type":"article-journal","container-title":"Trends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W."}],"issued":{"date-parts":[["2017",1]]}}},{"id":63,"uris":["http://zotero.org/users/9504344/items/M4I9QCSG"],"itemData":{"id":63,"type":"article-journal","container-title":"Trends in Genetics","DOI":"10.1016/j.tig.2018.03.007","ISSN":"01689525","issue":"7","journalAbbreviation":"Trends in Genetics","language":"en","page":"532-544","source":"DOI.org (Crossref)","title":"The Evolution of Gene Expression in cis and trans","volume":"34","author":[{"family":"Signor","given":"Sarah A."},{"family":"Nuzhdin","given":"Sergey V."}],"issued":{"date-parts":[["2018",7]]}}},{"id":741,"uris":["http://zotero.org/users/9504344/items/TQJRSY4R"],"itemData":{"id":741,"type":"article-journal","abstract":"New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D."}],"issued":{"date-parts":[["2020",9,9]]}}},{"id":601,"uris":["http://zotero.org/users/9504344/items/BVWNCP9Z"],"itemData":{"id":601,"type":"article-journal","container-title":"Evolution","issue":"2","page":"236–251","publisher":"Wiley Online Library","source":"Google Scholar","title":"System drift and speciation","volume":"76","author":[{"family":"Schiffman","given":"Joshua S."},{"family":"Ralph","given":"Peter L."}],"issued":{"date-parts":[["2022"]]}}}],"schema":"https://github.com/citation-style-language/schema/raw/master/csl-citation.json"} </w:instrText>
      </w:r>
      <w:r w:rsidR="00946399" w:rsidRPr="008E4382">
        <w:rPr>
          <w:color w:val="000000" w:themeColor="text1"/>
          <w:szCs w:val="24"/>
        </w:rPr>
        <w:fldChar w:fldCharType="separate"/>
      </w:r>
      <w:r w:rsidR="00DF51E1" w:rsidRPr="00DF51E1">
        <w:t>(Cutter &amp; Bundus, 2020; Mack &amp; Nachman, 2017; Schiffman &amp; Ralph, 2022; Signor &amp; Nuzhdin, 2018; True &amp; Haag, 2001)</w:t>
      </w:r>
      <w:r w:rsidR="00946399" w:rsidRPr="008E4382">
        <w:rPr>
          <w:color w:val="000000" w:themeColor="text1"/>
          <w:szCs w:val="24"/>
        </w:rPr>
        <w:fldChar w:fldCharType="end"/>
      </w:r>
      <w:r w:rsidR="00946399" w:rsidRPr="008E4382">
        <w:rPr>
          <w:color w:val="000000" w:themeColor="text1"/>
          <w:szCs w:val="24"/>
        </w:rPr>
        <w:t xml:space="preserve">. Divergence in such gene regulatory mechanisms </w:t>
      </w:r>
      <w:r w:rsidR="00ED6338">
        <w:rPr>
          <w:color w:val="000000" w:themeColor="text1"/>
          <w:szCs w:val="24"/>
        </w:rPr>
        <w:t xml:space="preserve">appears to </w:t>
      </w:r>
      <w:r w:rsidR="00946399" w:rsidRPr="008E4382">
        <w:rPr>
          <w:color w:val="000000" w:themeColor="text1"/>
          <w:szCs w:val="24"/>
        </w:rPr>
        <w:t>play a key role in reproductive isolation</w:t>
      </w:r>
      <w:r w:rsidR="00ED6338">
        <w:rPr>
          <w:color w:val="000000" w:themeColor="text1"/>
          <w:szCs w:val="24"/>
        </w:rPr>
        <w:t>,</w:t>
      </w:r>
      <w:r w:rsidR="00946399" w:rsidRPr="008E4382">
        <w:rPr>
          <w:color w:val="000000" w:themeColor="text1"/>
          <w:szCs w:val="24"/>
        </w:rPr>
        <w:t xml:space="preserve"> with evidence across different taxonomic groups, although debate continues about the relative contributions of alternative molecular mechanisms </w:t>
      </w:r>
      <w:r w:rsidR="00946399" w:rsidRPr="008E4382">
        <w:rPr>
          <w:color w:val="000000" w:themeColor="text1"/>
          <w:szCs w:val="24"/>
        </w:rPr>
        <w:fldChar w:fldCharType="begin"/>
      </w:r>
      <w:r w:rsidR="001858AE">
        <w:rPr>
          <w:color w:val="000000" w:themeColor="text1"/>
          <w:szCs w:val="24"/>
        </w:rPr>
        <w:instrText xml:space="preserve"> ADDIN ZOTERO_ITEM CSL_CITATION {"citationID":"okTGeUKT","properties":{"formattedCitation":"(Guerrero et al., 2016; Li &amp; Fay, 2017; Mack et al., 2016; Mack &amp; Nachman, 2017; McManus et al., 2010; Meiklejohn et al., 2014; S\\uc0\\u225{}nchez-Ram\\uc0\\u237{}rez et al., 2021)","plainCitation":"(Guerrero et al., 2016; Li &amp; Fay, 2017; Mack et al., 2016; Mack &amp; Nachman, 2017; McManus et al., 2010; Meiklejohn et al., 2014; Sánchez-Ramírez et al., 2021)","noteIndex":0},"citationItems":[{"id":277,"uris":["http://zotero.org/users/9504344/items/WDWKHTUV"],"itemData":{"id":277,"type":"article-journal","abstract":"The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Press","page":"84-95","PMID":"24043293","publisher":"Cold Spring Harbor Lab","source":"genome.cshlp.org","title":"The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317,"uris":["http://zotero.org/users/9504344/items/FTCJ5RLK"],"itemData":{"id":317,"type":"article-journal","container-title":"Evolution","DOI":"10.1111/evo.12875","ISSN":"00143820","issue":"3","journalAbbreviation":"Evolution","language":"en","page":"696-706","source":"DOI.org (Crossref)","title":"Genome-wide patterns of regulatory divergence revealed by introgression lines: BRIEF COMMUNICATION","title-short":"Genome-wide patterns of regulatory divergence revealed by introgression lines","volume":"70","author":[{"family":"Guerrero","given":"Rafael F."},{"family":"Posto","given":"Amanda L."},{"family":"Moyle","given":"Leonie C."},{"family":"Hahn","given":"Matthew W."}],"issued":{"date-parts":[["2016",3]]}}},{"id":441,"uris":["http://zotero.org/users/9504344/items/FUBZLTXX"],"itemData":{"id":441,"type":"article-journal","container-title":"Genome biology and evolution","issue":"5","page":"1120–1129","publisher":"Oxford University Press","source":"Google Scholar","title":"Cis-regulatory divergence in gene expression between two thermally divergent yeast species","volume":"9","author":[{"family":"Li","given":"Xueying C."},{"family":"Fay","given":"Justin C."}],"issued":{"date-parts":[["2017"]]}}},{"id":64,"uris":["http://zotero.org/users/9504344/items/AMTNAWHS"],"itemData":{"id":64,"type":"article-journal","container-title":"Trends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946399" w:rsidRPr="008E4382">
        <w:rPr>
          <w:color w:val="000000" w:themeColor="text1"/>
          <w:szCs w:val="24"/>
        </w:rPr>
        <w:fldChar w:fldCharType="separate"/>
      </w:r>
      <w:r w:rsidR="001858AE" w:rsidRPr="001858AE">
        <w:t>(Guerrero et al., 2016; Li &amp; Fay, 2017; Mack et al., 2016; Mack &amp; Nachman, 2017; McManus et al., 2010; Meiklejohn et al., 2014; Sánchez-Ramírez et al., 2021)</w:t>
      </w:r>
      <w:r w:rsidR="00946399" w:rsidRPr="008E4382">
        <w:rPr>
          <w:color w:val="000000" w:themeColor="text1"/>
          <w:szCs w:val="24"/>
        </w:rPr>
        <w:fldChar w:fldCharType="end"/>
      </w:r>
      <w:r w:rsidR="00946399" w:rsidRPr="008E4382">
        <w:rPr>
          <w:color w:val="000000" w:themeColor="text1"/>
          <w:szCs w:val="24"/>
        </w:rPr>
        <w:t>.</w:t>
      </w:r>
    </w:p>
    <w:p w14:paraId="0213C4B4" w14:textId="7C37AB78" w:rsidR="00946399" w:rsidRPr="008E4382" w:rsidRDefault="00946399" w:rsidP="00662E34">
      <w:pPr>
        <w:spacing w:line="276" w:lineRule="auto"/>
        <w:rPr>
          <w:color w:val="000000" w:themeColor="text1"/>
          <w:szCs w:val="24"/>
        </w:rPr>
      </w:pPr>
      <w:r w:rsidRPr="008E4382">
        <w:rPr>
          <w:color w:val="000000" w:themeColor="text1"/>
          <w:szCs w:val="24"/>
        </w:rPr>
        <w:t xml:space="preserve">Gene regulatory mechanisms also modulate gene expression of the same genes </w:t>
      </w:r>
      <w:r w:rsidR="00237973">
        <w:rPr>
          <w:color w:val="000000" w:themeColor="text1"/>
          <w:szCs w:val="24"/>
        </w:rPr>
        <w:t xml:space="preserve">in </w:t>
      </w:r>
      <w:r w:rsidR="00237973" w:rsidRPr="008E4382">
        <w:rPr>
          <w:color w:val="000000" w:themeColor="text1"/>
          <w:szCs w:val="24"/>
        </w:rPr>
        <w:t xml:space="preserve">tissue-biased and sex-biased </w:t>
      </w:r>
      <w:r w:rsidR="00237973">
        <w:rPr>
          <w:color w:val="000000" w:themeColor="text1"/>
          <w:szCs w:val="24"/>
        </w:rPr>
        <w:t>manners for</w:t>
      </w:r>
      <w:r w:rsidRPr="008E4382">
        <w:rPr>
          <w:color w:val="000000" w:themeColor="text1"/>
          <w:szCs w:val="24"/>
        </w:rPr>
        <w:t xml:space="preserve"> distinct cell types or male </w:t>
      </w:r>
      <w:r w:rsidR="00237973">
        <w:rPr>
          <w:color w:val="000000" w:themeColor="text1"/>
          <w:szCs w:val="24"/>
        </w:rPr>
        <w:t>versus</w:t>
      </w:r>
      <w:r w:rsidR="00237973" w:rsidRPr="008E4382">
        <w:rPr>
          <w:color w:val="000000" w:themeColor="text1"/>
          <w:szCs w:val="24"/>
        </w:rPr>
        <w:t xml:space="preserve"> </w:t>
      </w:r>
      <w:r w:rsidRPr="008E4382">
        <w:rPr>
          <w:color w:val="000000" w:themeColor="text1"/>
          <w:szCs w:val="24"/>
        </w:rPr>
        <w:t xml:space="preserve">female individuals </w:t>
      </w:r>
      <w:r w:rsidRPr="008E4382">
        <w:rPr>
          <w:color w:val="000000" w:themeColor="text1"/>
          <w:szCs w:val="24"/>
        </w:rPr>
        <w:fldChar w:fldCharType="begin"/>
      </w:r>
      <w:r w:rsidR="001858AE">
        <w:rPr>
          <w:color w:val="000000" w:themeColor="text1"/>
          <w:szCs w:val="24"/>
        </w:rPr>
        <w:instrText xml:space="preserve"> ADDIN ZOTERO_ITEM CSL_CITATION {"citationID":"3a6DOZtb","properties":{"formattedCitation":"(Ellegren &amp; Parsch, 2007)","plainCitation":"(Ellegren &amp; Parsch, 2007)","noteIndex":0},"citationItems":[{"id":4295,"uris":["http://zotero.org/users/9504344/items/7CYGKQ5Y"],"itemData":{"id":4295,"type":"article-journal","abstract":"Sexual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expression","volume":"8","author":[{"family":"Ellegren","given":"Hans"},{"family":"Parsch","given":"John"}],"issued":{"date-parts":[["2007",9]]}}}],"schema":"https://github.com/citation-style-language/schema/raw/master/csl-citation.json"} </w:instrText>
      </w:r>
      <w:r w:rsidRPr="008E4382">
        <w:rPr>
          <w:color w:val="000000" w:themeColor="text1"/>
          <w:szCs w:val="24"/>
        </w:rPr>
        <w:fldChar w:fldCharType="separate"/>
      </w:r>
      <w:r w:rsidR="00DF51E1" w:rsidRPr="00DF51E1">
        <w:t>(Ellegren &amp; Parsch, 2007)</w:t>
      </w:r>
      <w:r w:rsidRPr="008E4382">
        <w:rPr>
          <w:color w:val="000000" w:themeColor="text1"/>
          <w:szCs w:val="24"/>
        </w:rPr>
        <w:fldChar w:fldCharType="end"/>
      </w:r>
      <w:r w:rsidRPr="008E4382">
        <w:rPr>
          <w:color w:val="000000" w:themeColor="text1"/>
          <w:szCs w:val="24"/>
        </w:rPr>
        <w:t xml:space="preserve">. Genes with such context-dependent expression can experience distinct selective pressures, and might contribute disproportionately to species differences due to their potentially faster evolution than genes with non-differential expression </w:t>
      </w:r>
      <w:r w:rsidRPr="008E4382">
        <w:rPr>
          <w:color w:val="000000" w:themeColor="text1"/>
          <w:szCs w:val="24"/>
        </w:rPr>
        <w:fldChar w:fldCharType="begin"/>
      </w:r>
      <w:r w:rsidR="00DF51E1">
        <w:rPr>
          <w:color w:val="000000" w:themeColor="text1"/>
          <w:szCs w:val="24"/>
        </w:rPr>
        <w:instrText xml:space="preserve"> ADDIN ZOTERO_ITEM CSL_CITATION {"citationID":"Mb8YePwZ","properties":{"formattedCitation":"(Assis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E4382">
        <w:rPr>
          <w:color w:val="000000" w:themeColor="text1"/>
          <w:szCs w:val="24"/>
        </w:rPr>
        <w:fldChar w:fldCharType="separate"/>
      </w:r>
      <w:r w:rsidR="00DF51E1" w:rsidRPr="00DF51E1">
        <w:t>(Assis et al., 2012; Harrison et al., 2015; Parisi et al., 2004; Viswanath et al., 2025)</w:t>
      </w:r>
      <w:r w:rsidRPr="008E4382">
        <w:rPr>
          <w:color w:val="000000" w:themeColor="text1"/>
          <w:szCs w:val="24"/>
        </w:rPr>
        <w:fldChar w:fldCharType="end"/>
      </w:r>
      <w:r w:rsidRPr="008E4382">
        <w:rPr>
          <w:color w:val="000000" w:themeColor="text1"/>
          <w:szCs w:val="24"/>
        </w:rPr>
        <w:t xml:space="preserve">. Misregulation of sex-biased genes, in particular, can manifest as dysfunction in sex-specific developmental programs in hybrids </w:t>
      </w:r>
      <w:r w:rsidR="00237973">
        <w:rPr>
          <w:color w:val="000000" w:themeColor="text1"/>
          <w:szCs w:val="24"/>
        </w:rPr>
        <w:t>to influence</w:t>
      </w:r>
      <w:r w:rsidRPr="008E4382">
        <w:rPr>
          <w:color w:val="000000" w:themeColor="text1"/>
          <w:szCs w:val="24"/>
        </w:rPr>
        <w:t xml:space="preserve"> sex-specific hybrid incompatibility and Haldane’s rule </w:t>
      </w:r>
      <w:r w:rsidRPr="008E4382">
        <w:rPr>
          <w:color w:val="000000" w:themeColor="text1"/>
          <w:szCs w:val="24"/>
        </w:rPr>
        <w:fldChar w:fldCharType="begin"/>
      </w:r>
      <w:r w:rsidR="001858AE">
        <w:rPr>
          <w:color w:val="000000" w:themeColor="text1"/>
          <w:szCs w:val="24"/>
        </w:rPr>
        <w:instrText xml:space="preserve"> ADDIN ZOTERO_ITEM CSL_CITATION {"citationID":"bAVBrFy7","properties":{"formattedCitation":"(Assis et al., 2012; Cutter, 2023a; Gomes &amp; Civetta, 2015; Ranz et al., 2004; S\\uc0\\u225{}nchez-Ram\\uc0\\u237{}rez et al., 2021)","plainCitation":"(Assis et al., 2012; Cutter, 2023a; Gomes &amp; Civetta, 2015; Ranz et al., 2004; Sánchez-Ramírez et al., 2021)","noteIndex":0},"citationItems":[{"id":273,"uris":["http://zotero.org/users/9504344/items/I3ASYPM8"],"itemData":{"id":273,"type":"article-journal","abstract":"When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D."}],"editor":[{"family":"Buerkle","given":"Alex"}],"issued":{"date-parts":[["2021",3,5]]}}},{"id":4496,"uris":["http://zotero.org/users/9504344/items/R5TV7EP2"],"itemData":{"id":4496,"type":"article-journal","abstract":"Differential gene expression represents a fundamental cause and manifestation of phenotypic plasticity. Adaptive phenotypic plasticity in gene expression as a trait evolves when alleles that mediate gene regulation serve to increase organismal fitness by improving the alignment of variation in gene expression with variation in circumstances. Among the diverse circumstances that a gene encounters are distinct cell types, developmental stages and sexes, as well as an organism's extrinsic ecological environments. Consequently, adaptive phenotypic plasticity provides a common framework to consider diverse evolutionary problems by considering the shared implications of alleles that produce context-dependent gene expression. From this perspective, adaptive plasticity represents an evolutionary resolution to conflicts of interest that arise from any negatively pleiotropic effects of expression of a gene across ontogeny, among tissues, between the sexes, or across extrinsic environments. This view highlights shared properties within the general relation of fitness, trait expression and context that may nonetheless differ substantively in the grain of selection within and among generations to influence the likelihood of adaptive plasticity as an evolutionary response. Research programmes that historically have focused on these separate issues may use the insights from one another by recognizing their shared dependence on context-dependent gene regulatory evolution.","container-title":"Proceedings. Biological Sciences","DOI":"10.1098/rspb.2023.1854","ISSN":"1471-2954","issue":"2008","journalAbbreviation":"Proc Biol Sci","language":"eng","page":"20231854","PMID":"37817601","PMCID":"PMC10565415","source":"PubMed","title":"Sexual conflict, heterochrony and tissue specificity as evolutionary problems of adaptive plasticity in development","volume":"290","author":[{"family":"Cutter","given":"Asher D."}],"issued":{"date-parts":[["2023",10,11]]}}}],"schema":"https://github.com/citation-style-language/schema/raw/master/csl-citation.json"} </w:instrText>
      </w:r>
      <w:r w:rsidRPr="008E4382">
        <w:rPr>
          <w:color w:val="000000" w:themeColor="text1"/>
          <w:szCs w:val="24"/>
        </w:rPr>
        <w:fldChar w:fldCharType="separate"/>
      </w:r>
      <w:r w:rsidR="008B100D" w:rsidRPr="008B100D">
        <w:t>(Assis et al., 2012; Cutter, 2023a; Gomes &amp; Civetta, 2015; Ranz et al., 2004; Sánchez-Ramírez et al., 2021)</w:t>
      </w:r>
      <w:r w:rsidRPr="008E4382">
        <w:rPr>
          <w:color w:val="000000" w:themeColor="text1"/>
          <w:szCs w:val="24"/>
        </w:rPr>
        <w:fldChar w:fldCharType="end"/>
      </w:r>
      <w:r w:rsidRPr="008E4382">
        <w:rPr>
          <w:color w:val="000000" w:themeColor="text1"/>
          <w:szCs w:val="24"/>
        </w:rPr>
        <w:t xml:space="preserve">. </w:t>
      </w:r>
      <w:r w:rsidR="00A57092">
        <w:rPr>
          <w:color w:val="000000" w:themeColor="text1"/>
          <w:szCs w:val="24"/>
        </w:rPr>
        <w:t>Despite such plausible connections between</w:t>
      </w:r>
      <w:r w:rsidR="00A57092" w:rsidRPr="008E4382">
        <w:rPr>
          <w:color w:val="000000" w:themeColor="text1"/>
          <w:szCs w:val="24"/>
        </w:rPr>
        <w:t xml:space="preserve"> hybrid sterility </w:t>
      </w:r>
      <w:r w:rsidR="00A57092">
        <w:rPr>
          <w:color w:val="000000" w:themeColor="text1"/>
          <w:szCs w:val="24"/>
        </w:rPr>
        <w:t xml:space="preserve">and </w:t>
      </w:r>
      <w:r w:rsidRPr="008E4382">
        <w:rPr>
          <w:color w:val="000000" w:themeColor="text1"/>
          <w:szCs w:val="24"/>
        </w:rPr>
        <w:t xml:space="preserve">divergence in the mechanisms governing the regulation of sex-biased genes, the complex relationship between the selective forces that drive sex-biased expression and their impact on the process of speciation is still not clearly </w:t>
      </w:r>
      <w:r w:rsidR="00A57092">
        <w:rPr>
          <w:color w:val="000000" w:themeColor="text1"/>
          <w:szCs w:val="24"/>
        </w:rPr>
        <w:t>resolved</w:t>
      </w:r>
      <w:r w:rsidR="00A57092" w:rsidRPr="008E4382">
        <w:rPr>
          <w:color w:val="000000" w:themeColor="text1"/>
          <w:szCs w:val="24"/>
        </w:rPr>
        <w:t xml:space="preserve"> </w:t>
      </w:r>
      <w:r w:rsidRPr="008E4382">
        <w:rPr>
          <w:color w:val="000000" w:themeColor="text1"/>
          <w:szCs w:val="24"/>
        </w:rPr>
        <w:lastRenderedPageBreak/>
        <w:fldChar w:fldCharType="begin"/>
      </w:r>
      <w:r w:rsidR="001858AE">
        <w:rPr>
          <w:color w:val="000000" w:themeColor="text1"/>
          <w:szCs w:val="24"/>
        </w:rPr>
        <w:instrText xml:space="preserve"> ADDIN ZOTERO_ITEM CSL_CITATION {"citationID":"DiRGd4Ow","properties":{"formattedCitation":"(Ellegren &amp; Parsch, 2007; Gomes &amp; Civetta, 2015; Harrison et al., 2015; Meiklejohn et al., 2014; Servedio &amp; Boughman, 2017; Servedio &amp; B\\uc0\\u252{}rger, 2014)","plainCitation":"(Ellegren &amp; Parsch, 2007; Gomes &amp; Civetta, 2015; Harrison et al., 2015; Meiklejohn et al., 2014; Servedio &amp; Boughman, 2017; Servedio &amp; Bürger, 2014)","noteIndex":0},"citationItems":[{"id":4295,"uris":["http://zotero.org/users/9504344/items/7CYGKQ5Y"],"itemData":{"id":4295,"type":"article-journal","abstract":"Sexual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id":4683,"uris":["http://zotero.org/users/9504344/items/VKUIU342"],"itemData":{"id":4683,"type":"article-journal","abstract":"Evolutionary changes in gene expression underlie many aspects of phenotypic diversity within and among species. Understanding the genetic basis for evolved changes in gene expression is therefore an important component of a comprehensive understanding of the genetic basis of phenotypic evolution. Using interspecific introgression hybrids, we examined the genetic basis for divergence in genome-wide patterns of gene expression between Drosophila simulans and Drosophila mauritiana. We find that cis-regulatory and trans-regulatory divergences differ significantly in patterns of genetic architecture and evolution. The effects of cis-regulatory divergence are approximately additive in heterozygotes, quantitatively different between males and females, and well predicted by expression differences between the two parental species. In contrast, the effects of trans-regulatory divergence are associated with largely dominant introgressed alleles, have similar effects in the two sexes, and generate expression levels in hybrids outside the range of expression in both parental species. Although the effects of introgressed trans-regulatory alleles are similar in males and females, expression levels of the genes they regulate are sexually dimorphic between the parental D. simulans and D. mauritiana strains, suggesting that pure-species genotypes carry unlinked modifier alleles that increase sexual dimorphism in expression. Our results suggest that independent effects of cis-regulatory substitutions in males and females may favor their role in the evolution of sexually dimorphic phenotypes, and that trans-regulatory divergence is an important source of regulatory incompatibilities.","container-title":"Genome Research","DOI":"10.1101/gr.156414.113","ISSN":"1088-9051, 1549-5469","issue":"1","journalAbbreviation":"Genome Res.","language":"en","note":"Company: Cold Spring Harbor Laboratory Press\nDistributor: Cold Spring Harbor Laboratory Press\nInstitution: Cold Spring Harbor Laboratory Press\nLabel: Cold Spring Harbor Laboratory Press","page":"84-95","PMID":"24043293","publisher":"Cold Spring Harbor Lab","source":"genome.cshlp.org","title":"The roles of cis- and trans-regulation in the evolution of regulatory incompatibilities and sexually dimorphic gene expression","volume":"24","author":[{"family":"Meiklejohn","given":"Colin D."},{"family":"Coolon","given":"Joseph D."},{"family":"Hartl","given":"Daniel L."},{"family":"Wittkopp","given":"Patricia J."}],"issued":{"date-parts":[["2014",1,1]]}}},{"id":4537,"uris":["http://zotero.org/users/9504344/items/TXIDDDY3"],"itemData":{"id":4537,"type":"article-journal","abstract":"The pronounced and elaborate displays that often differ between closely related animal species have led to the common assumption that sexual selection is important in speciation, especially in geographically separated populations. We use population genetic models to examine the ability of Fisherian sexual selection to contribute to lasting species differentiation by isolating its effect after the onset of gene flow between allopatric populations. We show that when sexually selected traits are under ecologically divergent selection, the situation most favorable to speciation, mating preferences tend to introgress faster than trait alleles, causing sexual selection to counter the effects of local adaptation. As a consequence, the net amount of trait divergence often drops with stronger Fisherian sexual selection. Furthermore, alleles for progressively weaker preferences spread in this context until sexual selection is removed. The effects of pure Fisherian sexual selection on species maintenance are thus much more inhibitory than previously assumed.","container-title":"Proceedings of the National Academy of Sciences","DOI":"10.1073/pnas.1316484111","issue":"22","page":"8113-8118","publisher":"Proceedings of the National Academy of Sciences","source":"pnas.org (Atypon)","title":"The counterintuitive role of sexual selection in species maintenance and speciation","volume":"111","author":[{"family":"Servedio","given":"Maria R."},{"family":"Bürger","given":"Reinhard"}],"issued":{"date-parts":[["2014",6,3]]}}},{"id":60,"uris":["http://zotero.org/users/9504344/items/7JSNNTZW"],"itemData":{"id":60,"type":"article-journal","container-title":"Scientific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E."}],"issued":{"date-parts":[["2015",4,7]]}}},{"id":4303,"uris":["http://zotero.org/users/9504344/items/CSWGC7K8"],"itemData":{"id":4303,"type":"article-journal","abstract":"Sexual selection plays several intricate and complex roles in the related processes of local adaptation and speciation. In some cases sexual selection can promote these processes, but in others it can be inhibitory. We present theoretical and empirical evidence supporting these dual effects of sexual selection during local adaptation, allopatric speciation, and speciation with gene flow. Much of the empirical evidence for sexual selection promoting speciation is suggestive rather than conclusive; we present what would constitute strong evidence for sexual selection driving speciation. We conclude that although there is ample evidence that sexual selection contributes to the speciation process, it is very likely to do so only in concert with natural selection.","container-title":"Annual Review of Ecology, Evolution, and Systematics","DOI":"10.1146/annurev-ecolsys-110316-022905","issue":"1","note":"_eprint: https://doi.org/10.1146/annurev-ecolsys-110316-022905","page":"85-109","source":"Annual Reviews","title":"The Role of Sexual Selection in Local Adaptation and Speciation","volume":"48","author":[{"family":"Servedio","given":"Maria R."},{"family":"Boughman","given":"Janette W."}],"issued":{"date-parts":[["2017"]]}}}],"schema":"https://github.com/citation-style-language/schema/raw/master/csl-citation.json"} </w:instrText>
      </w:r>
      <w:r w:rsidRPr="008E4382">
        <w:rPr>
          <w:color w:val="000000" w:themeColor="text1"/>
          <w:szCs w:val="24"/>
        </w:rPr>
        <w:fldChar w:fldCharType="separate"/>
      </w:r>
      <w:r w:rsidR="008B100D" w:rsidRPr="008B100D">
        <w:t>(Ellegren &amp; Parsch, 2007; Gomes &amp; Civetta, 2015; Harrison et al., 2015; Meiklejohn et al., 2014; Servedio &amp; Boughman, 2017; Servedio &amp; Bürger, 2014)</w:t>
      </w:r>
      <w:r w:rsidRPr="008E4382">
        <w:rPr>
          <w:color w:val="000000" w:themeColor="text1"/>
          <w:szCs w:val="24"/>
        </w:rPr>
        <w:fldChar w:fldCharType="end"/>
      </w:r>
      <w:r w:rsidRPr="008E4382">
        <w:rPr>
          <w:color w:val="000000" w:themeColor="text1"/>
          <w:szCs w:val="24"/>
        </w:rPr>
        <w:t xml:space="preserve">.  </w:t>
      </w:r>
    </w:p>
    <w:p w14:paraId="4B6DDF5E" w14:textId="4F9C221F" w:rsidR="00946399" w:rsidRPr="008E4382" w:rsidRDefault="00CA554E" w:rsidP="00662E34">
      <w:pPr>
        <w:spacing w:line="276" w:lineRule="auto"/>
        <w:rPr>
          <w:color w:val="000000" w:themeColor="text1"/>
          <w:szCs w:val="24"/>
        </w:rPr>
      </w:pPr>
      <w:r>
        <w:rPr>
          <w:color w:val="000000" w:themeColor="text1"/>
          <w:szCs w:val="24"/>
        </w:rPr>
        <w:t xml:space="preserve">One strategy to link </w:t>
      </w:r>
      <w:r w:rsidR="00372518">
        <w:rPr>
          <w:color w:val="000000" w:themeColor="text1"/>
          <w:szCs w:val="24"/>
        </w:rPr>
        <w:t>misregulation</w:t>
      </w:r>
      <w:r w:rsidR="00946399" w:rsidRPr="008E4382">
        <w:rPr>
          <w:color w:val="000000" w:themeColor="text1"/>
          <w:szCs w:val="24"/>
        </w:rPr>
        <w:t xml:space="preserve"> to hybrid incompatibility, </w:t>
      </w:r>
      <w:r>
        <w:rPr>
          <w:color w:val="000000" w:themeColor="text1"/>
          <w:szCs w:val="24"/>
        </w:rPr>
        <w:t>and</w:t>
      </w:r>
      <w:r w:rsidRPr="008E4382">
        <w:rPr>
          <w:color w:val="000000" w:themeColor="text1"/>
          <w:szCs w:val="24"/>
        </w:rPr>
        <w:t xml:space="preserve"> </w:t>
      </w:r>
      <w:r w:rsidR="00946399" w:rsidRPr="008E4382">
        <w:rPr>
          <w:color w:val="000000" w:themeColor="text1"/>
          <w:szCs w:val="24"/>
        </w:rPr>
        <w:t>hybrid sterility</w:t>
      </w:r>
      <w:r>
        <w:rPr>
          <w:color w:val="000000" w:themeColor="text1"/>
          <w:szCs w:val="24"/>
        </w:rPr>
        <w:t xml:space="preserve"> in particular</w:t>
      </w:r>
      <w:r w:rsidR="00946399" w:rsidRPr="008E4382">
        <w:rPr>
          <w:color w:val="000000" w:themeColor="text1"/>
          <w:szCs w:val="24"/>
        </w:rPr>
        <w:t xml:space="preserve">, </w:t>
      </w:r>
      <w:r>
        <w:rPr>
          <w:color w:val="000000" w:themeColor="text1"/>
          <w:szCs w:val="24"/>
        </w:rPr>
        <w:t>involves contrasting</w:t>
      </w:r>
      <w:r w:rsidR="00946399" w:rsidRPr="008E4382">
        <w:rPr>
          <w:color w:val="000000" w:themeColor="text1"/>
          <w:szCs w:val="24"/>
        </w:rPr>
        <w:t xml:space="preserve"> gene </w:t>
      </w:r>
      <w:r w:rsidR="00372518">
        <w:rPr>
          <w:color w:val="000000" w:themeColor="text1"/>
          <w:szCs w:val="24"/>
        </w:rPr>
        <w:t>misexpression</w:t>
      </w:r>
      <w:r w:rsidR="00372518" w:rsidRPr="008E4382">
        <w:rPr>
          <w:color w:val="000000" w:themeColor="text1"/>
          <w:szCs w:val="24"/>
        </w:rPr>
        <w:t xml:space="preserve"> </w:t>
      </w:r>
      <w:r w:rsidR="00946399" w:rsidRPr="008E4382">
        <w:rPr>
          <w:color w:val="000000" w:themeColor="text1"/>
          <w:szCs w:val="24"/>
        </w:rPr>
        <w:t xml:space="preserve">between sterile and fertile hybrids </w:t>
      </w:r>
      <w:r w:rsidR="00946399" w:rsidRPr="008E4382">
        <w:rPr>
          <w:color w:val="000000" w:themeColor="text1"/>
          <w:szCs w:val="24"/>
        </w:rPr>
        <w:fldChar w:fldCharType="begin"/>
      </w:r>
      <w:r w:rsidR="00DF51E1">
        <w:rPr>
          <w:color w:val="000000" w:themeColor="text1"/>
          <w:szCs w:val="24"/>
        </w:rPr>
        <w:instrText xml:space="preserve"> ADDIN ZOTERO_ITEM CSL_CITATION {"citationID":"NVp3kRiW","properties":{"formattedCitation":"(Civetta,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00946399" w:rsidRPr="008E4382">
        <w:rPr>
          <w:color w:val="000000" w:themeColor="text1"/>
          <w:szCs w:val="24"/>
        </w:rPr>
        <w:fldChar w:fldCharType="separate"/>
      </w:r>
      <w:r w:rsidR="00DF51E1" w:rsidRPr="00DF51E1">
        <w:t>(Civetta, 2016)</w:t>
      </w:r>
      <w:r w:rsidR="00946399" w:rsidRPr="008E4382">
        <w:rPr>
          <w:color w:val="000000" w:themeColor="text1"/>
          <w:szCs w:val="24"/>
        </w:rPr>
        <w:fldChar w:fldCharType="end"/>
      </w:r>
      <w:r w:rsidR="00946399" w:rsidRPr="008E4382">
        <w:rPr>
          <w:color w:val="000000" w:themeColor="text1"/>
          <w:szCs w:val="24"/>
        </w:rPr>
        <w:t xml:space="preserve">. </w:t>
      </w:r>
      <w:r>
        <w:rPr>
          <w:color w:val="000000" w:themeColor="text1"/>
          <w:szCs w:val="24"/>
        </w:rPr>
        <w:t xml:space="preserve">Without </w:t>
      </w:r>
      <w:r w:rsidRPr="008E4382">
        <w:rPr>
          <w:color w:val="000000" w:themeColor="text1"/>
          <w:szCs w:val="24"/>
        </w:rPr>
        <w:t>direct comparison between sterile and fertile hybrids</w:t>
      </w:r>
      <w:r>
        <w:rPr>
          <w:color w:val="000000" w:themeColor="text1"/>
          <w:szCs w:val="24"/>
        </w:rPr>
        <w:t>,</w:t>
      </w:r>
      <w:r w:rsidRPr="008E4382">
        <w:rPr>
          <w:color w:val="000000" w:themeColor="text1"/>
          <w:szCs w:val="24"/>
        </w:rPr>
        <w:t xml:space="preserve"> </w:t>
      </w:r>
      <w:r w:rsidR="00946399" w:rsidRPr="008E4382">
        <w:rPr>
          <w:color w:val="000000" w:themeColor="text1"/>
          <w:szCs w:val="24"/>
        </w:rPr>
        <w:t xml:space="preserve">it </w:t>
      </w:r>
      <w:r>
        <w:rPr>
          <w:color w:val="000000" w:themeColor="text1"/>
          <w:szCs w:val="24"/>
        </w:rPr>
        <w:t>is</w:t>
      </w:r>
      <w:r w:rsidR="00946399" w:rsidRPr="008E4382">
        <w:rPr>
          <w:color w:val="000000" w:themeColor="text1"/>
          <w:szCs w:val="24"/>
        </w:rPr>
        <w:t xml:space="preserve"> difficult to establish a direct connection between hybrid sterility and gene misregulation </w:t>
      </w:r>
      <w:r w:rsidR="00946399" w:rsidRPr="008E4382">
        <w:rPr>
          <w:color w:val="000000" w:themeColor="text1"/>
          <w:szCs w:val="24"/>
        </w:rPr>
        <w:fldChar w:fldCharType="begin"/>
      </w:r>
      <w:r w:rsidR="008B100D">
        <w:rPr>
          <w:color w:val="000000" w:themeColor="text1"/>
          <w:szCs w:val="24"/>
        </w:rPr>
        <w:instrText xml:space="preserve"> ADDIN ZOTERO_ITEM CSL_CITATION {"citationID":"QOacbfmg","properties":{"formattedCitation":"(Brekke et al., 2021; Gomes &amp; Civetta, 2014, 2015; Good et al., 2010; Larson et al., 2017; Mack et al., 2016)","plainCitation":"(Brekke et al., 2021; Gomes &amp; Civetta, 2014, 2015; Good et al., 2010; Larson et al., 2017; Mack et al., 2016)","noteIndex":0},"citationItems":[{"id":279,"uris":["http://zotero.org/users/9504344/items/HMDC6A8M"],"itemData":{"id":279,"type":"article-journal","abstract":"The X chromosome often plays a central role in hybrid male sterility between species, but it is unclear if this reflects underlying regulatory incompatibilities. Here we combine phenotypic data with genome-wide expression data to directly associate aberrant expression patterns with hybrid male sterility between two species of mice. We used a reciprocal cross in which F1 males are sterile in one direction and fertile in the other direction, allowing us to associate expression differences with sterility rather than with other hybrid phenotypes. We found evidence of extensive over-expression of the X chromosome during spermatogenesis in sterile but not in fertile F1 hybrid males. Over-expression was most pronounced in genes that are normally expressed after meiosis, consistent with an X chromosome-wide disruption of expression during the later stages of spermatogenesis. This pattern was not a simple consequence of faster evolutionary divergence on the X chromosome, because X-linked expression was highly conserved between the two species. Thus, transcriptional regulation of the X chromosome during spermatogenesis appears particularly sensitive to evolutionary divergence between species. Overall, these data provide evidence for an underlying regulatory basis to reproductive isolation in house mice and underscore the importance of transcriptional regulation of the X chromosome to the evolution of hybrid male sterility.","container-title":"PLoS Genetics","DOI":"10.1371/journal.pgen.1001148","ISSN":"1553-7404","issue":"9","journalAbbreviation":"PLoS Genet","language":"en","page":"e1001148","source":"DOI.org (Crossref)","title":"Widespread Over-Expression of the X Chromosome in Sterile F1 Hybrid Mice","volume":"6","author":[{"family":"Good","given":"Jeffrey M."},{"family":"Giger","given":"Thomas"},{"family":"Dean","given":"Matthew D."},{"family":"Nachman","given":"Michael W."}],"editor":[{"family":"Barsh","given":"Gregory S."}],"issued":{"date-parts":[["2010",9,30]]}}},{"id":2561,"uris":["http://zotero.org/users/9504344/items/6C9QG33P"],"itemData":{"id":2561,"type":"article-journal","abstract":"Hybrid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W."}],"issued":{"date-parts":[["2016",4]]}}},{"id":1221,"uris":["http://zotero.org/users/9504344/items/UCADAR2Q"],"itemData":{"id":1221,"type":"article-journal","abstract":"The disruption of meiotic sex chromosome inactivation (MSCI) has been proposed to be a major developmental mechanism underlying the rapid evolution of hybrid male sterility. We tested this idea by analyzing cell-specific gene expression across spermatogenesis in two lineages of house mice and their sterile and fertile reciprocal hybrids. We found pervasive disruption of sex chromosome gene expression in sterile hybrids at every stage of spermatogenesis. Failure of MSCI was developmentally preceded by increased silencing of autosomal genes, supporting the hypothesis that divergence at the hybrid incompatibility gene, Prdm9, results in increased rates of autosomal asynapsis which in turn triggers widespread silencing of unsynapsed chromatin. We also detected opposite patterns of postmeiotic overexpression or hyper-repression of the sex chromosomes in reciprocal hybrids, supporting the hypothesis that genomic conflict has driven functional divergence that leads to deleterious X–Y dosage imbalances in hybrids. Our developmental timeline also exposed more subtle patterns of mitotic misregulation on the X chromosome, a previously undocumented stage of spermatogenic disruption in this cross. These results indicate that multiple hybrid incompatibilities have converged on a common regulatory phenotype, the disrupted expression of the sex chromosomes during spermatogenesis. Collectively, these data reveal a composite regulatory basis to hybrid male sterility in mice that helps resolve the mechanistic underpinnings of the well-documented large X-effect in mice speciation. We propose that the inherent sensitivity of spermatogenesis to X-linked regulatory disruption has the potential to be a major driver of reproductive isolation in species with chromosomal sex determination.","container-title":"Molecular Biology and Evolution","DOI":"10.1093/molbev/msw243","ISSN":"0737-4038","issue":"2","journalAbbreviation":"Molecular Biology and Evolution","page":"282-295","source":"Silverchair","title":"The Composite Regulatory Basis of the Large X-Effect in Mouse Speciation","volume":"34","author":[{"family":"Larson","given":"Erica L"},{"family":"Keeble","given":"Sara"},{"family":"Vanderpool","given":"Dan"},{"family":"Dean","given":"Matthew D"},{"family":"Good","given":"Jeffrey M"}],"issued":{"date-parts":[["2017",2,1]]}}},{"id":4576,"uris":["http://zotero.org/users/9504344/items/N8GB5RAU"],"itemData":{"id":4576,"type":"article-journal","abstract":"Embryonic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00946399" w:rsidRPr="008E4382">
        <w:rPr>
          <w:color w:val="000000" w:themeColor="text1"/>
          <w:szCs w:val="24"/>
        </w:rPr>
        <w:fldChar w:fldCharType="separate"/>
      </w:r>
      <w:r w:rsidR="008B100D" w:rsidRPr="008B100D">
        <w:t>(Brekke et al., 2021; Gomes &amp; Civetta, 2014, 2015; Good et al., 2010; Larson et al., 2017; Mack et al., 2016)</w:t>
      </w:r>
      <w:r w:rsidR="00946399" w:rsidRPr="008E4382">
        <w:rPr>
          <w:color w:val="000000" w:themeColor="text1"/>
          <w:szCs w:val="24"/>
        </w:rPr>
        <w:fldChar w:fldCharType="end"/>
      </w:r>
      <w:r w:rsidR="00946399" w:rsidRPr="008E4382">
        <w:rPr>
          <w:color w:val="000000" w:themeColor="text1"/>
          <w:szCs w:val="24"/>
        </w:rPr>
        <w:t xml:space="preserve">. </w:t>
      </w:r>
      <w:r w:rsidR="002E7BE6">
        <w:rPr>
          <w:color w:val="000000" w:themeColor="text1"/>
          <w:szCs w:val="24"/>
        </w:rPr>
        <w:t>Consequently, h</w:t>
      </w:r>
      <w:r w:rsidR="00946399" w:rsidRPr="008E4382">
        <w:rPr>
          <w:color w:val="000000" w:themeColor="text1"/>
          <w:szCs w:val="24"/>
        </w:rPr>
        <w:t>ybrids from reciprocal crosses that exhibit asymmetry in hybrid male sterility</w:t>
      </w:r>
      <w:r w:rsidR="002E7BE6">
        <w:rPr>
          <w:color w:val="000000" w:themeColor="text1"/>
          <w:szCs w:val="24"/>
        </w:rPr>
        <w:t xml:space="preserve"> – </w:t>
      </w:r>
      <w:r w:rsidR="00946399" w:rsidRPr="008E4382">
        <w:rPr>
          <w:color w:val="000000" w:themeColor="text1"/>
          <w:szCs w:val="24"/>
        </w:rPr>
        <w:t>demonstrating Darwin</w:t>
      </w:r>
      <w:r w:rsidR="004D3772">
        <w:rPr>
          <w:color w:val="000000" w:themeColor="text1"/>
          <w:szCs w:val="24"/>
        </w:rPr>
        <w:t>’</w:t>
      </w:r>
      <w:r w:rsidR="00946399" w:rsidRPr="008E4382">
        <w:rPr>
          <w:color w:val="000000" w:themeColor="text1"/>
          <w:szCs w:val="24"/>
        </w:rPr>
        <w:t xml:space="preserve">s corollary to </w:t>
      </w:r>
      <w:r w:rsidR="00554412" w:rsidRPr="008E4382">
        <w:rPr>
          <w:color w:val="000000" w:themeColor="text1"/>
          <w:szCs w:val="24"/>
        </w:rPr>
        <w:t>Haldane</w:t>
      </w:r>
      <w:r w:rsidR="00554412">
        <w:rPr>
          <w:color w:val="000000" w:themeColor="text1"/>
          <w:szCs w:val="24"/>
        </w:rPr>
        <w:t>’</w:t>
      </w:r>
      <w:r w:rsidR="00554412" w:rsidRPr="008E4382">
        <w:rPr>
          <w:color w:val="000000" w:themeColor="text1"/>
          <w:szCs w:val="24"/>
        </w:rPr>
        <w:t xml:space="preserve">s </w:t>
      </w:r>
      <w:r w:rsidR="00946399" w:rsidRPr="008E4382">
        <w:rPr>
          <w:color w:val="000000" w:themeColor="text1"/>
          <w:szCs w:val="24"/>
        </w:rPr>
        <w:t>rule</w:t>
      </w:r>
      <w:r w:rsidR="002E7BE6">
        <w:rPr>
          <w:color w:val="000000" w:themeColor="text1"/>
          <w:szCs w:val="24"/>
        </w:rPr>
        <w:t xml:space="preserve"> –</w:t>
      </w:r>
      <w:r w:rsidR="00946399" w:rsidRPr="008E4382">
        <w:rPr>
          <w:color w:val="000000" w:themeColor="text1"/>
          <w:szCs w:val="24"/>
        </w:rPr>
        <w:t xml:space="preserve"> can provide </w:t>
      </w:r>
      <w:r w:rsidR="00C5725A">
        <w:rPr>
          <w:color w:val="000000" w:themeColor="text1"/>
          <w:szCs w:val="24"/>
        </w:rPr>
        <w:t>important</w:t>
      </w:r>
      <w:r w:rsidR="00C5725A" w:rsidRPr="008E4382">
        <w:rPr>
          <w:color w:val="000000" w:themeColor="text1"/>
          <w:szCs w:val="24"/>
        </w:rPr>
        <w:t xml:space="preserve"> </w:t>
      </w:r>
      <w:r w:rsidR="00946399" w:rsidRPr="008E4382">
        <w:rPr>
          <w:color w:val="000000" w:themeColor="text1"/>
          <w:szCs w:val="24"/>
        </w:rPr>
        <w:t xml:space="preserve">insights into the molecular mechanisms that cause misexpression and </w:t>
      </w:r>
      <w:r w:rsidR="00554412">
        <w:rPr>
          <w:color w:val="000000" w:themeColor="text1"/>
          <w:szCs w:val="24"/>
        </w:rPr>
        <w:t xml:space="preserve">that </w:t>
      </w:r>
      <w:r w:rsidR="00946399" w:rsidRPr="008E4382">
        <w:rPr>
          <w:color w:val="000000" w:themeColor="text1"/>
          <w:szCs w:val="24"/>
        </w:rPr>
        <w:t xml:space="preserve">ultimately are responsible for hybrid </w:t>
      </w:r>
      <w:r w:rsidR="002E7BE6">
        <w:rPr>
          <w:color w:val="000000" w:themeColor="text1"/>
          <w:szCs w:val="24"/>
        </w:rPr>
        <w:t>dysfunction</w:t>
      </w:r>
      <w:r w:rsidR="00946399" w:rsidRPr="008E4382">
        <w:rPr>
          <w:color w:val="000000" w:themeColor="text1"/>
          <w:szCs w:val="24"/>
        </w:rPr>
        <w:t xml:space="preserve">. </w:t>
      </w:r>
      <w:r w:rsidR="002E7BE6">
        <w:rPr>
          <w:color w:val="000000" w:themeColor="text1"/>
          <w:szCs w:val="24"/>
        </w:rPr>
        <w:t>Individuals from reciprocal crosses</w:t>
      </w:r>
      <w:r w:rsidR="00946399" w:rsidRPr="008E4382">
        <w:rPr>
          <w:color w:val="000000" w:themeColor="text1"/>
          <w:szCs w:val="24"/>
        </w:rPr>
        <w:t xml:space="preserve"> </w:t>
      </w:r>
      <w:r w:rsidR="002E7BE6">
        <w:rPr>
          <w:color w:val="000000" w:themeColor="text1"/>
          <w:szCs w:val="24"/>
        </w:rPr>
        <w:t>permit</w:t>
      </w:r>
      <w:r w:rsidR="00946399" w:rsidRPr="008E4382">
        <w:rPr>
          <w:color w:val="000000" w:themeColor="text1"/>
          <w:szCs w:val="24"/>
        </w:rPr>
        <w:t xml:space="preserve"> a direct comparison of nearly identical F1 hybrid genomes </w:t>
      </w:r>
      <w:r w:rsidR="002E7BE6">
        <w:rPr>
          <w:color w:val="000000" w:themeColor="text1"/>
          <w:szCs w:val="24"/>
        </w:rPr>
        <w:t xml:space="preserve">for females and </w:t>
      </w:r>
      <w:r w:rsidR="00946399" w:rsidRPr="008E4382">
        <w:rPr>
          <w:color w:val="000000" w:themeColor="text1"/>
          <w:szCs w:val="24"/>
        </w:rPr>
        <w:t xml:space="preserve">that, for males, only differ in the X-chromosome </w:t>
      </w:r>
      <w:r w:rsidR="00946399" w:rsidRPr="008E4382">
        <w:rPr>
          <w:color w:val="000000" w:themeColor="text1"/>
          <w:szCs w:val="24"/>
        </w:rPr>
        <w:fldChar w:fldCharType="begin"/>
      </w:r>
      <w:r w:rsidR="00DF51E1">
        <w:rPr>
          <w:color w:val="000000" w:themeColor="text1"/>
          <w:szCs w:val="24"/>
        </w:rPr>
        <w:instrText xml:space="preserve"> ADDIN ZOTERO_ITEM CSL_CITATION {"citationID":"R6t2nSil","properties":{"formattedCitation":"(Civetta, 2016)","plainCitation":"(Civetta, 2016)","noteIndex":0},"citationItems":[{"id":62,"uris":["http://zotero.org/users/9504344/items/6FG8UR3N"],"itemData":{"id":62,"type":"article-journal","abstract":"Understanding the origin of species is of interest to biologist in general and evolutionary biologist in particular. Hybrid male sterility (HMS) has been a focus in studies of speciation because sterility imposes a barrier to free gene ﬂow between organisms, thus effectively isolating them as distinct species. In this review, I focus on the role of differential gene expression in HMS and speciation. Microarray and qPCR assays have established associations between misregulation of gene expression and sterility in hybrids between closely related species. These studies originally proposed disrupted expression of spermatogenesis genes as a causative of sterility. Alternatively, rapid genetic divergence of regulatory elements, particularly as they relate to the male sex (fast-male evolution), can drive the misregulation of sperm developmental genes in the absence of sterility. The use of fertile hybrids (both backcross and F1 progeny) as controls has lent support to this alternative explanation. Differences in gene expression between fertile and sterile hybrids can also be inﬂuenced by a pattern of faster evolution of the sex chromosome (fast-X evolution) than autosomes. In particular, it would be desirable to establish whether known X-chromosome sterility factors can act as trans-regulatory drivers of genome-wide patterns of misregulation. Genome-wide expression studies coupled with assays of proxies of sterility in F1 and BC progeny have identiﬁed candidate HMS genes but functional assays, and a better phenotypic characterization of sterility phenotypes, are needed to rigorously test how these genes might contribute to HMS.","container-title":"Journal of Molecular Evolution","DOI":"10.1007/s00239-016-9734-z","ISSN":"0022-2844, 1432-1432","issue":"4-5","journalAbbreviation":"J Mol Evol","language":"en","page":"176-182","source":"DOI.org (Crossref)","title":"Misregulation of Gene Expression and Sterility in Interspecies Hybrids: Causal Links and Alternative Hypotheses","title-short":"Misregulation of Gene Expression and Sterility in Interspecies Hybrids","volume":"82","author":[{"family":"Civetta","given":"Alberto"}],"issued":{"date-parts":[["2016",5]]}}}],"schema":"https://github.com/citation-style-language/schema/raw/master/csl-citation.json"} </w:instrText>
      </w:r>
      <w:r w:rsidR="00946399" w:rsidRPr="008E4382">
        <w:rPr>
          <w:color w:val="000000" w:themeColor="text1"/>
          <w:szCs w:val="24"/>
        </w:rPr>
        <w:fldChar w:fldCharType="separate"/>
      </w:r>
      <w:r w:rsidR="00DF51E1" w:rsidRPr="00DF51E1">
        <w:t>(Civetta, 2016)</w:t>
      </w:r>
      <w:r w:rsidR="00946399" w:rsidRPr="008E4382">
        <w:rPr>
          <w:color w:val="000000" w:themeColor="text1"/>
          <w:szCs w:val="24"/>
        </w:rPr>
        <w:fldChar w:fldCharType="end"/>
      </w:r>
      <w:r w:rsidR="00946399" w:rsidRPr="008E4382">
        <w:rPr>
          <w:color w:val="000000" w:themeColor="text1"/>
          <w:szCs w:val="24"/>
        </w:rPr>
        <w:t xml:space="preserve">. While this approach fails to distinguish between </w:t>
      </w:r>
      <w:r w:rsidR="00554412" w:rsidRPr="008E4382">
        <w:rPr>
          <w:color w:val="000000" w:themeColor="text1"/>
          <w:szCs w:val="24"/>
        </w:rPr>
        <w:t>sterility</w:t>
      </w:r>
      <w:r w:rsidR="00554412">
        <w:rPr>
          <w:color w:val="000000" w:themeColor="text1"/>
          <w:szCs w:val="24"/>
        </w:rPr>
        <w:t>-</w:t>
      </w:r>
      <w:r w:rsidR="00946399" w:rsidRPr="008E4382">
        <w:rPr>
          <w:color w:val="000000" w:themeColor="text1"/>
          <w:szCs w:val="24"/>
        </w:rPr>
        <w:t xml:space="preserve">causing genes and the genes they impact, it </w:t>
      </w:r>
      <w:bookmarkStart w:id="7" w:name="_Hlk167570239"/>
      <w:r w:rsidR="002E7BE6">
        <w:rPr>
          <w:color w:val="000000" w:themeColor="text1"/>
          <w:szCs w:val="24"/>
        </w:rPr>
        <w:t>allows inference</w:t>
      </w:r>
      <w:r w:rsidR="00946399" w:rsidRPr="008E4382">
        <w:rPr>
          <w:color w:val="000000" w:themeColor="text1"/>
          <w:szCs w:val="24"/>
        </w:rPr>
        <w:t xml:space="preserve"> of candidate genes likely to be associated with hybrid sterility</w:t>
      </w:r>
      <w:bookmarkEnd w:id="7"/>
      <w:r w:rsidR="00946399" w:rsidRPr="008E4382">
        <w:rPr>
          <w:color w:val="000000" w:themeColor="text1"/>
          <w:szCs w:val="24"/>
        </w:rPr>
        <w:t xml:space="preserve">. </w:t>
      </w:r>
      <w:r w:rsidR="002E7BE6">
        <w:rPr>
          <w:color w:val="000000" w:themeColor="text1"/>
          <w:szCs w:val="24"/>
        </w:rPr>
        <w:t>Here we</w:t>
      </w:r>
      <w:r w:rsidR="00946399" w:rsidRPr="008E4382">
        <w:rPr>
          <w:color w:val="000000" w:themeColor="text1"/>
          <w:szCs w:val="24"/>
        </w:rPr>
        <w:t xml:space="preserve"> build on prior studies to investigate the role of regulatory divergence and gene misregulation underlying asymmetric hybrid sterility by comparing gene expression between sterile and fertile hybrids of two </w:t>
      </w:r>
      <w:r w:rsidR="00946399" w:rsidRPr="008E4382">
        <w:rPr>
          <w:i/>
          <w:iCs/>
          <w:color w:val="000000" w:themeColor="text1"/>
          <w:szCs w:val="24"/>
        </w:rPr>
        <w:t>Caenorhabditis</w:t>
      </w:r>
      <w:r w:rsidR="00946399" w:rsidRPr="008E4382">
        <w:rPr>
          <w:color w:val="000000" w:themeColor="text1"/>
          <w:szCs w:val="24"/>
        </w:rPr>
        <w:t xml:space="preserve"> nematodes: </w:t>
      </w:r>
      <w:r w:rsidR="00946399" w:rsidRPr="008E4382">
        <w:rPr>
          <w:i/>
          <w:iCs/>
          <w:color w:val="000000" w:themeColor="text1"/>
          <w:szCs w:val="24"/>
        </w:rPr>
        <w:t>Caenorhabditis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color w:val="000000" w:themeColor="text1"/>
          <w:szCs w:val="24"/>
        </w:rPr>
        <w:fldChar w:fldCharType="begin"/>
      </w:r>
      <w:r w:rsidR="001858AE">
        <w:rPr>
          <w:color w:val="000000" w:themeColor="text1"/>
          <w:szCs w:val="24"/>
        </w:rPr>
        <w:instrText xml:space="preserve"> ADDIN ZOTERO_ITEM CSL_CITATION {"citationID":"12StXN40","properties":{"formattedCitation":"(Bundus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D."}],"issued":{"date-parts":[["2014",11]]}}},{"id":"jVntcrVb/OAb45zI5","uris":["http://zotero.org/users/9504344/items/SPISNIXM"],"itemData":{"id":"NPJZwa9U/Cv5kAgSu","type":"article-journal","container-title":"Heredity","issue":"2","note":"publisher: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946399" w:rsidRPr="008E4382">
        <w:rPr>
          <w:color w:val="000000" w:themeColor="text1"/>
          <w:szCs w:val="24"/>
        </w:rPr>
        <w:fldChar w:fldCharType="separate"/>
      </w:r>
      <w:r w:rsidR="00DF51E1" w:rsidRPr="00DF51E1">
        <w:t>(Bundus et al., 2018; Dey et al., 2012, 2014)</w:t>
      </w:r>
      <w:r w:rsidR="00946399" w:rsidRPr="008E4382">
        <w:rPr>
          <w:color w:val="000000" w:themeColor="text1"/>
          <w:szCs w:val="24"/>
        </w:rPr>
        <w:fldChar w:fldCharType="end"/>
      </w:r>
      <w:r w:rsidR="00946399" w:rsidRPr="008E4382">
        <w:rPr>
          <w:color w:val="000000" w:themeColor="text1"/>
          <w:szCs w:val="24"/>
        </w:rPr>
        <w:t xml:space="preserve">. </w:t>
      </w:r>
    </w:p>
    <w:p w14:paraId="511EF8E9" w14:textId="315D2B9F" w:rsidR="00946399" w:rsidRDefault="00946399" w:rsidP="00662E34">
      <w:pPr>
        <w:spacing w:line="276" w:lineRule="auto"/>
        <w:rPr>
          <w:color w:val="000000" w:themeColor="text1"/>
          <w:szCs w:val="24"/>
        </w:rPr>
      </w:pP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sister species of nematode</w:t>
      </w:r>
      <w:r w:rsidR="00BC3532">
        <w:rPr>
          <w:color w:val="000000" w:themeColor="text1"/>
          <w:szCs w:val="24"/>
        </w:rPr>
        <w:t xml:space="preserve"> roundworm</w:t>
      </w:r>
      <w:r w:rsidRPr="008E4382">
        <w:rPr>
          <w:color w:val="000000" w:themeColor="text1"/>
          <w:szCs w:val="24"/>
        </w:rPr>
        <w:t>s that diverged ~5</w:t>
      </w:r>
      <w:r w:rsidR="00997D72">
        <w:rPr>
          <w:color w:val="000000" w:themeColor="text1"/>
          <w:szCs w:val="24"/>
        </w:rPr>
        <w:t>0</w:t>
      </w:r>
      <w:r w:rsidRPr="008E4382">
        <w:rPr>
          <w:color w:val="000000" w:themeColor="text1"/>
          <w:szCs w:val="24"/>
        </w:rPr>
        <w:t xml:space="preserve"> </w:t>
      </w:r>
      <w:r w:rsidR="00997D72">
        <w:rPr>
          <w:color w:val="000000" w:themeColor="text1"/>
          <w:szCs w:val="24"/>
        </w:rPr>
        <w:t>million generations ago</w:t>
      </w:r>
      <w:r w:rsidR="00997D72"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{"citationID":"mRgEoiqI","properties":{"formattedCitation":"(Dey et al., 2012; F\\uc0\\u233{}lix et al., 2014; Fusca et al., 2025)","plainCitation":"(Dey et al., 2012; Félix et al., 2014; Fusca et al., 2025)","noteIndex":0},"citationItems":[{"id":1739,"uris":["http://zotero.org/users/9504344/items/ZYATFAFK"],"itemData":{"id":1739,"type":"article-journal","abstract":"Mating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ONE","language":"en","page":"e94723","publisher":"Public Library of Science","source":"PLoS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D."}],"issued":{"date-parts":[["2014",4,11]]}}},{"id":10961,"uris":["http://zotero.org/users/9504344/items/KTAWRQPT"],"itemData":{"id":10961,"type":"article","abstract":"Reproductive isolation and genomic divergence both accumulate over time in the formation and persistence of distinct biological species. The pace of “speciation clocks” quantified with pre-zygotic and post-zygotic reproductive isolation, however, differs among taxa, with pre-zygotic isolation tending to evolve sooner in some but not all taxa. To address this issue in nematodes for the first time, here we infer the species tree and divergence times across the phylogeny of 51 species of Caenorhabditis. We incorporate several molecular evolutionary strategies in phylogenomic dating to account for complications in this group due to lack of fossil calibration, deep molecular divergence with synonymous-site saturation, and codon usage bias. By integrating divergence times with experimental data on pre- and post-zygotic reproductive isolation, we infer that post-zygotic isolation accumulates faster than pre-zygotic isolation in Caenorhabditis and that hybrid sterility evolves sooner than hybrid inviability. These findings are consistent with speciation being driven principally by intrinsic isolating barriers and the disproportionate fragility of germline developmental programs to disruption. We estimate that it takes approximately 50 million generations for intrinsic post-zygotic reproductive compatibility to be reduced by half, on average, between diverging pairs of Caenorhabditis. The protracted reproductive isolation clocks in Caenorhabditis may, in part, reflect the capacity to retain population genetic hyperdiversity, the incomplete sampling of global biodiversity, and as-yet uncharacterized incipient or cryptic species.","DOI":"10.1101/2025.06.18.660443","language":"en","license":"© 2025, Posted by Cold Spring Harbor Laboratory. This pre-print is available under a Creative Commons License (Attribution-NonCommercial 4.0 International), CC BY-NC 4.0, as described at http://creativecommons.org/licenses/by-nc/4.0/","note":"page: 2025.06.18.660443\nsection: New Results","publisher":"bioRxiv","source":"bioRxiv","title":"Phylogenomic timetree-calibrated speciation clocks for Caenorhabditis nematodes reveal slow but disproportionate accumulation of post-zygotic reproductive isolation","URL":"https://www.biorxiv.org/content/10.1101/2025.06.18.660443v1","author":[{"family":"Fusca","given":"Daniel D."},{"family":"Dall’Acqua","given":"Maia N."},{"family":"Sánchez-Ramírez","given":"Santiago"},{"family":"Cutter","given":"Asher D."}],"accessed":{"date-parts":[["2025",7,28]]},"issued":{"date-parts":[["2025",6,24]]}}}],"schema":"https://github.com/citation-style-language/schema/raw/master/csl-citation.json"} </w:instrText>
      </w:r>
      <w:r w:rsidRPr="008E4382">
        <w:rPr>
          <w:color w:val="000000" w:themeColor="text1"/>
          <w:szCs w:val="24"/>
        </w:rPr>
        <w:fldChar w:fldCharType="separate"/>
      </w:r>
      <w:r w:rsidR="001858AE" w:rsidRPr="001858AE">
        <w:t>(Dey et al., 2012; Félix et al., 2014; Fusca et al., 2025)</w:t>
      </w:r>
      <w:r w:rsidRPr="008E4382">
        <w:rPr>
          <w:color w:val="000000" w:themeColor="text1"/>
          <w:szCs w:val="24"/>
        </w:rPr>
        <w:fldChar w:fldCharType="end"/>
      </w:r>
      <w:r w:rsidRPr="008E4382">
        <w:rPr>
          <w:color w:val="000000" w:themeColor="text1"/>
          <w:szCs w:val="24"/>
        </w:rPr>
        <w:t xml:space="preserve">. </w:t>
      </w:r>
      <w:r w:rsidR="00FD16FE">
        <w:rPr>
          <w:color w:val="000000" w:themeColor="text1"/>
          <w:szCs w:val="24"/>
        </w:rPr>
        <w:t xml:space="preserve">Like other </w:t>
      </w:r>
      <w:r w:rsidR="00FD16FE" w:rsidRPr="003134C2">
        <w:rPr>
          <w:i/>
          <w:iCs/>
          <w:color w:val="000000" w:themeColor="text1"/>
          <w:szCs w:val="24"/>
        </w:rPr>
        <w:t>Caenorhabditis</w:t>
      </w:r>
      <w:r w:rsidR="00FD16FE">
        <w:rPr>
          <w:color w:val="000000" w:themeColor="text1"/>
          <w:szCs w:val="24"/>
        </w:rPr>
        <w:t>, their</w:t>
      </w:r>
      <w:r w:rsidRPr="008E4382">
        <w:rPr>
          <w:color w:val="000000" w:themeColor="text1"/>
          <w:szCs w:val="24"/>
        </w:rPr>
        <w:t xml:space="preserve"> diploid </w:t>
      </w:r>
      <w:r w:rsidR="00FD16FE">
        <w:rPr>
          <w:color w:val="000000" w:themeColor="text1"/>
          <w:szCs w:val="24"/>
        </w:rPr>
        <w:t>genomes</w:t>
      </w:r>
      <w:r w:rsidRPr="008E4382">
        <w:rPr>
          <w:color w:val="000000" w:themeColor="text1"/>
          <w:szCs w:val="24"/>
        </w:rPr>
        <w:t xml:space="preserve"> have five autosom</w:t>
      </w:r>
      <w:r w:rsidR="00FD16FE">
        <w:rPr>
          <w:color w:val="000000" w:themeColor="text1"/>
          <w:szCs w:val="24"/>
        </w:rPr>
        <w:t>es</w:t>
      </w:r>
      <w:r w:rsidRPr="008E4382">
        <w:rPr>
          <w:color w:val="000000" w:themeColor="text1"/>
          <w:szCs w:val="24"/>
        </w:rPr>
        <w:t xml:space="preserve">, </w:t>
      </w:r>
      <w:r w:rsidR="00FD16FE">
        <w:rPr>
          <w:color w:val="000000" w:themeColor="text1"/>
          <w:szCs w:val="24"/>
        </w:rPr>
        <w:t>with</w:t>
      </w:r>
      <w:r w:rsidRPr="008E4382">
        <w:rPr>
          <w:color w:val="000000" w:themeColor="text1"/>
          <w:szCs w:val="24"/>
        </w:rPr>
        <w:t xml:space="preserve"> males </w:t>
      </w:r>
      <w:r w:rsidR="00FD16FE" w:rsidRPr="008E4382">
        <w:rPr>
          <w:color w:val="000000" w:themeColor="text1"/>
          <w:szCs w:val="24"/>
        </w:rPr>
        <w:t>hav</w:t>
      </w:r>
      <w:r w:rsidR="00FD16FE">
        <w:rPr>
          <w:color w:val="000000" w:themeColor="text1"/>
          <w:szCs w:val="24"/>
        </w:rPr>
        <w:t>ing</w:t>
      </w:r>
      <w:r w:rsidR="00FD16FE" w:rsidRPr="008E4382">
        <w:rPr>
          <w:color w:val="000000" w:themeColor="text1"/>
          <w:szCs w:val="24"/>
        </w:rPr>
        <w:t xml:space="preserve"> </w:t>
      </w:r>
      <w:r w:rsidRPr="008E4382">
        <w:rPr>
          <w:color w:val="000000" w:themeColor="text1"/>
          <w:szCs w:val="24"/>
        </w:rPr>
        <w:t xml:space="preserve">one </w:t>
      </w:r>
      <w:r w:rsidR="00FD16FE">
        <w:rPr>
          <w:color w:val="000000" w:themeColor="text1"/>
          <w:szCs w:val="24"/>
        </w:rPr>
        <w:t xml:space="preserve">hemizygous </w:t>
      </w:r>
      <w:r w:rsidRPr="008E4382">
        <w:rPr>
          <w:color w:val="000000" w:themeColor="text1"/>
          <w:szCs w:val="24"/>
        </w:rPr>
        <w:t xml:space="preserve">X-chromosome </w:t>
      </w:r>
      <w:r w:rsidR="00FD16FE">
        <w:rPr>
          <w:color w:val="000000" w:themeColor="text1"/>
          <w:szCs w:val="24"/>
        </w:rPr>
        <w:t>and</w:t>
      </w:r>
      <w:r w:rsidR="00FD16FE" w:rsidRPr="008E4382">
        <w:rPr>
          <w:color w:val="000000" w:themeColor="text1"/>
          <w:szCs w:val="24"/>
        </w:rPr>
        <w:t xml:space="preserve"> </w:t>
      </w:r>
      <w:r w:rsidRPr="008E4382">
        <w:rPr>
          <w:color w:val="000000" w:themeColor="text1"/>
          <w:szCs w:val="24"/>
        </w:rPr>
        <w:t>females hav</w:t>
      </w:r>
      <w:r w:rsidR="00FD16FE">
        <w:rPr>
          <w:color w:val="000000" w:themeColor="text1"/>
          <w:szCs w:val="24"/>
        </w:rPr>
        <w:t>ing</w:t>
      </w:r>
      <w:r w:rsidRPr="008E4382">
        <w:rPr>
          <w:color w:val="000000" w:themeColor="text1"/>
          <w:szCs w:val="24"/>
        </w:rPr>
        <w:t xml:space="preserve"> two X-chromosomes</w:t>
      </w:r>
      <w:r w:rsidR="00FD16FE">
        <w:rPr>
          <w:color w:val="000000" w:themeColor="text1"/>
          <w:szCs w:val="24"/>
        </w:rPr>
        <w:t xml:space="preserve"> such that</w:t>
      </w:r>
      <w:r w:rsidRPr="008E4382">
        <w:rPr>
          <w:color w:val="000000" w:themeColor="text1"/>
          <w:szCs w:val="24"/>
        </w:rPr>
        <w:t xml:space="preserve"> X-linked dosage compensation </w:t>
      </w:r>
      <w:r w:rsidR="00FD16FE">
        <w:rPr>
          <w:color w:val="000000" w:themeColor="text1"/>
          <w:szCs w:val="24"/>
        </w:rPr>
        <w:t xml:space="preserve">is </w:t>
      </w:r>
      <w:r w:rsidRPr="008E4382">
        <w:rPr>
          <w:color w:val="000000" w:themeColor="text1"/>
          <w:szCs w:val="24"/>
        </w:rPr>
        <w:t xml:space="preserve">achieved by reducing the expression of both X-chromosomes in females </w:t>
      </w:r>
      <w:r w:rsidRPr="008E4382">
        <w:rPr>
          <w:color w:val="000000" w:themeColor="text1"/>
          <w:szCs w:val="24"/>
        </w:rPr>
        <w:fldChar w:fldCharType="begin"/>
      </w:r>
      <w:r w:rsidR="00DF51E1">
        <w:rPr>
          <w:color w:val="000000" w:themeColor="text1"/>
          <w:szCs w:val="24"/>
        </w:rPr>
        <w:instrText xml:space="preserve"> ADDIN ZOTERO_ITEM CSL_CITATION {"citationID":"I9iMWMqa","properties":{"formattedCitation":"(Meyer, 2022)","plainCitation":"(Meyer, 2022)","noteIndex":0},"citationItems":[{"id":5502,"uris":["http://zotero.org/users/9504344/items/FYNCDDK2"],"itemData":{"id":5502,"type":"article-journal","abstract":"Abnormalities in chromosome dose can reduce organismal fitness and viability by disrupting the balance of gene expression. Unlike imbalances in chromosome dose that cause pathologies, differences in X-chromosome dose that determine sex are well tolerated. Dosage compensation mechanisms have evolved in diverse species to balance X-chromosome gene expression between sexes. Mechanisms underlying nematode X-chromosome counting to determine sex revealed how small quantitative differences in molecular signals are translated into dramatically different developmental fates. Mechanisms underlying X-chromosome dosage compensation revealed the interplay between chromatin modification and three-dimensional chromosome structure imposed by an X-specific condensin complex to regulate gene expression over vast chromosomal territories. In a surprising twist of evolution, this dosage-compensation condensin complex also regulates lifespan and tolerance to proteotoxic stress.","container-title":"Current Opinion in Genetics &amp; Development","DOI":"10.1016/j.gde.2022.101912","ISSN":"0959-437X","journalAbbreviation":"Current Opinion in Genetics &amp; Development","page":"101912","source":"ScienceDirect","title":"The X chromosome in &lt;i&gt;C. elegans&lt;/i&gt; sex determination and dosage compensation","volume":"74","author":[{"family":"Meyer","given":"Barbara J"}],"issued":{"date-parts":[["2022",6,1]]}}}],"schema":"https://github.com/citation-style-language/schema/raw/master/csl-citation.json"} </w:instrText>
      </w:r>
      <w:r w:rsidRPr="008E4382">
        <w:rPr>
          <w:color w:val="000000" w:themeColor="text1"/>
          <w:szCs w:val="24"/>
        </w:rPr>
        <w:fldChar w:fldCharType="separate"/>
      </w:r>
      <w:r w:rsidR="00DF51E1" w:rsidRPr="00DF51E1">
        <w:t>(Meyer, 2022)</w:t>
      </w:r>
      <w:r w:rsidRPr="008E4382">
        <w:rPr>
          <w:color w:val="000000" w:themeColor="text1"/>
          <w:szCs w:val="24"/>
        </w:rPr>
        <w:fldChar w:fldCharType="end"/>
      </w:r>
      <w:r w:rsidRPr="008E4382">
        <w:rPr>
          <w:color w:val="000000" w:themeColor="text1"/>
          <w:szCs w:val="24"/>
        </w:rPr>
        <w:t xml:space="preserve">. </w:t>
      </w:r>
      <w:r w:rsidR="00263344">
        <w:rPr>
          <w:color w:val="000000" w:themeColor="text1"/>
          <w:szCs w:val="24"/>
        </w:rPr>
        <w:t>Inter-species h</w:t>
      </w:r>
      <w:r w:rsidRPr="008E4382">
        <w:rPr>
          <w:color w:val="000000" w:themeColor="text1"/>
          <w:szCs w:val="24"/>
        </w:rPr>
        <w:t xml:space="preserve">ybrids </w:t>
      </w:r>
      <w:r w:rsidR="00263344">
        <w:rPr>
          <w:color w:val="000000" w:themeColor="text1"/>
          <w:szCs w:val="24"/>
        </w:rPr>
        <w:t>can develop to adulthood</w:t>
      </w:r>
      <w:r w:rsidRPr="008E4382">
        <w:rPr>
          <w:color w:val="000000" w:themeColor="text1"/>
          <w:szCs w:val="24"/>
        </w:rPr>
        <w:t xml:space="preserve"> in both directions of the cross, with hybrid males showing greater hybrid sterility and inviability compared to hybrid females</w:t>
      </w:r>
      <w:r w:rsidR="00263344">
        <w:rPr>
          <w:color w:val="000000" w:themeColor="text1"/>
          <w:szCs w:val="24"/>
        </w:rPr>
        <w:t xml:space="preserve"> (Haldane’s rule)</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{"citationID":"wVSl7ESr","properties":{"formattedCitation":"(Dey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00641ADE">
        <w:rPr>
          <w:color w:val="000000" w:themeColor="text1"/>
          <w:szCs w:val="24"/>
        </w:rPr>
        <w:t xml:space="preserve"> and despite highly conserved outward morphology and undetectable pre-mating or post-mating pre-zygotic reproductive isolation</w:t>
      </w:r>
      <w:ins w:id="8" w:author="Athmaja Viswanath" w:date="2026-02-06T09:31:00Z" w16du:dateUtc="2026-02-06T17:31:00Z">
        <w:r w:rsidR="001858AE">
          <w:rPr>
            <w:color w:val="000000" w:themeColor="text1"/>
            <w:szCs w:val="24"/>
          </w:rPr>
          <w:t xml:space="preserve"> </w:t>
        </w:r>
      </w:ins>
      <w:r w:rsidR="001858AE">
        <w:rPr>
          <w:color w:val="000000" w:themeColor="text1"/>
          <w:szCs w:val="24"/>
        </w:rPr>
        <w:fldChar w:fldCharType="begin"/>
      </w:r>
      <w:r w:rsidR="001858AE">
        <w:rPr>
          <w:color w:val="000000" w:themeColor="text1"/>
          <w:szCs w:val="24"/>
        </w:rPr>
        <w:instrText xml:space="preserve"> ADDIN ZOTERO_ITEM CSL_CITATION {"citationID":"44Giqg1O","properties":{"formattedCitation":"(Dall\\uc0\\u8217{}Acqua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1858AE">
        <w:rPr>
          <w:color w:val="000000" w:themeColor="text1"/>
          <w:szCs w:val="24"/>
        </w:rPr>
        <w:fldChar w:fldCharType="separate"/>
      </w:r>
      <w:r w:rsidR="001858AE" w:rsidRPr="001858AE">
        <w:t>(Dall’Acqua et al., 2025)</w:t>
      </w:r>
      <w:r w:rsidR="001858AE">
        <w:rPr>
          <w:color w:val="000000" w:themeColor="text1"/>
          <w:szCs w:val="24"/>
        </w:rPr>
        <w:fldChar w:fldCharType="end"/>
      </w:r>
      <w:r w:rsidR="001858AE">
        <w:rPr>
          <w:color w:val="000000" w:themeColor="text1"/>
          <w:szCs w:val="24"/>
        </w:rPr>
        <w:t xml:space="preserve">. </w:t>
      </w:r>
      <w:r w:rsidR="00263344">
        <w:rPr>
          <w:color w:val="000000" w:themeColor="text1"/>
          <w:szCs w:val="24"/>
        </w:rPr>
        <w:t>R</w:t>
      </w:r>
      <w:r w:rsidRPr="008E4382">
        <w:rPr>
          <w:color w:val="000000" w:themeColor="text1"/>
          <w:szCs w:val="24"/>
        </w:rPr>
        <w:t>eciprocal crosses exhibit an asymmetry in hybrid incompatibility (Darwin’s corollary to Haldane’s rule)</w:t>
      </w:r>
      <w:r w:rsidR="00263344">
        <w:rPr>
          <w:color w:val="000000" w:themeColor="text1"/>
          <w:szCs w:val="24"/>
        </w:rPr>
        <w:t>,</w:t>
      </w:r>
      <w:r w:rsidRPr="008E4382">
        <w:rPr>
          <w:color w:val="000000" w:themeColor="text1"/>
          <w:szCs w:val="24"/>
        </w:rPr>
        <w:t xml:space="preserve"> with </w:t>
      </w:r>
      <w:r w:rsidR="00263344" w:rsidRPr="008E4382">
        <w:rPr>
          <w:color w:val="000000" w:themeColor="text1"/>
          <w:szCs w:val="24"/>
        </w:rPr>
        <w:t xml:space="preserve">higher hybrid male sterility and inviability </w:t>
      </w:r>
      <w:r w:rsidRPr="008E4382">
        <w:rPr>
          <w:color w:val="000000" w:themeColor="text1"/>
          <w:szCs w:val="24"/>
        </w:rPr>
        <w:t xml:space="preserve">with </w:t>
      </w:r>
      <w:r w:rsidRPr="003154CE">
        <w:rPr>
          <w:i/>
          <w:iCs/>
          <w:color w:val="000000" w:themeColor="text1"/>
          <w:szCs w:val="24"/>
        </w:rPr>
        <w:t>C. remanei</w:t>
      </w:r>
      <w:r w:rsidRPr="008E4382">
        <w:rPr>
          <w:color w:val="000000" w:themeColor="text1"/>
          <w:szCs w:val="24"/>
        </w:rPr>
        <w:t xml:space="preserve"> as the maternal parent </w:t>
      </w:r>
      <w:r w:rsidRPr="008E4382">
        <w:rPr>
          <w:color w:val="000000" w:themeColor="text1"/>
          <w:szCs w:val="24"/>
        </w:rPr>
        <w:fldChar w:fldCharType="begin"/>
      </w:r>
      <w:r w:rsidR="001858AE">
        <w:rPr>
          <w:color w:val="000000" w:themeColor="text1"/>
          <w:szCs w:val="24"/>
        </w:rPr>
        <w:instrText xml:space="preserve"> ADDIN ZOTERO_ITEM CSL_CITATION {"citationID":"JcAHLnlV","properties":{"unsorted":true,"formattedCitation":"(Bundus et al., 2018; Dey et al., 2012, 2014; Dall\\uc0\\u8217{}Acqua et al., 2025)","plainCitation":"(Bundus et al., 2018; Dey et al., 2012, 2014; Dall’Acqua et al., 2025)","noteIndex":0},"citationItems":[{"id":"jVntcrVb/OAb45zI5","uris":["http://zotero.org/users/9504344/items/SPISNIXM"],"itemData":{"id":"w2qxdXS0/adMprftr","type":"article-journal","container-title":"Heredity","issue":"2","note":"publisher: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Pr="008E4382">
        <w:rPr>
          <w:color w:val="000000" w:themeColor="text1"/>
          <w:szCs w:val="24"/>
        </w:rPr>
        <w:fldChar w:fldCharType="separate"/>
      </w:r>
      <w:r w:rsidR="001858AE" w:rsidRPr="001858AE">
        <w:t>(Bundus et al., 2018; Dey et al., 2012, 2014; Dall’Acqua et al., 2025)</w:t>
      </w:r>
      <w:r w:rsidRPr="008E4382">
        <w:rPr>
          <w:color w:val="000000" w:themeColor="text1"/>
          <w:szCs w:val="24"/>
        </w:rPr>
        <w:fldChar w:fldCharType="end"/>
      </w:r>
      <w:r w:rsidRPr="008E4382">
        <w:rPr>
          <w:color w:val="000000" w:themeColor="text1"/>
          <w:szCs w:val="24"/>
        </w:rPr>
        <w:t xml:space="preserve">. Previous studies on this system indicated that the genetic basis for hybrid male sterility is likely simpler than hybrid inviability, involving negative gene interactions between the X-chromosome and autosome(s) </w:t>
      </w:r>
      <w:r w:rsidRPr="008E4382">
        <w:rPr>
          <w:color w:val="000000" w:themeColor="text1"/>
          <w:szCs w:val="24"/>
        </w:rPr>
        <w:fldChar w:fldCharType="begin"/>
      </w:r>
      <w:r w:rsidR="001858AE">
        <w:rPr>
          <w:color w:val="000000" w:themeColor="text1"/>
          <w:szCs w:val="24"/>
        </w:rPr>
        <w:instrText xml:space="preserve"> ADDIN ZOTERO_ITEM CSL_CITATION {"citationID":"vofb2LPD","properties":{"formattedCitation":"(Bundus et al., 2018)","plainCitation":"(Bundus et al., 2018)","noteIndex":0},"citationItems":[{"id":"jVntcrVb/OAb45zI5","uris":["http://zotero.org/users/9504344/items/SPISNIXM"],"itemData":{"id":"w2qxdXS0/adMprftr","type":"article-journal","container-title":"Heredity","issue":"2","note":"publisher: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Pr="008E4382">
        <w:rPr>
          <w:color w:val="000000" w:themeColor="text1"/>
          <w:szCs w:val="24"/>
        </w:rPr>
        <w:fldChar w:fldCharType="separate"/>
      </w:r>
      <w:r w:rsidR="00DF51E1" w:rsidRPr="00DF51E1">
        <w:t>(Bundus et al., 2018)</w:t>
      </w:r>
      <w:r w:rsidRPr="008E4382">
        <w:rPr>
          <w:color w:val="000000" w:themeColor="text1"/>
          <w:szCs w:val="24"/>
        </w:rPr>
        <w:fldChar w:fldCharType="end"/>
      </w:r>
      <w:r w:rsidRPr="008E4382">
        <w:rPr>
          <w:color w:val="000000" w:themeColor="text1"/>
          <w:szCs w:val="24"/>
        </w:rPr>
        <w:t xml:space="preserve">. </w:t>
      </w:r>
      <w:r w:rsidR="00B96F89">
        <w:rPr>
          <w:color w:val="000000" w:themeColor="text1"/>
          <w:szCs w:val="24"/>
        </w:rPr>
        <w:t>P</w:t>
      </w:r>
      <w:r w:rsidR="00991E27">
        <w:rPr>
          <w:color w:val="000000" w:themeColor="text1"/>
          <w:szCs w:val="24"/>
        </w:rPr>
        <w:t>revious research also</w:t>
      </w:r>
      <w:r w:rsidRPr="008E4382">
        <w:rPr>
          <w:color w:val="000000" w:themeColor="text1"/>
          <w:szCs w:val="24"/>
        </w:rPr>
        <w:t xml:space="preserve"> support</w:t>
      </w:r>
      <w:r w:rsidR="00991E27">
        <w:rPr>
          <w:color w:val="000000" w:themeColor="text1"/>
          <w:szCs w:val="24"/>
        </w:rPr>
        <w:t>s</w:t>
      </w:r>
      <w:r w:rsidRPr="008E4382">
        <w:rPr>
          <w:color w:val="000000" w:themeColor="text1"/>
          <w:szCs w:val="24"/>
        </w:rPr>
        <w:t xml:space="preserve"> the notion that divergence in sex-biased gene regulation contribut</w:t>
      </w:r>
      <w:r w:rsidR="00B96F89">
        <w:rPr>
          <w:color w:val="000000" w:themeColor="text1"/>
          <w:szCs w:val="24"/>
        </w:rPr>
        <w:t>es</w:t>
      </w:r>
      <w:r w:rsidRPr="008E4382">
        <w:rPr>
          <w:color w:val="000000" w:themeColor="text1"/>
          <w:szCs w:val="24"/>
        </w:rPr>
        <w:t xml:space="preserve"> </w:t>
      </w:r>
      <w:r w:rsidR="00154724">
        <w:rPr>
          <w:color w:val="000000" w:themeColor="text1"/>
          <w:szCs w:val="24"/>
        </w:rPr>
        <w:t xml:space="preserve">importantly </w:t>
      </w:r>
      <w:r w:rsidRPr="008E4382">
        <w:rPr>
          <w:color w:val="000000" w:themeColor="text1"/>
          <w:szCs w:val="24"/>
        </w:rPr>
        <w:t xml:space="preserve">to species-level differences in gene expression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991E27">
        <w:rPr>
          <w:i/>
          <w:iCs/>
          <w:color w:val="000000" w:themeColor="text1"/>
          <w:szCs w:val="24"/>
        </w:rPr>
        <w:t xml:space="preserve"> </w:t>
      </w:r>
      <w:r w:rsidR="00991E27">
        <w:rPr>
          <w:i/>
          <w:iCs/>
          <w:color w:val="000000" w:themeColor="text1"/>
          <w:szCs w:val="24"/>
        </w:rPr>
        <w:fldChar w:fldCharType="begin"/>
      </w:r>
      <w:r w:rsidR="00991E27">
        <w:rPr>
          <w:i/>
          <w:iCs/>
          <w:color w:val="000000" w:themeColor="text1"/>
          <w:szCs w:val="24"/>
        </w:rPr>
        <w:instrText xml:space="preserve"> ADDIN ZOTERO_ITEM CSL_CITATION {"citationID":"mpzpiT4s","properties":{"formattedCitation":"(Viswanath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1E27">
        <w:rPr>
          <w:i/>
          <w:iCs/>
          <w:color w:val="000000" w:themeColor="text1"/>
          <w:szCs w:val="24"/>
        </w:rPr>
        <w:fldChar w:fldCharType="separate"/>
      </w:r>
      <w:r w:rsidR="00991E27" w:rsidRPr="00991E27">
        <w:t>(Viswanath et al., 2025)</w:t>
      </w:r>
      <w:r w:rsidR="00991E27">
        <w:rPr>
          <w:i/>
          <w:iCs/>
          <w:color w:val="000000" w:themeColor="text1"/>
          <w:szCs w:val="24"/>
        </w:rPr>
        <w:fldChar w:fldCharType="end"/>
      </w:r>
      <w:r w:rsidRPr="008E4382">
        <w:rPr>
          <w:color w:val="000000" w:themeColor="text1"/>
          <w:szCs w:val="24"/>
        </w:rPr>
        <w:t xml:space="preserve">. </w:t>
      </w:r>
      <w:r w:rsidR="00641ADE" w:rsidRPr="008E4382">
        <w:rPr>
          <w:color w:val="000000" w:themeColor="text1"/>
          <w:szCs w:val="24"/>
        </w:rPr>
        <w:t xml:space="preserve">These findings imply that gene regulatory mechanisms have diverged between the two species, </w:t>
      </w:r>
      <w:r w:rsidR="00641ADE">
        <w:rPr>
          <w:color w:val="000000" w:themeColor="text1"/>
          <w:szCs w:val="24"/>
        </w:rPr>
        <w:t>which</w:t>
      </w:r>
      <w:r w:rsidR="00641ADE" w:rsidRPr="008E4382">
        <w:rPr>
          <w:color w:val="000000" w:themeColor="text1"/>
          <w:szCs w:val="24"/>
        </w:rPr>
        <w:t xml:space="preserve"> </w:t>
      </w:r>
      <w:r w:rsidR="00641ADE">
        <w:rPr>
          <w:color w:val="000000" w:themeColor="text1"/>
          <w:szCs w:val="24"/>
        </w:rPr>
        <w:t>could</w:t>
      </w:r>
      <w:r w:rsidR="00641ADE" w:rsidRPr="008E4382">
        <w:rPr>
          <w:color w:val="000000" w:themeColor="text1"/>
          <w:szCs w:val="24"/>
        </w:rPr>
        <w:t xml:space="preserve"> lead to negative interactions in F1 hybrids, disrupting gene expression and contributing to hybrid incompatibility </w:t>
      </w:r>
      <w:r w:rsidR="00641ADE" w:rsidRPr="008E4382">
        <w:rPr>
          <w:color w:val="000000" w:themeColor="text1"/>
          <w:szCs w:val="24"/>
        </w:rPr>
        <w:fldChar w:fldCharType="begin"/>
      </w:r>
      <w:r w:rsidR="001858AE">
        <w:rPr>
          <w:color w:val="000000" w:themeColor="text1"/>
          <w:szCs w:val="24"/>
        </w:rPr>
        <w:instrText xml:space="preserve"> ADDIN ZOTERO_ITEM CSL_CITATION {"citationID":"oqHjnYty","properties":{"unsorted":true,"formattedCitation":"(Christian R Landry et al., 2005; Christian R. Landry et al., 2005; McManus et al., 2010; Landry et al., 2007; Mack et al., 2016; Li &amp; Fay, 2017)","plainCitation":"(Christian R Landry et al., 2005; Christian R. Landry et al., 2005; McManus et al., 2010; Landry et al., 2007; Mack et al., 2016; Li &amp; Fay, 2017)","noteIndex":0},"citationItems":[{"id":52,"uris":["http://zotero.org/users/9504344/items/2Q6UWWBU"],"itemData":{"id":52,"type":"article-journal","abstract":"Hybrids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L"}],"issued":{"date-parts":[["2005",12,1]]}}},{"id":5247,"uris":["http://zotero.org/users/9504344/items/38JW9EEC"],"itemData":{"id":5247,"type":"article-journal","abstract":"Hybrids between species are often characterized by novel gene-expression patterns. A recent study on allele-specific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allele-specific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interspecific hybrids.","container-title":"Genetics","DOI":"10.1534/genetics.105.047449","ISSN":"0016-6731","issue":"4","journalAbbreviation":"Genetics","language":"eng","page":"1813-1822","PMID":"16143608","PMCID":"PMC1456106","source":"PubMed","title":"Compensatory cis-trans evolution and the dysregulation of gene expression in interspecific hybrids of Drosophila","volume":"171","author":[{"family":"Landry","given":"Christian R."},{"family":"Wittkopp","given":"Patricia J."},{"family":"Taubes","given":"Clifford H."},{"family":"Ranz","given":"Jose M."},{"family":"Clark","given":"Andrew G."},{"family":"Hartl","given":"Daniel L."}],"issued":{"date-parts":[["2005",12]]}}},{"id":277,"uris":["http://zotero.org/users/9504344/items/WDWKHTUV"],"itemData":{"id":277,"type":"article-journal","abstract":"The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J."}],"issued":{"date-parts":[["2010",6]]}}},{"id":55,"uris":["http://zotero.org/users/9504344/items/DZHWG33Z"],"itemData":{"id":55,"type":"article-journal","container-title":"Heredity","DOI":"10.1038/sj.hdy.6801045","ISSN":"0018-067X, 1365-2540","issue":"5","journalAbbreviation":"Heredity","language":"en","page":"483-493","source":"DOI.org (Crossref)","title":"Genome clashes in hybrids: insights from gene expression","title-short":"Genome clashes in hybrids","volume":"99","author":[{"family":"Landry","given":"C R"},{"family":"Hartl","given":"D L"},{"family":"Ranz","given":"J M"}],"issued":{"date-parts":[["2007",11]]}}},{"id":1116,"uris":["http://zotero.org/users/9504344/items/3N88RDAN"],"itemData":{"id":1116,"type":"article-journal","abstract":"One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W."}],"issued":{"date-parts":[["2016",4]]}}},{"id":441,"uris":["http://zotero.org/users/9504344/items/FUBZLTXX"],"itemData":{"id":441,"type":"article-journal","container-title":"Genome biology and evolution","issue":"5","page":"1120–1129","publisher":"Oxford University Press","source":"Google Scholar","title":"Cis-regulatory divergence in gene expression between two thermally divergent yeast species","volume":"9","author":[{"family":"Li","given":"Xueying C."},{"family":"Fay","given":"Justin C."}],"issued":{"date-parts":[["2017"]]}}}],"schema":"https://github.com/citation-style-language/schema/raw/master/csl-citation.json"} </w:instrText>
      </w:r>
      <w:r w:rsidR="00641ADE" w:rsidRPr="008E4382">
        <w:rPr>
          <w:color w:val="000000" w:themeColor="text1"/>
          <w:szCs w:val="24"/>
        </w:rPr>
        <w:fldChar w:fldCharType="separate"/>
      </w:r>
      <w:r w:rsidR="001858AE" w:rsidRPr="001858AE">
        <w:t>(Christian R Landry et al., 2005; Christian R. Landry et al., 2005; McManus et al., 2010; Landry et al., 2007; Mack et al., 2016; Li &amp; Fay, 2017)</w:t>
      </w:r>
      <w:r w:rsidR="00641ADE" w:rsidRPr="008E4382">
        <w:rPr>
          <w:color w:val="000000" w:themeColor="text1"/>
          <w:szCs w:val="24"/>
        </w:rPr>
        <w:fldChar w:fldCharType="end"/>
      </w:r>
      <w:r w:rsidR="00641ADE" w:rsidRPr="008E4382">
        <w:rPr>
          <w:color w:val="000000" w:themeColor="text1"/>
          <w:szCs w:val="24"/>
        </w:rPr>
        <w:t xml:space="preserve">. </w:t>
      </w:r>
      <w:r w:rsidR="00E06652">
        <w:rPr>
          <w:color w:val="000000" w:themeColor="text1"/>
          <w:szCs w:val="24"/>
        </w:rPr>
        <w:t>To</w:t>
      </w:r>
      <w:r w:rsidR="00E06652" w:rsidRPr="008E4382">
        <w:rPr>
          <w:color w:val="000000" w:themeColor="text1"/>
          <w:szCs w:val="24"/>
        </w:rPr>
        <w:t xml:space="preserve"> </w:t>
      </w:r>
      <w:r w:rsidRPr="008E4382">
        <w:rPr>
          <w:color w:val="000000" w:themeColor="text1"/>
          <w:szCs w:val="24"/>
        </w:rPr>
        <w:t xml:space="preserve">investigate </w:t>
      </w:r>
      <w:r w:rsidR="00991E27">
        <w:rPr>
          <w:color w:val="000000" w:themeColor="text1"/>
          <w:szCs w:val="24"/>
        </w:rPr>
        <w:t xml:space="preserve">gene </w:t>
      </w:r>
      <w:r w:rsidRPr="008E4382">
        <w:rPr>
          <w:color w:val="000000" w:themeColor="text1"/>
          <w:szCs w:val="24"/>
        </w:rPr>
        <w:t xml:space="preserve">regulatory divergence in asymmetric post-zygotic reproductive isolation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00E06652">
        <w:rPr>
          <w:color w:val="000000" w:themeColor="text1"/>
          <w:szCs w:val="24"/>
        </w:rPr>
        <w:t xml:space="preserve">, we </w:t>
      </w:r>
      <w:r w:rsidRPr="008E4382">
        <w:rPr>
          <w:color w:val="000000" w:themeColor="text1"/>
          <w:szCs w:val="24"/>
        </w:rPr>
        <w:t>generat</w:t>
      </w:r>
      <w:r w:rsidR="00E06652">
        <w:rPr>
          <w:color w:val="000000" w:themeColor="text1"/>
          <w:szCs w:val="24"/>
        </w:rPr>
        <w:t>ed</w:t>
      </w:r>
      <w:r w:rsidRPr="008E4382">
        <w:rPr>
          <w:color w:val="000000" w:themeColor="text1"/>
          <w:szCs w:val="24"/>
        </w:rPr>
        <w:t xml:space="preserve"> a </w:t>
      </w:r>
      <w:r w:rsidRPr="008E4382">
        <w:rPr>
          <w:color w:val="000000" w:themeColor="text1"/>
          <w:szCs w:val="24"/>
        </w:rPr>
        <w:lastRenderedPageBreak/>
        <w:t xml:space="preserve">transcriptomic dataset </w:t>
      </w:r>
      <w:r w:rsidR="00E06652">
        <w:rPr>
          <w:color w:val="000000" w:themeColor="text1"/>
          <w:szCs w:val="24"/>
        </w:rPr>
        <w:t>for both</w:t>
      </w:r>
      <w:r w:rsidRPr="008E4382">
        <w:rPr>
          <w:color w:val="000000" w:themeColor="text1"/>
          <w:szCs w:val="24"/>
        </w:rPr>
        <w:t xml:space="preserve"> species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E06652" w:rsidRPr="008E4382">
        <w:rPr>
          <w:color w:val="000000" w:themeColor="text1"/>
          <w:szCs w:val="24"/>
        </w:rPr>
        <w:t xml:space="preserve">and hybrids from both reciprocal cross directions </w:t>
      </w:r>
      <w:r w:rsidR="00E06652">
        <w:rPr>
          <w:color w:val="000000" w:themeColor="text1"/>
          <w:szCs w:val="24"/>
        </w:rPr>
        <w:t>for each</w:t>
      </w:r>
      <w:r w:rsidRPr="008E4382">
        <w:rPr>
          <w:color w:val="000000" w:themeColor="text1"/>
          <w:szCs w:val="24"/>
        </w:rPr>
        <w:t xml:space="preserve"> sex (males and females)</w:t>
      </w:r>
      <w:r w:rsidR="00E06652">
        <w:rPr>
          <w:color w:val="000000" w:themeColor="text1"/>
          <w:szCs w:val="24"/>
        </w:rPr>
        <w:t xml:space="preserve"> in</w:t>
      </w:r>
      <w:r w:rsidRPr="008E4382">
        <w:rPr>
          <w:color w:val="000000" w:themeColor="text1"/>
          <w:szCs w:val="24"/>
        </w:rPr>
        <w:t xml:space="preserve"> two tissue</w:t>
      </w:r>
      <w:r w:rsidR="00E06652">
        <w:rPr>
          <w:color w:val="000000" w:themeColor="text1"/>
          <w:szCs w:val="24"/>
        </w:rPr>
        <w:t xml:space="preserve"> type</w:t>
      </w:r>
      <w:r w:rsidRPr="008E4382">
        <w:rPr>
          <w:color w:val="000000" w:themeColor="text1"/>
          <w:szCs w:val="24"/>
        </w:rPr>
        <w:t xml:space="preserve">s (gonad and soma). </w:t>
      </w:r>
      <w:bookmarkStart w:id="9" w:name="_Hlk167570418"/>
      <w:r w:rsidR="00CB193A">
        <w:rPr>
          <w:color w:val="000000" w:themeColor="text1"/>
          <w:szCs w:val="24"/>
        </w:rPr>
        <w:t>By analyzing allele specific expression in hybrids to infer modes of regulatory divergence</w:t>
      </w:r>
      <w:r w:rsidR="00BC3532">
        <w:rPr>
          <w:color w:val="000000" w:themeColor="text1"/>
          <w:szCs w:val="24"/>
        </w:rPr>
        <w:t>,</w:t>
      </w:r>
      <w:r w:rsidR="00CB193A">
        <w:rPr>
          <w:color w:val="000000" w:themeColor="text1"/>
          <w:szCs w:val="24"/>
        </w:rPr>
        <w:t xml:space="preserve"> we then characterized</w:t>
      </w:r>
      <w:r w:rsidRPr="008E4382">
        <w:rPr>
          <w:color w:val="000000" w:themeColor="text1"/>
          <w:szCs w:val="24"/>
        </w:rPr>
        <w:t xml:space="preserve"> the evolution of asymmetric misexpression</w:t>
      </w:r>
      <w:r w:rsidR="00CB193A">
        <w:rPr>
          <w:color w:val="000000" w:themeColor="text1"/>
          <w:szCs w:val="24"/>
        </w:rPr>
        <w:t xml:space="preserve"> with respect to</w:t>
      </w:r>
      <w:r w:rsidRPr="008E4382">
        <w:rPr>
          <w:color w:val="000000" w:themeColor="text1"/>
          <w:szCs w:val="24"/>
        </w:rPr>
        <w:t xml:space="preserve"> sex </w:t>
      </w:r>
      <w:r w:rsidR="00CB193A">
        <w:rPr>
          <w:color w:val="000000" w:themeColor="text1"/>
          <w:szCs w:val="24"/>
        </w:rPr>
        <w:t xml:space="preserve">and tissue </w:t>
      </w:r>
      <w:r w:rsidRPr="008E4382">
        <w:rPr>
          <w:color w:val="000000" w:themeColor="text1"/>
          <w:szCs w:val="24"/>
        </w:rPr>
        <w:t>differences in gene regulat</w:t>
      </w:r>
      <w:r w:rsidR="00BC3532">
        <w:rPr>
          <w:color w:val="000000" w:themeColor="text1"/>
          <w:szCs w:val="24"/>
        </w:rPr>
        <w:t>ion</w:t>
      </w:r>
      <w:r w:rsidRPr="008E4382">
        <w:rPr>
          <w:color w:val="000000" w:themeColor="text1"/>
          <w:szCs w:val="24"/>
        </w:rPr>
        <w:t>.</w:t>
      </w:r>
    </w:p>
    <w:p w14:paraId="323785A6" w14:textId="77777777" w:rsidR="00DC1982" w:rsidRPr="008E4382" w:rsidRDefault="00DC1982" w:rsidP="00662E34">
      <w:pPr>
        <w:spacing w:line="276" w:lineRule="auto"/>
        <w:rPr>
          <w:color w:val="000000" w:themeColor="text1"/>
          <w:szCs w:val="24"/>
        </w:rPr>
      </w:pPr>
    </w:p>
    <w:p w14:paraId="2C3FD25F" w14:textId="77777777" w:rsidR="00946399" w:rsidRDefault="00946399" w:rsidP="00662E34">
      <w:pPr>
        <w:pStyle w:val="Heading2"/>
        <w:spacing w:line="276" w:lineRule="auto"/>
        <w:rPr>
          <w:rFonts w:ascii="Times New Roman" w:hAnsi="Times New Roman" w:cs="Times New Roman"/>
        </w:rPr>
      </w:pPr>
      <w:bookmarkStart w:id="10" w:name="_Toc168460377"/>
      <w:bookmarkEnd w:id="9"/>
      <w:r>
        <w:rPr>
          <w:rFonts w:ascii="Times New Roman" w:hAnsi="Times New Roman" w:cs="Times New Roman"/>
        </w:rPr>
        <w:t>Methods</w:t>
      </w:r>
      <w:bookmarkEnd w:id="10"/>
    </w:p>
    <w:p w14:paraId="2776442E" w14:textId="5DE86CBB" w:rsidR="00946399" w:rsidRDefault="00946399" w:rsidP="00662E34">
      <w:pPr>
        <w:pStyle w:val="Heading3"/>
        <w:spacing w:line="276" w:lineRule="auto"/>
        <w:rPr>
          <w:rFonts w:cs="Times New Roman"/>
        </w:rPr>
      </w:pPr>
      <w:bookmarkStart w:id="11" w:name="_Toc168460378"/>
      <w:bookmarkStart w:id="12" w:name="_Hlk168418043"/>
      <w:r>
        <w:rPr>
          <w:rFonts w:cs="Times New Roman"/>
        </w:rPr>
        <w:t>Nematode dissection</w:t>
      </w:r>
      <w:r w:rsidR="00E3460D">
        <w:rPr>
          <w:rFonts w:cs="Times New Roman"/>
        </w:rPr>
        <w:t>,</w:t>
      </w:r>
      <w:r>
        <w:rPr>
          <w:rFonts w:cs="Times New Roman"/>
        </w:rPr>
        <w:t xml:space="preserve"> RNA isolation</w:t>
      </w:r>
      <w:bookmarkEnd w:id="11"/>
      <w:r w:rsidR="00E3460D">
        <w:rPr>
          <w:rFonts w:cs="Times New Roman"/>
        </w:rPr>
        <w:t>, and transcriptome sequencing</w:t>
      </w:r>
    </w:p>
    <w:bookmarkEnd w:id="12"/>
    <w:p w14:paraId="1F3BCB72" w14:textId="452C4D37" w:rsidR="00D70C17" w:rsidRDefault="00220E07" w:rsidP="00662E34">
      <w:pPr>
        <w:spacing w:line="276" w:lineRule="auto"/>
        <w:rPr>
          <w:rStyle w:val="CommentReference"/>
          <w:color w:val="000000" w:themeColor="text1"/>
          <w:szCs w:val="24"/>
        </w:rPr>
      </w:pPr>
      <w:r>
        <w:rPr>
          <w:color w:val="000000" w:themeColor="text1"/>
          <w:szCs w:val="24"/>
        </w:rPr>
        <w:t>Following</w:t>
      </w:r>
      <w:r w:rsidR="00946399" w:rsidRPr="008E4382">
        <w:rPr>
          <w:color w:val="000000" w:themeColor="text1"/>
          <w:szCs w:val="24"/>
        </w:rPr>
        <w:t xml:space="preserve"> the methods </w:t>
      </w:r>
      <w:r>
        <w:rPr>
          <w:color w:val="000000" w:themeColor="text1"/>
          <w:szCs w:val="24"/>
        </w:rPr>
        <w:t>of</w:t>
      </w:r>
      <w:r w:rsidR="00946399" w:rsidRPr="008E4382">
        <w:rPr>
          <w:color w:val="000000" w:themeColor="text1"/>
          <w:szCs w:val="24"/>
        </w:rPr>
        <w:t xml:space="preserve"> </w:t>
      </w:r>
      <w:r w:rsidR="00995CE4">
        <w:rPr>
          <w:color w:val="000000" w:themeColor="text1"/>
          <w:szCs w:val="24"/>
        </w:rPr>
        <w:fldChar w:fldCharType="begin"/>
      </w:r>
      <w:r w:rsidR="0060161A">
        <w:rPr>
          <w:color w:val="000000" w:themeColor="text1"/>
          <w:szCs w:val="24"/>
        </w:rPr>
        <w:instrText xml:space="preserve"> ADDIN ZOTERO_ITEM CSL_CITATION {"citationID":"rkJhJ3bJ","properties":{"formattedCitation":"(Viswanath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995CE4">
        <w:rPr>
          <w:color w:val="000000" w:themeColor="text1"/>
          <w:szCs w:val="24"/>
        </w:rPr>
        <w:fldChar w:fldCharType="separate"/>
      </w:r>
      <w:r w:rsidR="00995CE4" w:rsidRPr="00995CE4">
        <w:t xml:space="preserve">Viswanath et al. </w:t>
      </w:r>
      <w:r>
        <w:t>(</w:t>
      </w:r>
      <w:r w:rsidR="00995CE4" w:rsidRPr="00995CE4">
        <w:t>2025</w:t>
      </w:r>
      <w:r w:rsidR="00995CE4">
        <w:rPr>
          <w:color w:val="000000" w:themeColor="text1"/>
          <w:szCs w:val="24"/>
        </w:rPr>
        <w:fldChar w:fldCharType="end"/>
      </w:r>
      <w:r>
        <w:rPr>
          <w:color w:val="000000" w:themeColor="text1"/>
          <w:szCs w:val="24"/>
        </w:rPr>
        <w:t>), we dissected male and female nematodes</w:t>
      </w:r>
      <w:r w:rsidR="00946399" w:rsidRPr="008E4382">
        <w:rPr>
          <w:color w:val="000000" w:themeColor="text1"/>
          <w:szCs w:val="24"/>
        </w:rPr>
        <w:t xml:space="preserve"> to isolate gonad and soma from</w:t>
      </w:r>
      <w:r>
        <w:rPr>
          <w:color w:val="000000" w:themeColor="text1"/>
          <w:szCs w:val="24"/>
        </w:rPr>
        <w:t xml:space="preserve"> F1 hybrid individuals</w:t>
      </w:r>
      <w:r w:rsidR="00946399" w:rsidRPr="008E4382">
        <w:rPr>
          <w:color w:val="000000" w:themeColor="text1"/>
          <w:szCs w:val="24"/>
        </w:rPr>
        <w:t xml:space="preserve"> </w:t>
      </w:r>
      <w:r>
        <w:rPr>
          <w:color w:val="000000" w:themeColor="text1"/>
          <w:szCs w:val="24"/>
        </w:rPr>
        <w:t>(</w:t>
      </w:r>
      <w:r w:rsidR="00946399" w:rsidRPr="003154CE">
        <w:rPr>
          <w:i/>
          <w:iCs/>
          <w:color w:val="000000" w:themeColor="text1"/>
          <w:szCs w:val="24"/>
        </w:rPr>
        <w:t>C. remanei</w:t>
      </w:r>
      <w:r w:rsidR="00946399" w:rsidRPr="008E4382">
        <w:rPr>
          <w:color w:val="000000" w:themeColor="text1"/>
          <w:szCs w:val="24"/>
        </w:rPr>
        <w:t xml:space="preserve"> </w:t>
      </w:r>
      <w:r>
        <w:rPr>
          <w:color w:val="000000" w:themeColor="text1"/>
          <w:szCs w:val="24"/>
        </w:rPr>
        <w:t>VX0003 ×</w:t>
      </w:r>
      <w:r w:rsidR="00946399" w:rsidRPr="008E4382">
        <w:rPr>
          <w:color w:val="000000" w:themeColor="text1"/>
          <w:szCs w:val="24"/>
        </w:rPr>
        <w:t xml:space="preserve"> </w:t>
      </w:r>
      <w:r w:rsidR="00946399" w:rsidRPr="003154CE">
        <w:rPr>
          <w:i/>
          <w:iCs/>
          <w:color w:val="000000" w:themeColor="text1"/>
          <w:szCs w:val="24"/>
        </w:rPr>
        <w:t>C. latens</w:t>
      </w:r>
      <w:r>
        <w:rPr>
          <w:color w:val="000000" w:themeColor="text1"/>
          <w:szCs w:val="24"/>
        </w:rPr>
        <w:t xml:space="preserve"> VX0088) </w:t>
      </w:r>
      <w:r w:rsidR="00946399" w:rsidRPr="008E4382">
        <w:rPr>
          <w:color w:val="000000" w:themeColor="text1"/>
          <w:szCs w:val="24"/>
        </w:rPr>
        <w:t>from both directions of the cross</w:t>
      </w:r>
      <w:r>
        <w:rPr>
          <w:color w:val="000000" w:themeColor="text1"/>
          <w:szCs w:val="24"/>
        </w:rPr>
        <w:t xml:space="preserve"> to use for RNA isolation and sequencing</w:t>
      </w:r>
      <w:r w:rsidR="00946399" w:rsidRPr="008E4382">
        <w:rPr>
          <w:color w:val="000000" w:themeColor="text1"/>
          <w:szCs w:val="24"/>
        </w:rPr>
        <w:t xml:space="preserve">. </w:t>
      </w:r>
      <w:r>
        <w:rPr>
          <w:color w:val="000000" w:themeColor="text1"/>
          <w:szCs w:val="24"/>
        </w:rPr>
        <w:t xml:space="preserve">This hybrid data was then integrated with the transcriptome dataset of </w:t>
      </w:r>
      <w:r>
        <w:rPr>
          <w:color w:val="000000" w:themeColor="text1"/>
          <w:szCs w:val="24"/>
        </w:rPr>
        <w:fldChar w:fldCharType="begin"/>
      </w:r>
      <w:r>
        <w:rPr>
          <w:color w:val="000000" w:themeColor="text1"/>
          <w:szCs w:val="24"/>
        </w:rPr>
        <w:instrText xml:space="preserve"> ADDIN ZOTERO_ITEM CSL_CITATION {"citationID":"IlV9bZEO","properties":{"formattedCitation":"(Viswanath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995CE4">
        <w:t xml:space="preserve">Viswanath et al. </w:t>
      </w:r>
      <w:r>
        <w:t>(</w:t>
      </w:r>
      <w:r w:rsidRPr="00995CE4">
        <w:t>2025</w:t>
      </w:r>
      <w:r>
        <w:rPr>
          <w:color w:val="000000" w:themeColor="text1"/>
          <w:szCs w:val="24"/>
        </w:rPr>
        <w:fldChar w:fldCharType="end"/>
      </w:r>
      <w:r>
        <w:rPr>
          <w:color w:val="000000" w:themeColor="text1"/>
          <w:szCs w:val="24"/>
        </w:rPr>
        <w:t xml:space="preserve">) for comparable sex × tissue sample types from each of the parental species, which were collected contemporaneously. </w:t>
      </w:r>
      <w:r w:rsidR="00946399" w:rsidRPr="008E4382">
        <w:rPr>
          <w:color w:val="000000" w:themeColor="text1"/>
          <w:szCs w:val="24"/>
        </w:rPr>
        <w:t xml:space="preserve">Briefly, </w:t>
      </w:r>
      <w:r w:rsidR="00C50A99">
        <w:rPr>
          <w:color w:val="000000" w:themeColor="text1"/>
          <w:szCs w:val="24"/>
        </w:rPr>
        <w:t>we</w:t>
      </w:r>
      <w:r w:rsidR="00946399" w:rsidRPr="008E4382">
        <w:rPr>
          <w:color w:val="000000" w:themeColor="text1"/>
          <w:szCs w:val="24"/>
        </w:rPr>
        <w:t xml:space="preserve"> cultured three replicate populations of </w:t>
      </w:r>
      <w:r w:rsidR="00946399" w:rsidRPr="003154CE">
        <w:rPr>
          <w:i/>
          <w:iCs/>
          <w:color w:val="000000" w:themeColor="text1"/>
          <w:szCs w:val="24"/>
        </w:rPr>
        <w:t>C. remanei</w:t>
      </w:r>
      <w:r w:rsidR="00946399" w:rsidRPr="008E4382">
        <w:rPr>
          <w:i/>
          <w:iCs/>
          <w:color w:val="000000" w:themeColor="text1"/>
          <w:szCs w:val="24"/>
        </w:rPr>
        <w:t xml:space="preserve"> </w:t>
      </w:r>
      <w:r w:rsidR="00946399" w:rsidRPr="008E4382">
        <w:rPr>
          <w:iCs/>
          <w:color w:val="000000" w:themeColor="text1"/>
          <w:szCs w:val="24"/>
        </w:rPr>
        <w:t>(P1)</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w:t>
      </w:r>
      <w:r w:rsidR="00946399" w:rsidRPr="008E4382">
        <w:rPr>
          <w:iCs/>
          <w:color w:val="000000" w:themeColor="text1"/>
          <w:szCs w:val="24"/>
        </w:rPr>
        <w:t xml:space="preserve">(P2) </w:t>
      </w:r>
      <w:r w:rsidR="00946399" w:rsidRPr="008E4382">
        <w:rPr>
          <w:color w:val="000000" w:themeColor="text1"/>
          <w:szCs w:val="24"/>
        </w:rPr>
        <w:t xml:space="preserve">and F1 hybrids from each reciprocal cross direction (H1 with maternal </w:t>
      </w:r>
      <w:r w:rsidR="00946399" w:rsidRPr="003154CE">
        <w:rPr>
          <w:i/>
          <w:iCs/>
          <w:color w:val="000000" w:themeColor="text1"/>
          <w:szCs w:val="24"/>
        </w:rPr>
        <w:t>C. remanei</w:t>
      </w:r>
      <w:r>
        <w:rPr>
          <w:color w:val="000000" w:themeColor="text1"/>
          <w:szCs w:val="24"/>
        </w:rPr>
        <w:t>,</w:t>
      </w:r>
      <w:r w:rsidRPr="008E4382">
        <w:rPr>
          <w:color w:val="000000" w:themeColor="text1"/>
          <w:szCs w:val="24"/>
        </w:rPr>
        <w:t xml:space="preserve"> </w:t>
      </w:r>
      <w:r w:rsidR="00946399" w:rsidRPr="008E4382">
        <w:rPr>
          <w:color w:val="000000" w:themeColor="text1"/>
          <w:szCs w:val="24"/>
        </w:rPr>
        <w:t xml:space="preserve">H2 with maternal </w:t>
      </w:r>
      <w:r w:rsidR="00946399" w:rsidRPr="003154CE">
        <w:rPr>
          <w:i/>
          <w:iCs/>
          <w:color w:val="000000" w:themeColor="text1"/>
          <w:szCs w:val="24"/>
        </w:rPr>
        <w:t>C. latens</w:t>
      </w:r>
      <w:r w:rsidR="00946399" w:rsidRPr="008E4382">
        <w:rPr>
          <w:color w:val="000000" w:themeColor="text1"/>
          <w:szCs w:val="24"/>
        </w:rPr>
        <w:t xml:space="preserve">). </w:t>
      </w:r>
      <w:r w:rsidR="00995CE4">
        <w:rPr>
          <w:color w:val="000000" w:themeColor="text1"/>
          <w:szCs w:val="24"/>
        </w:rPr>
        <w:t>W</w:t>
      </w:r>
      <w:r w:rsidR="00C50A99">
        <w:rPr>
          <w:color w:val="000000" w:themeColor="text1"/>
          <w:szCs w:val="24"/>
        </w:rPr>
        <w:t>e</w:t>
      </w:r>
      <w:r w:rsidR="00946399" w:rsidRPr="008E4382">
        <w:rPr>
          <w:color w:val="000000" w:themeColor="text1"/>
          <w:szCs w:val="24"/>
        </w:rPr>
        <w:t xml:space="preserve"> extracted total RNA from ~400 animals per replicate, including gonad and somatic tissue from male and female adults of wildtype species and hybrids. The F1 male hybrids with </w:t>
      </w:r>
      <w:r w:rsidR="00946399" w:rsidRPr="003154CE">
        <w:rPr>
          <w:i/>
          <w:iCs/>
          <w:color w:val="000000" w:themeColor="text1"/>
          <w:szCs w:val="24"/>
        </w:rPr>
        <w:t>C. remanei</w:t>
      </w:r>
      <w:r w:rsidR="00946399" w:rsidRPr="008E4382">
        <w:rPr>
          <w:color w:val="000000" w:themeColor="text1"/>
          <w:szCs w:val="24"/>
        </w:rPr>
        <w:t xml:space="preserve"> as the maternal parent (H1) had severe gonad defects preventing isolation of gonad tissue for these males, so </w:t>
      </w:r>
      <w:r w:rsidR="00C50A99">
        <w:rPr>
          <w:color w:val="000000" w:themeColor="text1"/>
          <w:szCs w:val="24"/>
        </w:rPr>
        <w:t>we</w:t>
      </w:r>
      <w:r w:rsidR="00946399" w:rsidRPr="008E4382">
        <w:rPr>
          <w:color w:val="000000" w:themeColor="text1"/>
          <w:szCs w:val="24"/>
        </w:rPr>
        <w:t xml:space="preserve"> additionally collected RNA from whole male worms for </w:t>
      </w:r>
      <w:r w:rsidR="00946399" w:rsidRPr="003154CE">
        <w:rPr>
          <w:i/>
          <w:iCs/>
          <w:color w:val="000000" w:themeColor="text1"/>
          <w:szCs w:val="24"/>
        </w:rPr>
        <w:t>C. remanei</w:t>
      </w:r>
      <w:r w:rsidR="00946399"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xml:space="preserve"> and hybrid males from reciprocal crosses (</w:t>
      </w:r>
      <w:commentRangeStart w:id="13"/>
      <w:r w:rsidR="00946399" w:rsidRPr="008E4382">
        <w:rPr>
          <w:color w:val="000000" w:themeColor="text1"/>
          <w:szCs w:val="24"/>
        </w:rPr>
        <w:t>H1</w:t>
      </w:r>
      <w:r>
        <w:rPr>
          <w:color w:val="000000" w:themeColor="text1"/>
          <w:szCs w:val="24"/>
        </w:rPr>
        <w:t xml:space="preserve">, </w:t>
      </w:r>
      <w:r w:rsidR="00946399" w:rsidRPr="008E4382">
        <w:rPr>
          <w:color w:val="000000" w:themeColor="text1"/>
          <w:szCs w:val="24"/>
        </w:rPr>
        <w:t>H2</w:t>
      </w:r>
      <w:commentRangeEnd w:id="13"/>
      <w:r w:rsidR="00995CE4" w:rsidRPr="008E4382">
        <w:rPr>
          <w:rStyle w:val="CommentReference"/>
          <w:color w:val="000000" w:themeColor="text1"/>
          <w:sz w:val="24"/>
          <w:szCs w:val="24"/>
        </w:rPr>
        <w:commentReference w:id="13"/>
      </w:r>
      <w:r w:rsidR="00946399" w:rsidRPr="008E4382">
        <w:rPr>
          <w:color w:val="000000" w:themeColor="text1"/>
          <w:szCs w:val="24"/>
        </w:rPr>
        <w:t xml:space="preserve">) to directly compare expression across the different treatments. </w:t>
      </w:r>
      <w:r w:rsidR="00CB193A" w:rsidRPr="008E4382">
        <w:rPr>
          <w:color w:val="000000" w:themeColor="text1"/>
          <w:szCs w:val="24"/>
        </w:rPr>
        <w:t xml:space="preserve">This collection of samples enabled </w:t>
      </w:r>
      <w:r w:rsidR="00CB193A">
        <w:rPr>
          <w:color w:val="000000" w:themeColor="text1"/>
          <w:szCs w:val="24"/>
        </w:rPr>
        <w:t>us</w:t>
      </w:r>
      <w:r w:rsidR="00CB193A" w:rsidRPr="008E4382">
        <w:rPr>
          <w:color w:val="000000" w:themeColor="text1"/>
          <w:szCs w:val="24"/>
        </w:rPr>
        <w:t xml:space="preserve"> to address </w:t>
      </w:r>
      <w:r w:rsidR="00CB193A" w:rsidRPr="00991E27">
        <w:rPr>
          <w:rStyle w:val="CommentReference"/>
          <w:color w:val="000000" w:themeColor="text1"/>
          <w:sz w:val="24"/>
          <w:szCs w:val="24"/>
        </w:rPr>
        <w:t xml:space="preserve">the effects of tissue type and sex, as well as tissue allometric scaling that can make it challenging to study hybrid misexpression </w:t>
      </w:r>
      <w:r w:rsidR="00CB193A" w:rsidRPr="008E4382">
        <w:rPr>
          <w:rStyle w:val="CommentReference"/>
          <w:color w:val="000000" w:themeColor="text1"/>
          <w:szCs w:val="24"/>
        </w:rPr>
        <w:fldChar w:fldCharType="begin"/>
      </w:r>
      <w:r w:rsidR="00CB193A">
        <w:rPr>
          <w:rStyle w:val="CommentReference"/>
          <w:color w:val="000000" w:themeColor="text1"/>
          <w:szCs w:val="24"/>
        </w:rPr>
        <w:instrText xml:space="preserve"> ADDIN ZOTERO_ITEM CSL_CITATION {"citationID":"rGaRkUg6","properties":{"formattedCitation":"(Assis et al., 2012; Harrison et al., 2015)","plainCitation":"(Assis et al., 2012; Harrison et al., 2015)","noteIndex":0},"citationItems":[{"id":294,"uris":["http://zotero.org/users/9504344/items/SEJSACAN"],"itemData":{"id":294,"type":"article-journal","abstract":"Sex-biased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00CB193A" w:rsidRPr="008E4382">
        <w:rPr>
          <w:rStyle w:val="CommentReference"/>
          <w:color w:val="000000" w:themeColor="text1"/>
          <w:szCs w:val="24"/>
        </w:rPr>
        <w:fldChar w:fldCharType="separate"/>
      </w:r>
      <w:r w:rsidR="00CB193A" w:rsidRPr="00DF51E1">
        <w:t>(Assis et al., 2012; Harrison et al., 2015)</w:t>
      </w:r>
      <w:r w:rsidR="00CB193A" w:rsidRPr="008E4382">
        <w:rPr>
          <w:rStyle w:val="CommentReference"/>
          <w:color w:val="000000" w:themeColor="text1"/>
          <w:szCs w:val="24"/>
        </w:rPr>
        <w:fldChar w:fldCharType="end"/>
      </w:r>
      <w:r w:rsidR="00CB193A" w:rsidRPr="008E4382">
        <w:rPr>
          <w:rStyle w:val="CommentReference"/>
          <w:color w:val="000000" w:themeColor="text1"/>
          <w:szCs w:val="24"/>
        </w:rPr>
        <w:t xml:space="preserve">. </w:t>
      </w:r>
    </w:p>
    <w:p w14:paraId="7F225EFD" w14:textId="617F9964" w:rsidR="00946399" w:rsidRDefault="00946399" w:rsidP="00662E34">
      <w:pPr>
        <w:spacing w:line="276" w:lineRule="auto"/>
        <w:rPr>
          <w:color w:val="000000" w:themeColor="text1"/>
          <w:szCs w:val="24"/>
        </w:rPr>
      </w:pPr>
      <w:r w:rsidRPr="008E4382">
        <w:rPr>
          <w:color w:val="000000" w:themeColor="text1"/>
          <w:szCs w:val="24"/>
        </w:rPr>
        <w:t>All th</w:t>
      </w:r>
      <w:r w:rsidR="00B168E9">
        <w:rPr>
          <w:color w:val="000000" w:themeColor="text1"/>
          <w:szCs w:val="24"/>
        </w:rPr>
        <w:t>e hybrid</w:t>
      </w:r>
      <w:r w:rsidRPr="008E4382">
        <w:rPr>
          <w:color w:val="000000" w:themeColor="text1"/>
          <w:szCs w:val="24"/>
        </w:rPr>
        <w:t xml:space="preserve"> samples along with those analyzed in</w:t>
      </w:r>
      <w:r w:rsidR="00B168E9">
        <w:rPr>
          <w:color w:val="000000" w:themeColor="text1"/>
          <w:szCs w:val="24"/>
        </w:rPr>
        <w:t xml:space="preserve"> </w:t>
      </w:r>
      <w:r w:rsidR="00B168E9">
        <w:rPr>
          <w:color w:val="000000" w:themeColor="text1"/>
          <w:szCs w:val="24"/>
        </w:rPr>
        <w:fldChar w:fldCharType="begin"/>
      </w:r>
      <w:r w:rsidR="0060161A">
        <w:rPr>
          <w:color w:val="000000" w:themeColor="text1"/>
          <w:szCs w:val="24"/>
        </w:rPr>
        <w:instrText xml:space="preserve"> ADDIN ZOTERO_ITEM CSL_CITATION {"citationID":"cTJWRJ7R","properties":{"formattedCitation":"(Viswanath et al., 2025)","plainCitation":"(Viswanath et al., 2025)","dontUpdate":true,"noteIndex":0},"citationItems":[{"id":13672,"uris":["http://zotero.org/users/9504344/items/94PDE45R"],"itemData":{"id":13672,"type":"article-journal","abstract":"Diverse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168E9">
        <w:rPr>
          <w:color w:val="000000" w:themeColor="text1"/>
          <w:szCs w:val="24"/>
        </w:rPr>
        <w:fldChar w:fldCharType="separate"/>
      </w:r>
      <w:r w:rsidR="00B168E9" w:rsidRPr="00995CE4">
        <w:t xml:space="preserve">Viswanath et al. </w:t>
      </w:r>
      <w:r w:rsidR="00220E07">
        <w:t>(</w:t>
      </w:r>
      <w:r w:rsidR="00B168E9" w:rsidRPr="00995CE4">
        <w:t>2025</w:t>
      </w:r>
      <w:r w:rsidR="00B168E9">
        <w:rPr>
          <w:color w:val="000000" w:themeColor="text1"/>
          <w:szCs w:val="24"/>
        </w:rPr>
        <w:fldChar w:fldCharType="end"/>
      </w:r>
      <w:r w:rsidR="00220E07">
        <w:rPr>
          <w:color w:val="000000" w:themeColor="text1"/>
          <w:szCs w:val="24"/>
        </w:rPr>
        <w:t>)</w:t>
      </w:r>
      <w:r w:rsidR="00B168E9" w:rsidRPr="008E4382">
        <w:rPr>
          <w:color w:val="000000" w:themeColor="text1"/>
          <w:szCs w:val="24"/>
        </w:rPr>
        <w:t xml:space="preserve"> </w:t>
      </w:r>
      <w:r w:rsidRPr="008E4382">
        <w:rPr>
          <w:color w:val="000000" w:themeColor="text1"/>
          <w:szCs w:val="24"/>
        </w:rPr>
        <w:t>were processed in parallel, being stored in Tri-reagent at -80C for ~48-72 hours, after which RNA was isolated by Zymo RNA isolation kit (</w:t>
      </w:r>
      <w:r w:rsidRPr="008E4382">
        <w:rPr>
          <w:color w:val="000000" w:themeColor="text1"/>
        </w:rPr>
        <w:t>#R2051</w:t>
      </w:r>
      <w:r w:rsidRPr="008E4382">
        <w:rPr>
          <w:color w:val="000000" w:themeColor="text1"/>
          <w:szCs w:val="24"/>
        </w:rPr>
        <w:t>), treated with Turbo DNase (#AM2238) and RiboLock RNase Inhibitor (#EO0381) and further purified using Zymo RNA Clean and concentrator kit (#</w:t>
      </w:r>
      <w:r w:rsidRPr="008E4382">
        <w:rPr>
          <w:color w:val="000000" w:themeColor="text1"/>
          <w:szCs w:val="24"/>
          <w:shd w:val="clear" w:color="auto" w:fill="FFFFFF"/>
        </w:rPr>
        <w:t>R1015</w:t>
      </w:r>
      <w:r w:rsidRPr="008E4382">
        <w:rPr>
          <w:color w:val="000000" w:themeColor="text1"/>
          <w:szCs w:val="24"/>
        </w:rPr>
        <w:t>) using the Manufacturer’s protocol making a total of 57 samples (3 replicates x 19 treatments), including the pure species samples described in</w:t>
      </w:r>
      <w:r w:rsidR="00662803">
        <w:rPr>
          <w:color w:val="000000" w:themeColor="text1"/>
          <w:szCs w:val="24"/>
        </w:rPr>
        <w:t xml:space="preserve"> </w:t>
      </w:r>
      <w:r w:rsidR="00662803">
        <w:rPr>
          <w:color w:val="000000" w:themeColor="text1"/>
          <w:szCs w:val="24"/>
        </w:rPr>
        <w:fldChar w:fldCharType="begin"/>
      </w:r>
      <w:r w:rsidR="0060161A">
        <w:rPr>
          <w:color w:val="000000" w:themeColor="text1"/>
          <w:szCs w:val="24"/>
        </w:rPr>
        <w:instrText xml:space="preserve"> ADDIN ZOTERO_ITEM CSL_CITATION {"citationID":"mw5NMUk3","properties":{"formattedCitation":"(Viswanath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662803">
        <w:rPr>
          <w:color w:val="000000" w:themeColor="text1"/>
          <w:szCs w:val="24"/>
        </w:rPr>
        <w:fldChar w:fldCharType="separate"/>
      </w:r>
      <w:r w:rsidR="0060161A" w:rsidRPr="0060161A">
        <w:t>(Viswanath et al., 2025)</w:t>
      </w:r>
      <w:r w:rsidR="00662803">
        <w:rPr>
          <w:color w:val="000000" w:themeColor="text1"/>
          <w:szCs w:val="24"/>
        </w:rPr>
        <w:fldChar w:fldCharType="end"/>
      </w:r>
      <w:r w:rsidR="00662803" w:rsidRPr="008E4382">
        <w:rPr>
          <w:color w:val="000000" w:themeColor="text1"/>
          <w:szCs w:val="24"/>
        </w:rPr>
        <w:t xml:space="preserve"> </w:t>
      </w:r>
      <w:r w:rsidRPr="008E4382">
        <w:rPr>
          <w:color w:val="000000" w:themeColor="text1"/>
          <w:szCs w:val="24"/>
        </w:rPr>
        <w:t>(</w:t>
      </w:r>
      <w:r w:rsidRPr="006E4589">
        <w:rPr>
          <w:color w:val="000000" w:themeColor="text1"/>
          <w:szCs w:val="24"/>
        </w:rPr>
        <w:t>Figure</w:t>
      </w:r>
      <w:r w:rsidR="00662803" w:rsidRPr="006E4589">
        <w:rPr>
          <w:color w:val="000000" w:themeColor="text1"/>
          <w:szCs w:val="24"/>
        </w:rPr>
        <w:t xml:space="preserve"> </w:t>
      </w:r>
      <w:r w:rsidRPr="006E4589">
        <w:rPr>
          <w:color w:val="000000" w:themeColor="text1"/>
          <w:szCs w:val="24"/>
        </w:rPr>
        <w:t>1</w:t>
      </w:r>
      <w:r w:rsidRPr="008E4382">
        <w:rPr>
          <w:color w:val="000000" w:themeColor="text1"/>
          <w:szCs w:val="24"/>
        </w:rPr>
        <w:t xml:space="preserve">). These triplicate RNA samples per treatment underwent </w:t>
      </w:r>
      <w:r w:rsidR="00D70C17">
        <w:rPr>
          <w:color w:val="000000" w:themeColor="text1"/>
          <w:szCs w:val="24"/>
        </w:rPr>
        <w:t xml:space="preserve">cDNA </w:t>
      </w:r>
      <w:r w:rsidRPr="008E4382">
        <w:rPr>
          <w:color w:val="000000" w:themeColor="text1"/>
          <w:szCs w:val="24"/>
        </w:rPr>
        <w:t xml:space="preserve">library preparation and sequencing </w:t>
      </w:r>
      <w:r w:rsidR="00D70C17">
        <w:rPr>
          <w:color w:val="000000" w:themeColor="text1"/>
          <w:szCs w:val="24"/>
          <w:shd w:val="clear" w:color="auto" w:fill="FFFFFF"/>
        </w:rPr>
        <w:t>at</w:t>
      </w:r>
      <w:r w:rsidR="00D70C17" w:rsidRPr="008E4382">
        <w:rPr>
          <w:color w:val="000000" w:themeColor="text1"/>
          <w:szCs w:val="24"/>
          <w:shd w:val="clear" w:color="auto" w:fill="FFFFFF"/>
        </w:rPr>
        <w:t xml:space="preserve"> The Centre for Applied Genomics, The Hospital for Sick Children, Toronto, Canada</w:t>
      </w:r>
      <w:r w:rsidR="00D70C17" w:rsidRPr="008E4382">
        <w:rPr>
          <w:color w:val="000000" w:themeColor="text1"/>
          <w:szCs w:val="24"/>
        </w:rPr>
        <w:t xml:space="preserve"> </w:t>
      </w:r>
      <w:r w:rsidRPr="008E4382">
        <w:rPr>
          <w:color w:val="000000" w:themeColor="text1"/>
          <w:szCs w:val="24"/>
        </w:rPr>
        <w:t xml:space="preserve">(paired end, read length = 150bp, ~75 million reads/sample on NovaSeq S4 flowcell). </w:t>
      </w:r>
    </w:p>
    <w:p w14:paraId="2682BEAD" w14:textId="77777777" w:rsidR="00A72D44" w:rsidRPr="008E4382" w:rsidRDefault="00A72D44" w:rsidP="00662E34">
      <w:pPr>
        <w:spacing w:line="276" w:lineRule="auto"/>
        <w:rPr>
          <w:color w:val="000000" w:themeColor="text1"/>
          <w:szCs w:val="24"/>
        </w:rPr>
      </w:pPr>
    </w:p>
    <w:p w14:paraId="64C3BB4D" w14:textId="77777777" w:rsidR="00946399" w:rsidRDefault="00946399" w:rsidP="00662E34">
      <w:pPr>
        <w:pStyle w:val="Heading3"/>
        <w:spacing w:after="0" w:line="276" w:lineRule="auto"/>
        <w:rPr>
          <w:rFonts w:cs="Times New Roman"/>
        </w:rPr>
      </w:pPr>
      <w:bookmarkStart w:id="14" w:name="_Toc168460380"/>
      <w:r>
        <w:rPr>
          <w:rFonts w:cs="Times New Roman"/>
        </w:rPr>
        <w:lastRenderedPageBreak/>
        <w:t>Read mapping and allele specific expression analysis</w:t>
      </w:r>
      <w:bookmarkEnd w:id="14"/>
    </w:p>
    <w:p w14:paraId="3F8B910C" w14:textId="69851EBA" w:rsidR="00D70C17" w:rsidRDefault="00D70C17" w:rsidP="00D70C17">
      <w:pPr>
        <w:shd w:val="clear" w:color="auto" w:fill="FFFFFF"/>
        <w:spacing w:line="276" w:lineRule="auto"/>
        <w:rPr>
          <w:color w:val="000000" w:themeColor="text1"/>
          <w:szCs w:val="24"/>
        </w:rPr>
      </w:pPr>
      <w:r w:rsidRPr="008E4382">
        <w:rPr>
          <w:color w:val="000000" w:themeColor="text1"/>
          <w:szCs w:val="24"/>
        </w:rPr>
        <w:t xml:space="preserve">All data processing steps were performed as described </w:t>
      </w:r>
      <w:r>
        <w:rPr>
          <w:color w:val="000000" w:themeColor="text1"/>
          <w:szCs w:val="24"/>
        </w:rPr>
        <w:t>previously</w:t>
      </w:r>
      <w:r w:rsidRPr="008E4382">
        <w:rPr>
          <w:color w:val="000000" w:themeColor="text1"/>
          <w:szCs w:val="24"/>
        </w:rPr>
        <w:t xml:space="preserve"> </w:t>
      </w:r>
      <w:r>
        <w:rPr>
          <w:color w:val="000000" w:themeColor="text1"/>
          <w:szCs w:val="24"/>
        </w:rPr>
        <w:fldChar w:fldCharType="begin"/>
      </w:r>
      <w:r>
        <w:rPr>
          <w:color w:val="000000" w:themeColor="text1"/>
          <w:szCs w:val="24"/>
        </w:rPr>
        <w:instrText xml:space="preserve"> ADDIN ZOTERO_ITEM CSL_CITATION {"citationID":"1BflxSj3","properties":{"formattedCitation":"(Viswanath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szCs w:val="24"/>
        </w:rPr>
        <w:fldChar w:fldCharType="separate"/>
      </w:r>
      <w:r w:rsidRPr="0060161A">
        <w:t>(Viswanath et al., 2025)</w:t>
      </w:r>
      <w:r>
        <w:rPr>
          <w:color w:val="000000" w:themeColor="text1"/>
          <w:szCs w:val="24"/>
        </w:rPr>
        <w:fldChar w:fldCharType="end"/>
      </w:r>
      <w:r>
        <w:rPr>
          <w:color w:val="000000" w:themeColor="text1"/>
          <w:szCs w:val="24"/>
        </w:rPr>
        <w:t>, including</w:t>
      </w:r>
      <w:r w:rsidRPr="008E4382">
        <w:rPr>
          <w:color w:val="000000" w:themeColor="text1"/>
          <w:szCs w:val="24"/>
        </w:rPr>
        <w:t xml:space="preserve"> quality trimm</w:t>
      </w:r>
      <w:r>
        <w:rPr>
          <w:color w:val="000000" w:themeColor="text1"/>
          <w:szCs w:val="24"/>
        </w:rPr>
        <w:t>ing of RNAseq reads</w:t>
      </w:r>
      <w:r w:rsidRPr="008E4382">
        <w:rPr>
          <w:color w:val="000000" w:themeColor="text1"/>
          <w:szCs w:val="24"/>
        </w:rPr>
        <w:t xml:space="preserve"> with Trimmomatic </w:t>
      </w:r>
      <w:r w:rsidRPr="008E4382">
        <w:rPr>
          <w:color w:val="000000" w:themeColor="text1"/>
          <w:szCs w:val="24"/>
        </w:rPr>
        <w:fldChar w:fldCharType="begin"/>
      </w:r>
      <w:r>
        <w:rPr>
          <w:color w:val="000000" w:themeColor="text1"/>
          <w:szCs w:val="24"/>
        </w:rPr>
        <w:instrText xml:space="preserve"> ADDIN ZOTERO_ITEM CSL_CITATION {"citationID":"t0d6LBi3","properties":{"formattedCitation":"(Bolger et al., 2014)","plainCitation":"(Bolger et al., 2014)","noteIndex":0},"citationItems":[{"id":3927,"uris":["http://zotero.org/users/9504344/items/VQ73SC2Y"],"itemData":{"id":3927,"type":"article-journal","abstract":"Motivation: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http://www.usadellab.org/cms/index.php?page=trimmomaticContact:  usadel@bio1.rwth-aachen.deSupplementary information:  Supplementary data are available at Bioinformatics online.","container-title":"Bioinformatics","DOI":"10.1093/bioinformatics/btu170","ISSN":"1367-4803","issue":"15","journalAbbreviation":"Bioinformatics","page":"2114-2120","source":"Silverchair","title":"Trimmomatic: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8E4382">
        <w:rPr>
          <w:color w:val="000000" w:themeColor="text1"/>
          <w:szCs w:val="24"/>
        </w:rPr>
        <w:fldChar w:fldCharType="separate"/>
      </w:r>
      <w:r w:rsidRPr="00DF51E1">
        <w:t>(Bolger et al., 2014)</w:t>
      </w:r>
      <w:r w:rsidRPr="008E4382">
        <w:rPr>
          <w:color w:val="000000" w:themeColor="text1"/>
          <w:szCs w:val="24"/>
        </w:rPr>
        <w:fldChar w:fldCharType="end"/>
      </w:r>
      <w:r w:rsidRPr="008E4382">
        <w:rPr>
          <w:color w:val="000000" w:themeColor="text1"/>
          <w:szCs w:val="24"/>
        </w:rPr>
        <w:t>(parameters: LEADING:3 TRAILING:3 SLIDINGWINDOW:4:15 MINLEN:36).</w:t>
      </w:r>
      <w:r>
        <w:rPr>
          <w:color w:val="000000" w:themeColor="text1"/>
          <w:szCs w:val="24"/>
        </w:rPr>
        <w:t xml:space="preserve"> </w:t>
      </w:r>
      <w:r w:rsidRPr="008E4382">
        <w:rPr>
          <w:color w:val="000000" w:themeColor="text1"/>
          <w:szCs w:val="24"/>
          <w:shd w:val="clear" w:color="auto" w:fill="FFFFFF"/>
        </w:rPr>
        <w:t xml:space="preserve">Custom </w:t>
      </w:r>
      <w:r>
        <w:rPr>
          <w:color w:val="000000" w:themeColor="text1"/>
          <w:szCs w:val="24"/>
          <w:shd w:val="clear" w:color="auto" w:fill="FFFFFF"/>
        </w:rPr>
        <w:t>gene</w:t>
      </w:r>
      <w:r w:rsidRPr="008E4382">
        <w:rPr>
          <w:color w:val="000000" w:themeColor="text1"/>
          <w:szCs w:val="24"/>
          <w:shd w:val="clear" w:color="auto" w:fill="FFFFFF"/>
        </w:rPr>
        <w:t xml:space="preserve"> annotation gff files were generated </w:t>
      </w:r>
      <w:r w:rsidR="006E4589">
        <w:rPr>
          <w:color w:val="000000" w:themeColor="text1"/>
          <w:szCs w:val="24"/>
          <w:shd w:val="clear" w:color="auto" w:fill="FFFFFF"/>
        </w:rPr>
        <w:t xml:space="preserve">for both </w:t>
      </w:r>
      <w:r w:rsidR="006E4589" w:rsidRPr="006E4589">
        <w:rPr>
          <w:i/>
          <w:iCs/>
          <w:color w:val="000000" w:themeColor="text1"/>
          <w:szCs w:val="24"/>
          <w:shd w:val="clear" w:color="auto" w:fill="FFFFFF"/>
        </w:rPr>
        <w:t>C. remanei</w:t>
      </w:r>
      <w:r w:rsidR="006E4589">
        <w:rPr>
          <w:color w:val="000000" w:themeColor="text1"/>
          <w:szCs w:val="24"/>
          <w:shd w:val="clear" w:color="auto" w:fill="FFFFFF"/>
        </w:rPr>
        <w:t xml:space="preserve"> </w:t>
      </w:r>
      <w:r w:rsidR="00441EC5" w:rsidRPr="008E4382">
        <w:rPr>
          <w:color w:val="000000" w:themeColor="text1"/>
          <w:szCs w:val="24"/>
          <w:shd w:val="clear" w:color="auto" w:fill="FFFFFF"/>
        </w:rPr>
        <w:t xml:space="preserve">PX506 </w:t>
      </w:r>
      <w:r w:rsidR="00441EC5" w:rsidRPr="008E4382">
        <w:rPr>
          <w:color w:val="000000" w:themeColor="text1"/>
          <w:szCs w:val="24"/>
          <w:shd w:val="clear" w:color="auto" w:fill="FFFFFF"/>
        </w:rPr>
        <w:fldChar w:fldCharType="begin"/>
      </w:r>
      <w:r w:rsidR="00441EC5">
        <w:rPr>
          <w:color w:val="000000" w:themeColor="text1"/>
          <w:szCs w:val="24"/>
          <w:shd w:val="clear" w:color="auto" w:fill="FFFFFF"/>
        </w:rPr>
        <w:instrText xml:space="preserve"> ADDIN ZOTERO_ITEM CSL_CITATION {"citationID":"2hFlxW9q","properties":{"formattedCitation":"(Teterina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species.","container-title":"Genetics","DOI":"10.1534/genetics.119.303018","ISSN":"1943-2631","issue":"4","journalAbbreviation":"Genetics","language":"eng","page":"769-780","PMID":"32111628","PMCID":"PMC7153949","source":"PubMed","title":"Chromosome-Level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00441EC5" w:rsidRPr="008E4382">
        <w:rPr>
          <w:color w:val="000000" w:themeColor="text1"/>
          <w:szCs w:val="24"/>
          <w:shd w:val="clear" w:color="auto" w:fill="FFFFFF"/>
        </w:rPr>
        <w:fldChar w:fldCharType="separate"/>
      </w:r>
      <w:r w:rsidR="00441EC5" w:rsidRPr="00DF51E1">
        <w:t>(Teterina et al., 2020)</w:t>
      </w:r>
      <w:r w:rsidR="00441EC5" w:rsidRPr="008E4382">
        <w:rPr>
          <w:color w:val="000000" w:themeColor="text1"/>
          <w:szCs w:val="24"/>
          <w:shd w:val="clear" w:color="auto" w:fill="FFFFFF"/>
        </w:rPr>
        <w:fldChar w:fldCharType="end"/>
      </w:r>
      <w:r w:rsidR="006E4589">
        <w:rPr>
          <w:color w:val="000000" w:themeColor="text1"/>
          <w:szCs w:val="24"/>
          <w:shd w:val="clear" w:color="auto" w:fill="FFFFFF"/>
        </w:rPr>
        <w:t xml:space="preserve">and </w:t>
      </w:r>
      <w:r w:rsidR="006E4589" w:rsidRPr="006E4589">
        <w:rPr>
          <w:i/>
          <w:iCs/>
          <w:color w:val="000000" w:themeColor="text1"/>
          <w:szCs w:val="24"/>
          <w:shd w:val="clear" w:color="auto" w:fill="FFFFFF"/>
        </w:rPr>
        <w:t>C. latens</w:t>
      </w:r>
      <w:r w:rsidR="006E4589">
        <w:rPr>
          <w:color w:val="000000" w:themeColor="text1"/>
          <w:szCs w:val="24"/>
          <w:shd w:val="clear" w:color="auto" w:fill="FFFFFF"/>
        </w:rPr>
        <w:t xml:space="preserve"> </w:t>
      </w:r>
      <w:r w:rsidR="00441EC5" w:rsidRPr="008E4382">
        <w:rPr>
          <w:color w:val="000000" w:themeColor="text1"/>
          <w:szCs w:val="24"/>
          <w:shd w:val="clear" w:color="auto" w:fill="FFFFFF"/>
        </w:rPr>
        <w:t xml:space="preserve">PX534 v2 </w:t>
      </w:r>
      <w:r w:rsidR="00441EC5" w:rsidRPr="008E4382">
        <w:rPr>
          <w:i/>
          <w:iCs/>
          <w:color w:val="000000" w:themeColor="text1"/>
          <w:szCs w:val="24"/>
          <w:shd w:val="clear" w:color="auto" w:fill="FFFFFF"/>
        </w:rPr>
        <w:fldChar w:fldCharType="begin"/>
      </w:r>
      <w:r w:rsidR="00441EC5">
        <w:rPr>
          <w:i/>
          <w:iCs/>
          <w:color w:val="000000" w:themeColor="text1"/>
          <w:szCs w:val="24"/>
          <w:shd w:val="clear" w:color="auto" w:fill="FFFFFF"/>
        </w:rPr>
        <w:instrText xml:space="preserve"> ADDIN ZOTERO_ITEM CSL_CITATION {"citationID":"xKaqmWx1","properties":{"formattedCitation":"(Adams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00441EC5" w:rsidRPr="008E4382">
        <w:rPr>
          <w:i/>
          <w:iCs/>
          <w:color w:val="000000" w:themeColor="text1"/>
          <w:szCs w:val="24"/>
          <w:shd w:val="clear" w:color="auto" w:fill="FFFFFF"/>
        </w:rPr>
        <w:fldChar w:fldCharType="separate"/>
      </w:r>
      <w:r w:rsidR="00441EC5" w:rsidRPr="00DF51E1">
        <w:t>(Adams et al., 2023)</w:t>
      </w:r>
      <w:r w:rsidR="00441EC5" w:rsidRPr="008E4382">
        <w:rPr>
          <w:i/>
          <w:iCs/>
          <w:color w:val="000000" w:themeColor="text1"/>
          <w:szCs w:val="24"/>
          <w:shd w:val="clear" w:color="auto" w:fill="FFFFFF"/>
        </w:rPr>
        <w:fldChar w:fldCharType="end"/>
      </w:r>
      <w:r w:rsidR="00441EC5">
        <w:rPr>
          <w:i/>
          <w:iCs/>
          <w:color w:val="000000" w:themeColor="text1"/>
          <w:szCs w:val="24"/>
          <w:shd w:val="clear" w:color="auto" w:fill="FFFFFF"/>
        </w:rPr>
        <w:t xml:space="preserve"> </w:t>
      </w:r>
      <w:r w:rsidRPr="008E4382">
        <w:rPr>
          <w:color w:val="000000" w:themeColor="text1"/>
          <w:szCs w:val="24"/>
          <w:shd w:val="clear" w:color="auto" w:fill="FFFFFF"/>
        </w:rPr>
        <w:t xml:space="preserve">by </w:t>
      </w:r>
      <w:r>
        <w:rPr>
          <w:color w:val="000000" w:themeColor="text1"/>
          <w:szCs w:val="24"/>
          <w:shd w:val="clear" w:color="auto" w:fill="FFFFFF"/>
        </w:rPr>
        <w:t xml:space="preserve">the </w:t>
      </w:r>
      <w:r w:rsidRPr="008E4382">
        <w:rPr>
          <w:color w:val="000000" w:themeColor="text1"/>
          <w:szCs w:val="24"/>
          <w:shd w:val="clear" w:color="auto" w:fill="FFFFFF"/>
        </w:rPr>
        <w:t>C</w:t>
      </w:r>
      <w:r>
        <w:rPr>
          <w:color w:val="000000" w:themeColor="text1"/>
          <w:szCs w:val="24"/>
          <w:shd w:val="clear" w:color="auto" w:fill="FFFFFF"/>
        </w:rPr>
        <w:t xml:space="preserve">entre for the </w:t>
      </w:r>
      <w:r w:rsidRPr="008E4382">
        <w:rPr>
          <w:color w:val="000000" w:themeColor="text1"/>
          <w:szCs w:val="24"/>
          <w:shd w:val="clear" w:color="auto" w:fill="FFFFFF"/>
        </w:rPr>
        <w:t>A</w:t>
      </w:r>
      <w:r>
        <w:rPr>
          <w:color w:val="000000" w:themeColor="text1"/>
          <w:szCs w:val="24"/>
          <w:shd w:val="clear" w:color="auto" w:fill="FFFFFF"/>
        </w:rPr>
        <w:t xml:space="preserve">nalysis of </w:t>
      </w:r>
      <w:r w:rsidRPr="008E4382">
        <w:rPr>
          <w:color w:val="000000" w:themeColor="text1"/>
          <w:szCs w:val="24"/>
          <w:shd w:val="clear" w:color="auto" w:fill="FFFFFF"/>
        </w:rPr>
        <w:t>G</w:t>
      </w:r>
      <w:r>
        <w:rPr>
          <w:color w:val="000000" w:themeColor="text1"/>
          <w:szCs w:val="24"/>
          <w:shd w:val="clear" w:color="auto" w:fill="FFFFFF"/>
        </w:rPr>
        <w:t xml:space="preserve">enome </w:t>
      </w:r>
      <w:r w:rsidRPr="008E4382">
        <w:rPr>
          <w:color w:val="000000" w:themeColor="text1"/>
          <w:szCs w:val="24"/>
          <w:shd w:val="clear" w:color="auto" w:fill="FFFFFF"/>
        </w:rPr>
        <w:t>E</w:t>
      </w:r>
      <w:r>
        <w:rPr>
          <w:color w:val="000000" w:themeColor="text1"/>
          <w:szCs w:val="24"/>
          <w:shd w:val="clear" w:color="auto" w:fill="FFFFFF"/>
        </w:rPr>
        <w:t xml:space="preserve">volution and </w:t>
      </w:r>
      <w:r w:rsidRPr="008E4382">
        <w:rPr>
          <w:color w:val="000000" w:themeColor="text1"/>
          <w:szCs w:val="24"/>
          <w:shd w:val="clear" w:color="auto" w:fill="FFFFFF"/>
        </w:rPr>
        <w:t>F</w:t>
      </w:r>
      <w:r>
        <w:rPr>
          <w:color w:val="000000" w:themeColor="text1"/>
          <w:szCs w:val="24"/>
          <w:shd w:val="clear" w:color="auto" w:fill="FFFFFF"/>
        </w:rPr>
        <w:t>unction (</w:t>
      </w:r>
      <w:commentRangeStart w:id="15"/>
      <w:r>
        <w:rPr>
          <w:color w:val="000000" w:themeColor="text1"/>
          <w:szCs w:val="24"/>
          <w:shd w:val="clear" w:color="auto" w:fill="FFFFFF"/>
        </w:rPr>
        <w:t>CAGEF</w:t>
      </w:r>
      <w:commentRangeEnd w:id="15"/>
      <w:r>
        <w:rPr>
          <w:rStyle w:val="CommentReference"/>
          <w:color w:val="000000" w:themeColor="text1"/>
          <w:sz w:val="24"/>
          <w:szCs w:val="24"/>
          <w:shd w:val="clear" w:color="auto" w:fill="FFFFFF"/>
        </w:rPr>
        <w:commentReference w:id="15"/>
      </w:r>
      <w:r>
        <w:rPr>
          <w:color w:val="000000" w:themeColor="text1"/>
          <w:szCs w:val="24"/>
          <w:shd w:val="clear" w:color="auto" w:fill="FFFFFF"/>
        </w:rPr>
        <w:t>)</w:t>
      </w:r>
      <w:r w:rsidRPr="008E4382">
        <w:rPr>
          <w:color w:val="000000" w:themeColor="text1"/>
          <w:szCs w:val="24"/>
          <w:shd w:val="clear" w:color="auto" w:fill="FFFFFF"/>
        </w:rPr>
        <w:t xml:space="preserve"> </w:t>
      </w:r>
      <w:r>
        <w:rPr>
          <w:color w:val="000000" w:themeColor="text1"/>
          <w:szCs w:val="24"/>
          <w:shd w:val="clear" w:color="auto" w:fill="FFFFFF"/>
        </w:rPr>
        <w:t xml:space="preserve">with </w:t>
      </w:r>
      <w:r w:rsidR="006E4589" w:rsidRPr="006E4589">
        <w:rPr>
          <w:color w:val="000000" w:themeColor="text1"/>
          <w:szCs w:val="24"/>
          <w:shd w:val="clear" w:color="auto" w:fill="FFFFFF"/>
        </w:rPr>
        <w:t>repeat sequences in the genomes being analyzed with RepeatModeler2 using the default parameters</w:t>
      </w:r>
      <w:r w:rsidR="006E4589">
        <w:rPr>
          <w:color w:val="000000" w:themeColor="text1"/>
          <w:szCs w:val="24"/>
          <w:shd w:val="clear" w:color="auto" w:fill="FFFFFF"/>
        </w:rPr>
        <w:t xml:space="preserve"> </w:t>
      </w:r>
      <w:r w:rsidR="006E4589">
        <w:rPr>
          <w:color w:val="000000" w:themeColor="text1"/>
          <w:szCs w:val="24"/>
          <w:shd w:val="clear" w:color="auto" w:fill="FFFFFF"/>
        </w:rPr>
        <w:fldChar w:fldCharType="begin"/>
      </w:r>
      <w:r w:rsidR="006E4589">
        <w:rPr>
          <w:color w:val="000000" w:themeColor="text1"/>
          <w:szCs w:val="24"/>
          <w:shd w:val="clear" w:color="auto" w:fill="FFFFFF"/>
        </w:rPr>
        <w:instrText xml:space="preserve"> ADDIN ZOTERO_ITEM CSL_CITATION {"citationID":"IMUxGoWe","properties":{"formattedCitation":"(Flynn et al., 2020)","plainCitation":"(Flynn et al., 2020)","noteIndex":0},"citationItems":[{"id":3932,"uris":["http://zotero.org/users/9504344/items/WAFTGGRD"],"itemData":{"id":3932,"type":"article-journal","abstract":"The accelerating pace of genome sequencing throughout the tree of life is driving the need for improved unsupervised annotation of genome components such as transposable elements (TEs). Because the types and sequences of TEs are highly variable across species, automated TE discovery and annotation are challenging and time-consuming tasks. A critical first step is the de novo identification and accurate compilation of sequence models representing all of the unique TE families dispersed in the genome. Here we introduce RepeatModeler2, a pipeline that greatly facilitates this process. This program brings substantial improvements over the original version of RepeatModeler, one of the most widely used tools for TE discovery. In particular, this version incorporates a module for structural discovery of complete long terminal repeat (LTR) retroelements, which are widespread in eukaryotic genomes but recalcitrant to automated identification because of their size and sequence complexity. We benchmarked RepeatModeler2 on three model species with diverse TE landscapes and high-quality, manually curated TE libraries:\n              Drosophila melanogaster\n              (fruit fly),\n              Danio rerio\n              (zebrafish), and\n              Oryza sativa\n              (rice). In these three species, RepeatModeler2 identified approximately 3 times more consensus sequences matching with &gt;95% sequence identity and sequence coverage to the manually curated sequences than the original RepeatModeler. As expected, the greatest improvement is for LTR retroelements. Thus, RepeatModeler2 represents a valuable addition to the genome annotation toolkit that will enhance the identification and study of TEs in eukaryotic genome sequences. RepeatModeler2 is available as source code or a containerized package under an open license (\n              https://github.com/Dfam-consortium/RepeatModeler\n              ,\n              http://www.repeatmasker.org/RepeatModeler/\n              ).","container-title":"Proceedings of the National Academy of Sciences","DOI":"10.1073/pnas.1921046117","ISSN":"0027-8424, 1091-6490","issue":"17","journalAbbreviation":"Proc. Natl. Acad. Sci. U.S.A.","language":"en","page":"9451-9457","source":"DOI.org (Crossref)","title":"RepeatModeler2 for automated genomic discovery of transposable element families","volume":"117","author":[{"family":"Flynn","given":"Jullien M."},{"family":"Hubley","given":"Robert"},{"family":"Goubert","given":"Clément"},{"family":"Rosen","given":"Jeb"},{"family":"Clark","given":"Andrew G."},{"family":"Feschotte","given":"Cédric"},{"family":"Smit","given":"Arian F."}],"issued":{"date-parts":[["2020",4,28]]}}}],"schema":"https://github.com/citation-style-language/schema/raw/master/csl-citation.json"} </w:instrText>
      </w:r>
      <w:r w:rsidR="006E4589">
        <w:rPr>
          <w:color w:val="000000" w:themeColor="text1"/>
          <w:szCs w:val="24"/>
          <w:shd w:val="clear" w:color="auto" w:fill="FFFFFF"/>
        </w:rPr>
        <w:fldChar w:fldCharType="separate"/>
      </w:r>
      <w:r w:rsidR="006E4589" w:rsidRPr="006E4589">
        <w:t>(Flynn et al., 2020)</w:t>
      </w:r>
      <w:r w:rsidR="006E4589">
        <w:rPr>
          <w:color w:val="000000" w:themeColor="text1"/>
          <w:szCs w:val="24"/>
          <w:shd w:val="clear" w:color="auto" w:fill="FFFFFF"/>
        </w:rPr>
        <w:fldChar w:fldCharType="end"/>
      </w:r>
      <w:r w:rsidR="006E4589">
        <w:rPr>
          <w:color w:val="000000" w:themeColor="text1"/>
          <w:szCs w:val="24"/>
          <w:shd w:val="clear" w:color="auto" w:fill="FFFFFF"/>
        </w:rPr>
        <w:t xml:space="preserve"> and </w:t>
      </w:r>
      <w:r w:rsidR="006E4589" w:rsidRPr="006E4589">
        <w:rPr>
          <w:color w:val="000000" w:themeColor="text1"/>
          <w:szCs w:val="24"/>
          <w:shd w:val="clear" w:color="auto" w:fill="FFFFFF"/>
        </w:rPr>
        <w:t xml:space="preserve">duplicate reads removed with Nubeam‐dedup using the default parameters </w:t>
      </w:r>
      <w:r w:rsidR="006E4589">
        <w:rPr>
          <w:color w:val="000000" w:themeColor="text1"/>
          <w:szCs w:val="24"/>
          <w:shd w:val="clear" w:color="auto" w:fill="FFFFFF"/>
        </w:rPr>
        <w:fldChar w:fldCharType="begin"/>
      </w:r>
      <w:r w:rsidR="006E4589">
        <w:rPr>
          <w:color w:val="000000" w:themeColor="text1"/>
          <w:szCs w:val="24"/>
          <w:shd w:val="clear" w:color="auto" w:fill="FFFFFF"/>
        </w:rPr>
        <w:instrText xml:space="preserve"> ADDIN ZOTERO_ITEM CSL_CITATION {"citationID":"1LofzkXo","properties":{"formattedCitation":"(Dai &amp; Guan, 2020)","plainCitation":"(Dai &amp; Guan, 2020)","noteIndex":0},"citationItems":[{"id":3929,"uris":["http://zotero.org/users/9504344/items/ZBYEJB5F"],"itemData":{"id":3929,"type":"article-journal","abstract":"We present Nubeam-dedup, a fast and RAM-efficient tool to de-duplicate sequencing reads without reference genome. Nubeam-dedup represents nucleotides by matrices, transforms reads into products of matrices, and based on which assigns a unique number to a read. Thus, duplicate reads can be efficiently removed by using a collisionless hash function. Compared with other state-of-the-art reference-free tools, Nubeam-dedup uses 50–70% of CPU time and 10–15% of RAM.Source code in C++ and manual are available at https://github.com/daihang16/nubeamdedup and https://haplotype.org.Supplementary data are available at Bioinformatics online.","container-title":"Bioinformatics","DOI":"10.1093/bioinformatics/btaa112","ISSN":"1367-4803","issue":"10","journalAbbreviation":"Bioinformatics","page":"3254-3256","source":"Silverchair","title":"Nubeam-dedup: a fast and RAM-efficient tool to de-duplicate sequencing reads without mapping","title-short":"Nubeam-dedup","volume":"36","author":[{"family":"Dai","given":"Hang"},{"family":"Guan","given":"Yongtao"}],"issued":{"date-parts":[["2020",5,15]]}}}],"schema":"https://github.com/citation-style-language/schema/raw/master/csl-citation.json"} </w:instrText>
      </w:r>
      <w:r w:rsidR="006E4589">
        <w:rPr>
          <w:color w:val="000000" w:themeColor="text1"/>
          <w:szCs w:val="24"/>
          <w:shd w:val="clear" w:color="auto" w:fill="FFFFFF"/>
        </w:rPr>
        <w:fldChar w:fldCharType="separate"/>
      </w:r>
      <w:r w:rsidR="006E4589" w:rsidRPr="006E4589">
        <w:t>(Dai &amp; Guan, 2020)</w:t>
      </w:r>
      <w:r w:rsidR="006E4589">
        <w:rPr>
          <w:color w:val="000000" w:themeColor="text1"/>
          <w:szCs w:val="24"/>
          <w:shd w:val="clear" w:color="auto" w:fill="FFFFFF"/>
        </w:rPr>
        <w:fldChar w:fldCharType="end"/>
      </w:r>
      <w:r w:rsidRPr="008E4382">
        <w:rPr>
          <w:color w:val="000000" w:themeColor="text1"/>
          <w:szCs w:val="24"/>
          <w:shd w:val="clear" w:color="auto" w:fill="FFFFFF"/>
        </w:rPr>
        <w:t xml:space="preserve">. </w:t>
      </w:r>
      <w:r w:rsidR="006E4589">
        <w:rPr>
          <w:color w:val="000000" w:themeColor="text1"/>
          <w:szCs w:val="24"/>
          <w:shd w:val="clear" w:color="auto" w:fill="FFFFFF"/>
        </w:rPr>
        <w:t xml:space="preserve">For more details refer to </w:t>
      </w:r>
      <w:r w:rsidR="006E4589" w:rsidRPr="0060161A">
        <w:t xml:space="preserve">Viswanath et al., </w:t>
      </w:r>
      <w:r w:rsidR="006E4589">
        <w:t>(</w:t>
      </w:r>
      <w:r w:rsidR="006E4589" w:rsidRPr="0060161A">
        <w:t>2025</w:t>
      </w:r>
      <w:r w:rsidR="006E4589">
        <w:t xml:space="preserve">). </w:t>
      </w:r>
    </w:p>
    <w:p w14:paraId="4DDABF4A" w14:textId="56DAB95E" w:rsidR="00B82ACA" w:rsidRDefault="00946399" w:rsidP="00662E34">
      <w:pPr>
        <w:spacing w:line="276" w:lineRule="auto"/>
        <w:rPr>
          <w:color w:val="000000" w:themeColor="text1"/>
          <w:szCs w:val="24"/>
        </w:rPr>
      </w:pPr>
      <w:r w:rsidRPr="008E4382">
        <w:rPr>
          <w:color w:val="000000" w:themeColor="text1"/>
          <w:szCs w:val="24"/>
        </w:rPr>
        <w:t xml:space="preserve">The quality verified reads were aligned to the </w:t>
      </w:r>
      <w:r w:rsidRPr="003154CE">
        <w:rPr>
          <w:i/>
          <w:iCs/>
          <w:color w:val="000000" w:themeColor="text1"/>
          <w:szCs w:val="24"/>
        </w:rPr>
        <w:t>C. remanei</w:t>
      </w:r>
      <w:r w:rsidRPr="008E4382">
        <w:rPr>
          <w:color w:val="000000" w:themeColor="text1"/>
          <w:szCs w:val="24"/>
        </w:rPr>
        <w:t xml:space="preserve"> </w:t>
      </w:r>
      <w:r w:rsidRPr="008E4382">
        <w:rPr>
          <w:color w:val="000000" w:themeColor="text1"/>
          <w:szCs w:val="24"/>
          <w:shd w:val="clear" w:color="auto" w:fill="FFFFFF"/>
        </w:rPr>
        <w:t xml:space="preserve">PX506 </w:t>
      </w:r>
      <w:r w:rsidRPr="008E4382">
        <w:rPr>
          <w:color w:val="000000" w:themeColor="text1"/>
          <w:szCs w:val="24"/>
          <w:shd w:val="clear" w:color="auto" w:fill="FFFFFF"/>
        </w:rPr>
        <w:fldChar w:fldCharType="begin"/>
      </w:r>
      <w:r w:rsidR="001858AE">
        <w:rPr>
          <w:color w:val="000000" w:themeColor="text1"/>
          <w:szCs w:val="24"/>
          <w:shd w:val="clear" w:color="auto" w:fill="FFFFFF"/>
        </w:rPr>
        <w:instrText xml:space="preserve"> ADDIN ZOTERO_ITEM CSL_CITATION {"citationID":"2hFlxW9q","properties":{"formattedCitation":"(Teterina et al., 2020)","plainCitation":"(Teterina et al., 2020)","noteIndex":0},"citationItems":[{"id":3936,"uris":["http://zotero.org/users/9504344/items/6I6LBVH2"],"itemData":{"id":3936,"type":"article-journal","abstract":"The nematode Caenorhabditis elegans is one of the key model systems in biology, including possessing the first fully assembled animal genome. Whereas C. elegans is a self-reproducing hermaphrodite with fairly limited within-population variation, its relative C. remanei is an outcrossing species with much more extensive genetic variation, making it an ideal parallel model system for evolutionary genetic investigations. Here, we greatly improve on previous assemblies by generating a chromosome-level assembly of the entire C. remanei genome (124.8 Mb of total size) using long-read sequencing and chromatin conformation capture data. Like other fully assembled genomes in the genus, we find that the C. remanei genome displays a high degree of synteny with C. elegans despite multiple within-chromosome rearrangements. Both genomes have high gene density in central regions of chromosomes relative to chromosome ends and the opposite pattern for the accumulation of repetitive elements. C. elegans and C. remanei also show similar patterns of interchromosome interactions, with the central regions of chromosomes appearing to interact with one another more than the distal ends. The new C. remanei genome presented here greatly augments the use of the Caenorhabditis as a platform for comparative genomics and serves as a basis for molecular population genetics within this highly diverse species.","container-title":"Genetics","DOI":"10.1534/genetics.119.303018","ISSN":"1943-2631","issue":"4","journalAbbreviation":"Genetics","language":"eng","page":"769-780","PMID":"32111628","PMCID":"PMC7153949","source":"PubMed","title":"Chromosome-Level Assembly of the Caenorhabditis remanei Genome Reveals Conserved Patterns of Nematode Genome Organization","volume":"214","author":[{"family":"Teterina","given":"Anastasia A."},{"family":"Willis","given":"John H."},{"family":"Phillips","given":"Patrick C."}],"issued":{"date-parts":[["2020",4]]}}}],"schema":"https://github.com/citation-style-language/schema/raw/master/csl-citation.json"} </w:instrText>
      </w:r>
      <w:r w:rsidRPr="008E4382">
        <w:rPr>
          <w:color w:val="000000" w:themeColor="text1"/>
          <w:szCs w:val="24"/>
          <w:shd w:val="clear" w:color="auto" w:fill="FFFFFF"/>
        </w:rPr>
        <w:fldChar w:fldCharType="separate"/>
      </w:r>
      <w:r w:rsidR="00DF51E1" w:rsidRPr="00DF51E1">
        <w:t>(Teterina et al., 2020)</w:t>
      </w:r>
      <w:r w:rsidRPr="008E4382">
        <w:rPr>
          <w:color w:val="000000" w:themeColor="text1"/>
          <w:szCs w:val="24"/>
          <w:shd w:val="clear" w:color="auto" w:fill="FFFFFF"/>
        </w:rPr>
        <w:fldChar w:fldCharType="end"/>
      </w:r>
      <w:r w:rsidRPr="008E4382">
        <w:rPr>
          <w:color w:val="000000" w:themeColor="text1"/>
          <w:szCs w:val="24"/>
          <w:shd w:val="clear" w:color="auto" w:fill="FFFFFF"/>
        </w:rPr>
        <w:t xml:space="preserve"> </w:t>
      </w:r>
      <w:r w:rsidRPr="008E4382">
        <w:rPr>
          <w:color w:val="000000" w:themeColor="text1"/>
          <w:szCs w:val="24"/>
        </w:rPr>
        <w:t xml:space="preserve">and </w:t>
      </w:r>
      <w:r w:rsidRPr="003154CE">
        <w:rPr>
          <w:i/>
          <w:iCs/>
          <w:color w:val="000000" w:themeColor="text1"/>
          <w:szCs w:val="24"/>
        </w:rPr>
        <w:t>C. latens</w:t>
      </w:r>
      <w:r w:rsidRPr="008E4382">
        <w:rPr>
          <w:color w:val="000000" w:themeColor="text1"/>
          <w:szCs w:val="24"/>
        </w:rPr>
        <w:t xml:space="preserve"> </w:t>
      </w:r>
      <w:r w:rsidRPr="008E4382">
        <w:rPr>
          <w:color w:val="000000" w:themeColor="text1"/>
          <w:szCs w:val="24"/>
          <w:shd w:val="clear" w:color="auto" w:fill="FFFFFF"/>
        </w:rPr>
        <w:t xml:space="preserve">PX534 v2 </w:t>
      </w:r>
      <w:r w:rsidRPr="008E4382">
        <w:rPr>
          <w:i/>
          <w:iCs/>
          <w:color w:val="000000" w:themeColor="text1"/>
          <w:szCs w:val="24"/>
          <w:shd w:val="clear" w:color="auto" w:fill="FFFFFF"/>
        </w:rPr>
        <w:fldChar w:fldCharType="begin"/>
      </w:r>
      <w:r w:rsidR="00DF51E1">
        <w:rPr>
          <w:i/>
          <w:iCs/>
          <w:color w:val="000000" w:themeColor="text1"/>
          <w:szCs w:val="24"/>
          <w:shd w:val="clear" w:color="auto" w:fill="FFFFFF"/>
        </w:rPr>
        <w:instrText xml:space="preserve"> ADDIN ZOTERO_ITEM CSL_CITATION {"citationID":"xKaqmWx1","properties":{"formattedCitation":"(Adams et al., 2023)","plainCitation":"(Adams et al., 2023)","noteIndex":0},"citationItems":[{"id":3939,"uris":["http://zotero.org/users/9504344/items/7CM42SWE"],"itemData":{"id":3939,"type":"article-journal","abstract":"Genome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i/>
          <w:iCs/>
          <w:color w:val="000000" w:themeColor="text1"/>
          <w:szCs w:val="24"/>
          <w:shd w:val="clear" w:color="auto" w:fill="FFFFFF"/>
        </w:rPr>
        <w:fldChar w:fldCharType="separate"/>
      </w:r>
      <w:r w:rsidR="00DF51E1" w:rsidRPr="00DF51E1">
        <w:t>(Adams et al., 2023)</w:t>
      </w:r>
      <w:r w:rsidRPr="008E4382">
        <w:rPr>
          <w:i/>
          <w:iCs/>
          <w:color w:val="000000" w:themeColor="text1"/>
          <w:szCs w:val="24"/>
          <w:shd w:val="clear" w:color="auto" w:fill="FFFFFF"/>
        </w:rPr>
        <w:fldChar w:fldCharType="end"/>
      </w:r>
      <w:r w:rsidRPr="008E4382">
        <w:rPr>
          <w:i/>
          <w:iCs/>
          <w:color w:val="000000" w:themeColor="text1"/>
          <w:szCs w:val="24"/>
          <w:shd w:val="clear" w:color="auto" w:fill="FFFFFF"/>
        </w:rPr>
        <w:t xml:space="preserve"> </w:t>
      </w:r>
      <w:r w:rsidRPr="008E4382">
        <w:rPr>
          <w:color w:val="000000" w:themeColor="text1"/>
          <w:szCs w:val="24"/>
        </w:rPr>
        <w:t xml:space="preserve">reference genomes using default parameters of STAR </w:t>
      </w:r>
      <w:r w:rsidRPr="008E4382">
        <w:rPr>
          <w:color w:val="000000" w:themeColor="text1"/>
          <w:szCs w:val="24"/>
        </w:rPr>
        <w:fldChar w:fldCharType="begin"/>
      </w:r>
      <w:r w:rsidR="001858AE">
        <w:rPr>
          <w:color w:val="000000" w:themeColor="text1"/>
          <w:szCs w:val="24"/>
        </w:rPr>
        <w:instrText xml:space="preserve"> ADDIN ZOTERO_ITEM CSL_CITATION {"citationID":"BpbA7M8W","properties":{"formattedCitation":"(Dobin et al., 2013)","plainCitation":"(Dobin et al., 2013)","noteIndex":0},"citationItems":[{"id":475,"uris":["http://zotero.org/users/9504344/items/25Z3AKY6"],"itemData":{"id":475,"type":"article-journal","container-title":"Bioinformatics","issue":"1","page":"15–21","publisher":"Oxford University Press","source":"Google Scholar","title":"STAR: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R."}],"issued":{"date-parts":[["2013"]]}}}],"schema":"https://github.com/citation-style-language/schema/raw/master/csl-citation.json"} </w:instrText>
      </w:r>
      <w:r w:rsidRPr="008E4382">
        <w:rPr>
          <w:color w:val="000000" w:themeColor="text1"/>
          <w:szCs w:val="24"/>
        </w:rPr>
        <w:fldChar w:fldCharType="separate"/>
      </w:r>
      <w:r w:rsidR="00DF51E1" w:rsidRPr="00DF51E1">
        <w:t>(Dobin et al., 2013)</w:t>
      </w:r>
      <w:r w:rsidRPr="008E4382">
        <w:rPr>
          <w:color w:val="000000" w:themeColor="text1"/>
          <w:szCs w:val="24"/>
        </w:rPr>
        <w:fldChar w:fldCharType="end"/>
      </w:r>
      <w:r w:rsidRPr="008E4382">
        <w:rPr>
          <w:color w:val="000000" w:themeColor="text1"/>
          <w:szCs w:val="24"/>
        </w:rPr>
        <w:t xml:space="preserve">. The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samples were mapped to their respective reference genomes while the hybrids were mapped to both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reference genomes separately. </w:t>
      </w:r>
      <w:r w:rsidR="00D16D0F">
        <w:rPr>
          <w:color w:val="000000" w:themeColor="text1"/>
          <w:szCs w:val="24"/>
        </w:rPr>
        <w:t>W</w:t>
      </w:r>
      <w:r w:rsidR="00C50A99">
        <w:rPr>
          <w:color w:val="000000" w:themeColor="text1"/>
          <w:szCs w:val="24"/>
        </w:rPr>
        <w:t>e</w:t>
      </w:r>
      <w:r w:rsidRPr="008E4382">
        <w:rPr>
          <w:color w:val="000000" w:themeColor="text1"/>
          <w:szCs w:val="24"/>
        </w:rPr>
        <w:t xml:space="preserve"> used CompMap, a python based competitive read mapping approach </w:t>
      </w:r>
      <w:r w:rsidRPr="008E4382">
        <w:rPr>
          <w:color w:val="000000" w:themeColor="text1"/>
          <w:szCs w:val="24"/>
        </w:rPr>
        <w:fldChar w:fldCharType="begin"/>
      </w:r>
      <w:r w:rsidR="006A6C91">
        <w:rPr>
          <w:color w:val="000000" w:themeColor="text1"/>
          <w:szCs w:val="24"/>
        </w:rPr>
        <w:instrText xml:space="preserve"> ADDIN ZOTERO_ITEM CSL_CITATION {"citationID":"8dzgbDzO","properties":{"formattedCitation":"(Sanchez-Ramirez &amp; Cutter, 2025; S\\uc0\\u225{}nchez-Ram\\uc0\\u237{}rez &amp; Cutter, 2021)","plainCitation":"(Sanchez-Ramirez &amp; Cutter, 2025; Sánchez-Ramírez &amp; Cutter, 2021)","noteIndex":0},"citationItems":[{"id":19511,"uris":["http://zotero.org/users/9504344/items/F9YTAN9I"],"itemData":{"id":19511,"type":"article-journal","container-title":"microPublication Biology","DOI":"10.17912/micropub.biology.001599","publisher":"Caltech Library","source":"www.micropublication.org","title":"CompMap: an allele-specific expression read counter based on competitive mapping","title-short":"CompMap","URL":"https://www.micropublication.org/journals/biology/micropub-biology-001599","author":[{"family":"Sanchez-Ramirez","given":"Santiago"},{"family":"Cutter","given":"Asher"}],"accessed":{"date-parts":[["2026",2,6]]},"issued":{"date-parts":[["2025",6,1]]}}},{"id":1238,"uris":["http://zotero.org/users/9504344/items/5LKY43JT"],"itemData":{"id":1238,"type":"article","abstract":"Summary Changes to regulatory sequences account for important phenotypic differences between species and populations. In heterozygote individuals, regulatory polymorphism typically manifests as allele-specific expression (ASE) of transcripts. ASE data from inter-species and inter-population hybrids, in conjunction with expression data from the parents, can be used to infer regulatory changes in cis and trans throughout the genome. Improper data handling, however, can create problems of mapping bias and excessive loss of information, which are prone to arise unintentionally from the cumbersome pipelines with multiple dependencies that are common among current methods. Here, we introduce a new, selfcontained method implemented in Python that generates allele-specific expression counts from genotype-specific map alignments. Rather than assessing individual SNPs, our approach sorts and counts reads within a given homologous region by comparing individual read-mapping statistics from each parental alignment. Reads that are aligned ambiguously to both references are resolved proportionally to the allele-specific matching read counts or statistically using a binomial distribution. Using simulations, we show CompMap has low error rates in assessing regulatory divergence.\nAvailability The Python code with examples and installation instructions is available on the GitHub repository https://github.com/santiagosnchez/CompMap\nContact santiago.snchez{at}gmail.com","DOI":"10.1101/2021.02.12.431019","language":"en","license":"© 2021, Posted by Cold Spring Harbor Laboratory. This pre-print is available under a Creative Commons License (Attribution-NonCommercial-NoDerivs 4.0 International), CC BY-NC-ND 4.0, as described at http://creativecommons.org/licenses/by-nc-nd/4.0/","note":"page: 2021.02.12.431019\nsection: New Results","publisher":"bioRxiv","source":"bioRxiv","title":"CompMap: an allele-specific expression read-counter based on competitive mapping","title-short":"CompMap","URL":"https://www.biorxiv.org/content/10.1101/2021.02.12.431019v1","author":[{"family":"Sánchez-Ramírez","given":"S."},{"family":"Cutter","given":"A. D."}],"accessed":{"date-parts":[["2022",12,5]]},"issued":{"date-parts":[["2021",2,14]]}}}],"schema":"https://github.com/citation-style-language/schema/raw/master/csl-citation.json"} </w:instrText>
      </w:r>
      <w:r w:rsidRPr="008E4382">
        <w:rPr>
          <w:color w:val="000000" w:themeColor="text1"/>
          <w:szCs w:val="24"/>
        </w:rPr>
        <w:fldChar w:fldCharType="separate"/>
      </w:r>
      <w:r w:rsidR="006A6C91" w:rsidRPr="006A6C91">
        <w:t>(Sanchez-Ramirez &amp; Cutter, 2025; Sánchez-Ramírez &amp; Cutter, 2021)</w:t>
      </w:r>
      <w:r w:rsidRPr="008E4382">
        <w:rPr>
          <w:color w:val="000000" w:themeColor="text1"/>
          <w:szCs w:val="24"/>
        </w:rPr>
        <w:fldChar w:fldCharType="end"/>
      </w:r>
      <w:r w:rsidRPr="008E4382">
        <w:rPr>
          <w:color w:val="000000" w:themeColor="text1"/>
          <w:szCs w:val="24"/>
        </w:rPr>
        <w:t xml:space="preserve"> to quantify allele-specific expression (ASE) within each hybrid sample.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used this quantified ASE to infer genes displaying different regulatory divergence. </w:t>
      </w:r>
    </w:p>
    <w:p w14:paraId="43F56565" w14:textId="0E3FFCD8" w:rsidR="00946399" w:rsidRPr="008E4382" w:rsidRDefault="00946399" w:rsidP="00662E34">
      <w:pPr>
        <w:spacing w:line="276" w:lineRule="auto"/>
        <w:rPr>
          <w:color w:val="000000" w:themeColor="text1"/>
          <w:szCs w:val="24"/>
        </w:rPr>
      </w:pPr>
      <w:r w:rsidRPr="008E4382">
        <w:rPr>
          <w:color w:val="000000" w:themeColor="text1"/>
          <w:szCs w:val="24"/>
        </w:rPr>
        <w:t xml:space="preserve">Following </w:t>
      </w:r>
      <w:r w:rsidRPr="008E4382">
        <w:rPr>
          <w:color w:val="000000" w:themeColor="text1"/>
          <w:szCs w:val="24"/>
        </w:rPr>
        <w:fldChar w:fldCharType="begin"/>
      </w:r>
      <w:r w:rsidRPr="008E4382">
        <w:rPr>
          <w:color w:val="000000" w:themeColor="text1"/>
          <w:szCs w:val="24"/>
        </w:rPr>
        <w:instrText xml:space="preserve"> ADDIN ZOTERO_ITEM CSL_CITATION {"citationID":"E6AOmGSA","properties":{"formattedCitation":"(S\\uc0\\u225{}nchez-Ram\\uc0\\u237{}rez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used a linear model and a post-hoc Wald type test to test </w:t>
      </w:r>
      <w:r w:rsidR="00B82ACA">
        <w:rPr>
          <w:color w:val="000000" w:themeColor="text1"/>
          <w:szCs w:val="24"/>
        </w:rPr>
        <w:t xml:space="preserve">genes </w:t>
      </w:r>
      <w:r w:rsidRPr="008E4382">
        <w:rPr>
          <w:color w:val="000000" w:themeColor="text1"/>
          <w:szCs w:val="24"/>
        </w:rPr>
        <w:t xml:space="preserve">for significant </w:t>
      </w:r>
      <w:r w:rsidRPr="008E4382">
        <w:rPr>
          <w:i/>
          <w:iCs/>
          <w:color w:val="000000" w:themeColor="text1"/>
          <w:szCs w:val="24"/>
        </w:rPr>
        <w:t>trans</w:t>
      </w:r>
      <w:r w:rsidRPr="008E4382">
        <w:rPr>
          <w:color w:val="000000" w:themeColor="text1"/>
          <w:szCs w:val="24"/>
        </w:rPr>
        <w:t xml:space="preserve"> effects (linearHypothesis from the CAR package). </w:t>
      </w:r>
      <w:r w:rsidR="001C7B93">
        <w:rPr>
          <w:color w:val="000000" w:themeColor="text1"/>
          <w:szCs w:val="24"/>
        </w:rPr>
        <w:t>W</w:t>
      </w:r>
      <w:r w:rsidR="00C50A99">
        <w:rPr>
          <w:color w:val="000000" w:themeColor="text1"/>
          <w:szCs w:val="24"/>
        </w:rPr>
        <w:t>e</w:t>
      </w:r>
      <w:r w:rsidRPr="008E4382">
        <w:rPr>
          <w:color w:val="000000" w:themeColor="text1"/>
          <w:szCs w:val="24"/>
        </w:rPr>
        <w:t xml:space="preserve"> then inferred regulatory divergence based on the statistical criteria defined by </w:t>
      </w:r>
      <w:r w:rsidRPr="008E4382">
        <w:rPr>
          <w:color w:val="000000" w:themeColor="text1"/>
          <w:szCs w:val="24"/>
        </w:rPr>
        <w:fldChar w:fldCharType="begin"/>
      </w:r>
      <w:r w:rsidRPr="008E4382">
        <w:rPr>
          <w:color w:val="000000" w:themeColor="text1"/>
          <w:szCs w:val="24"/>
        </w:rPr>
        <w:instrText xml:space="preserve"> ADDIN ZOTERO_ITEM CSL_CITATION {"citationID":"5awWHDts","properties":{"formattedCitation":"(McManus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xml:space="preserve"> to identify genes displaying divergence due to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t>
      </w:r>
      <w:r w:rsidRPr="00D07902">
        <w:rPr>
          <w:color w:val="000000" w:themeColor="text1"/>
          <w:szCs w:val="24"/>
          <w:highlight w:val="yellow"/>
        </w:rPr>
        <w:t>Supplementary Figure S1</w:t>
      </w:r>
      <w:r w:rsidRPr="008E4382">
        <w:rPr>
          <w:color w:val="000000" w:themeColor="text1"/>
          <w:szCs w:val="24"/>
        </w:rPr>
        <w:t xml:space="preserve">). Genes that exhibited significant expression differences between parental species and hybrid alleles, but lacked significant </w:t>
      </w:r>
      <w:r w:rsidRPr="008E4382">
        <w:rPr>
          <w:i/>
          <w:iCs/>
          <w:color w:val="000000" w:themeColor="text1"/>
          <w:szCs w:val="24"/>
        </w:rPr>
        <w:t>trans</w:t>
      </w:r>
      <w:r w:rsidRPr="008E4382">
        <w:rPr>
          <w:color w:val="000000" w:themeColor="text1"/>
          <w:szCs w:val="24"/>
        </w:rPr>
        <w:t xml:space="preserve"> effects, were identified as “</w:t>
      </w:r>
      <w:r w:rsidRPr="00451BC4">
        <w:rPr>
          <w:i/>
          <w:iCs/>
          <w:color w:val="000000" w:themeColor="text1"/>
          <w:szCs w:val="24"/>
        </w:rPr>
        <w:t>cis</w:t>
      </w:r>
      <w:r w:rsidRPr="008E4382">
        <w:rPr>
          <w:color w:val="000000" w:themeColor="text1"/>
          <w:szCs w:val="24"/>
        </w:rPr>
        <w:t xml:space="preserve">-only” divergent. Genes with joint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effects were classified as having either synergistic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w:t>
      </w:r>
      <w:r w:rsidRPr="008E4382">
        <w:rPr>
          <w:i/>
          <w:iCs/>
          <w:color w:val="000000" w:themeColor="text1"/>
          <w:szCs w:val="24"/>
        </w:rPr>
        <w:t xml:space="preserve"> trans</w:t>
      </w:r>
      <w:r w:rsidRPr="008E4382">
        <w:rPr>
          <w:color w:val="000000" w:themeColor="text1"/>
          <w:szCs w:val="24"/>
        </w:rPr>
        <w:t xml:space="preserve"> (enhancing) effects, where regulatory divergence of both </w:t>
      </w:r>
      <w:r w:rsidRPr="00451BC4">
        <w:rPr>
          <w:i/>
          <w:iCs/>
          <w:color w:val="000000" w:themeColor="text1"/>
          <w:szCs w:val="24"/>
        </w:rPr>
        <w:t>cis</w:t>
      </w:r>
      <w:r w:rsidRPr="008E4382">
        <w:rPr>
          <w:i/>
          <w:color w:val="000000" w:themeColor="text1"/>
          <w:szCs w:val="24"/>
        </w:rPr>
        <w:t>-</w:t>
      </w:r>
      <w:r w:rsidRPr="008E4382">
        <w:rPr>
          <w:color w:val="000000" w:themeColor="text1"/>
          <w:szCs w:val="24"/>
        </w:rPr>
        <w:t xml:space="preserve"> and </w:t>
      </w:r>
      <w:r w:rsidRPr="008E4382">
        <w:rPr>
          <w:i/>
          <w:color w:val="000000" w:themeColor="text1"/>
          <w:szCs w:val="24"/>
        </w:rPr>
        <w:t>trans</w:t>
      </w:r>
      <w:r w:rsidRPr="008E4382">
        <w:rPr>
          <w:color w:val="000000" w:themeColor="text1"/>
          <w:szCs w:val="24"/>
        </w:rPr>
        <w:t xml:space="preserve">-acting factors significantly increases expression of the same allele, or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x</w:t>
      </w:r>
      <w:r w:rsidRPr="008E4382">
        <w:rPr>
          <w:i/>
          <w:iCs/>
          <w:color w:val="000000" w:themeColor="text1"/>
          <w:szCs w:val="24"/>
        </w:rPr>
        <w:t xml:space="preserve"> trans</w:t>
      </w:r>
      <w:r w:rsidRPr="008E4382">
        <w:rPr>
          <w:color w:val="000000" w:themeColor="text1"/>
          <w:szCs w:val="24"/>
        </w:rPr>
        <w:t xml:space="preserve"> (compensatory) effects, where </w:t>
      </w:r>
      <w:r w:rsidRPr="00451BC4">
        <w:rPr>
          <w:i/>
          <w:iCs/>
          <w:color w:val="000000" w:themeColor="text1"/>
          <w:szCs w:val="24"/>
        </w:rPr>
        <w:t>cis</w:t>
      </w:r>
      <w:r w:rsidRPr="008E4382">
        <w:rPr>
          <w:color w:val="000000" w:themeColor="text1"/>
          <w:szCs w:val="24"/>
        </w:rPr>
        <w:t xml:space="preserve">-acting regulatory divergence significantly increases expression for the opposite allele as the </w:t>
      </w:r>
      <w:r w:rsidRPr="008E4382">
        <w:rPr>
          <w:i/>
          <w:color w:val="000000" w:themeColor="text1"/>
          <w:szCs w:val="24"/>
        </w:rPr>
        <w:t>trans</w:t>
      </w:r>
      <w:r w:rsidRPr="008E4382">
        <w:rPr>
          <w:color w:val="000000" w:themeColor="text1"/>
          <w:szCs w:val="24"/>
        </w:rPr>
        <w:t xml:space="preserve">-acting regulatory divergence. Genes showing significant expression differences between alleles in hybrids but not between parents were classified as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Genes that exhibited no significant expression differences between species and hybrid alleles were classified as “conserved”. All remaining expression comparisons were classified as “ambiguous”. In this way, </w:t>
      </w:r>
      <w:r w:rsidR="00C50A99">
        <w:rPr>
          <w:color w:val="000000" w:themeColor="text1"/>
          <w:szCs w:val="24"/>
        </w:rPr>
        <w:t>we</w:t>
      </w:r>
      <w:r w:rsidRPr="008E4382">
        <w:rPr>
          <w:color w:val="000000" w:themeColor="text1"/>
          <w:szCs w:val="24"/>
        </w:rPr>
        <w:t xml:space="preserve"> inferred regulatory divergence for autosomal genes in both species and X-linked genes in females (</w:t>
      </w:r>
      <w:r w:rsidRPr="00D07902">
        <w:rPr>
          <w:color w:val="000000" w:themeColor="text1"/>
          <w:szCs w:val="24"/>
          <w:highlight w:val="yellow"/>
        </w:rPr>
        <w:t>Supplementary Figure S1</w:t>
      </w:r>
      <w:r w:rsidRPr="008E4382">
        <w:rPr>
          <w:color w:val="000000" w:themeColor="text1"/>
          <w:szCs w:val="24"/>
        </w:rPr>
        <w:t xml:space="preserve">). </w:t>
      </w:r>
    </w:p>
    <w:p w14:paraId="383FA72A" w14:textId="33A9BED0" w:rsidR="00946399" w:rsidRPr="008E4382" w:rsidRDefault="00946399" w:rsidP="00662E34">
      <w:pPr>
        <w:spacing w:line="276" w:lineRule="auto"/>
        <w:rPr>
          <w:color w:val="000000" w:themeColor="text1"/>
          <w:szCs w:val="24"/>
        </w:rPr>
      </w:pPr>
      <w:r w:rsidRPr="008E4382">
        <w:rPr>
          <w:color w:val="000000" w:themeColor="text1"/>
          <w:szCs w:val="24"/>
        </w:rPr>
        <w:t xml:space="preserve">For the case of X-linked genes in males, due to the hemizygous nature of the X-chromosome, </w:t>
      </w:r>
      <w:r w:rsidR="00C50A99">
        <w:rPr>
          <w:color w:val="000000" w:themeColor="text1"/>
          <w:szCs w:val="24"/>
        </w:rPr>
        <w:t>we</w:t>
      </w:r>
      <w:r w:rsidRPr="008E4382">
        <w:rPr>
          <w:color w:val="000000" w:themeColor="text1"/>
          <w:szCs w:val="24"/>
        </w:rPr>
        <w:t xml:space="preserve"> w</w:t>
      </w:r>
      <w:r w:rsidR="00531DD9">
        <w:rPr>
          <w:color w:val="000000" w:themeColor="text1"/>
          <w:szCs w:val="24"/>
        </w:rPr>
        <w:t>ere</w:t>
      </w:r>
      <w:r w:rsidRPr="008E4382">
        <w:rPr>
          <w:color w:val="000000" w:themeColor="text1"/>
          <w:szCs w:val="24"/>
        </w:rPr>
        <w:t xml:space="preserve"> unable to utilize F1 ASE to infer regulatory divergence in the same way as for autosomal loci. However, </w:t>
      </w:r>
      <w:r w:rsidR="00C50A99">
        <w:rPr>
          <w:color w:val="000000" w:themeColor="text1"/>
          <w:szCs w:val="24"/>
        </w:rPr>
        <w:t>we</w:t>
      </w:r>
      <w:r w:rsidRPr="008E4382">
        <w:rPr>
          <w:color w:val="000000" w:themeColor="text1"/>
          <w:szCs w:val="24"/>
        </w:rPr>
        <w:t xml:space="preserve"> used the scheme devised by </w:t>
      </w:r>
      <w:r w:rsidRPr="008E4382">
        <w:rPr>
          <w:color w:val="000000" w:themeColor="text1"/>
          <w:szCs w:val="24"/>
        </w:rPr>
        <w:fldChar w:fldCharType="begin"/>
      </w:r>
      <w:r w:rsidRPr="008E4382">
        <w:rPr>
          <w:color w:val="000000" w:themeColor="text1"/>
          <w:szCs w:val="24"/>
        </w:rPr>
        <w:instrText xml:space="preserve"> ADDIN ZOTERO_ITEM CSL_CITATION {"citationID":"LzQkXacq","properties":{"formattedCitation":"(S\\uc0\\u225{}nchez-Ram\\uc0\\u237{}rez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to </w:t>
      </w:r>
      <w:r w:rsidR="00B82ACA">
        <w:rPr>
          <w:color w:val="000000" w:themeColor="text1"/>
          <w:szCs w:val="24"/>
        </w:rPr>
        <w:t xml:space="preserve">confidently </w:t>
      </w:r>
      <w:r w:rsidRPr="008E4382">
        <w:rPr>
          <w:color w:val="000000" w:themeColor="text1"/>
          <w:szCs w:val="24"/>
        </w:rPr>
        <w:t xml:space="preserve">identify X-linked genes showing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 xml:space="preserve">-only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as well as conserved genes (</w:t>
      </w:r>
      <w:r w:rsidRPr="00795843">
        <w:rPr>
          <w:color w:val="000000" w:themeColor="text1"/>
          <w:szCs w:val="24"/>
          <w:highlight w:val="yellow"/>
        </w:rPr>
        <w:t>Supplementary Figure S2</w:t>
      </w:r>
      <w:r w:rsidRPr="008E4382">
        <w:rPr>
          <w:color w:val="000000" w:themeColor="text1"/>
          <w:szCs w:val="24"/>
        </w:rPr>
        <w:t xml:space="preserve">). The prevailing assumption in this scenario </w:t>
      </w:r>
      <w:r w:rsidRPr="008E4382">
        <w:rPr>
          <w:color w:val="000000" w:themeColor="text1"/>
          <w:szCs w:val="24"/>
        </w:rPr>
        <w:lastRenderedPageBreak/>
        <w:t xml:space="preserve">is that the </w:t>
      </w:r>
      <w:r w:rsidRPr="008E4382">
        <w:rPr>
          <w:i/>
          <w:iCs/>
          <w:color w:val="000000" w:themeColor="text1"/>
          <w:szCs w:val="24"/>
        </w:rPr>
        <w:t>trans</w:t>
      </w:r>
      <w:r w:rsidRPr="008E4382">
        <w:rPr>
          <w:color w:val="000000" w:themeColor="text1"/>
          <w:szCs w:val="24"/>
        </w:rPr>
        <w:t xml:space="preserve">-acting factors affecting X-linked genes primarily come from the autosomes. With this assumption, </w:t>
      </w:r>
      <w:r w:rsidR="00C50A99">
        <w:rPr>
          <w:color w:val="000000" w:themeColor="text1"/>
          <w:szCs w:val="24"/>
        </w:rPr>
        <w:t>we</w:t>
      </w:r>
      <w:r w:rsidRPr="008E4382">
        <w:rPr>
          <w:color w:val="000000" w:themeColor="text1"/>
          <w:szCs w:val="24"/>
        </w:rPr>
        <w:t xml:space="preserve"> classified X-linked genes into different regulatory divergence categories based on their expression with respect to the parental gene expression as given below. </w:t>
      </w:r>
    </w:p>
    <w:p w14:paraId="7CFCB711" w14:textId="77777777" w:rsidR="00946399" w:rsidRPr="003134C2" w:rsidRDefault="00946399" w:rsidP="003134C2">
      <w:pPr>
        <w:spacing w:line="240" w:lineRule="auto"/>
        <w:rPr>
          <w:color w:val="000000" w:themeColor="text1"/>
          <w:szCs w:val="24"/>
        </w:rPr>
      </w:pPr>
      <w:r w:rsidRPr="003134C2">
        <w:rPr>
          <w:i/>
          <w:iCs/>
          <w:color w:val="000000" w:themeColor="text1"/>
          <w:szCs w:val="24"/>
        </w:rPr>
        <w:t>X-linked cis-only divergence:</w:t>
      </w:r>
      <w:r w:rsidRPr="003134C2">
        <w:rPr>
          <w:color w:val="000000" w:themeColor="text1"/>
          <w:szCs w:val="24"/>
        </w:rPr>
        <w:t xml:space="preserve"> Within H1 hybrids, the X-chromosome is inherited from </w:t>
      </w:r>
      <w:r w:rsidRPr="003134C2">
        <w:rPr>
          <w:i/>
          <w:iCs/>
          <w:color w:val="000000" w:themeColor="text1"/>
          <w:szCs w:val="24"/>
        </w:rPr>
        <w:t>C. remanei</w:t>
      </w:r>
      <w:r w:rsidRPr="003134C2">
        <w:rPr>
          <w:color w:val="000000" w:themeColor="text1"/>
          <w:szCs w:val="24"/>
        </w:rPr>
        <w:t xml:space="preserve">. If X-linked genes exhibit differential expression between species but show expression patterns similar to </w:t>
      </w:r>
      <w:r w:rsidRPr="003134C2">
        <w:rPr>
          <w:i/>
          <w:iCs/>
          <w:color w:val="000000" w:themeColor="text1"/>
          <w:szCs w:val="24"/>
        </w:rPr>
        <w:t>C. remanei</w:t>
      </w:r>
      <w:r w:rsidRPr="003134C2">
        <w:rPr>
          <w:color w:val="000000" w:themeColor="text1"/>
          <w:szCs w:val="24"/>
        </w:rPr>
        <w:t xml:space="preserve"> within H1 hybrids, it suggests that these genes are primarily influenced by </w:t>
      </w:r>
      <w:r w:rsidRPr="003134C2">
        <w:rPr>
          <w:i/>
          <w:iCs/>
          <w:color w:val="000000" w:themeColor="text1"/>
          <w:szCs w:val="24"/>
        </w:rPr>
        <w:t>cis</w:t>
      </w:r>
      <w:r w:rsidRPr="003134C2">
        <w:rPr>
          <w:color w:val="000000" w:themeColor="text1"/>
          <w:szCs w:val="24"/>
        </w:rPr>
        <w:t xml:space="preserve">-only divergence. In contrast, within H2 hybrids, where X-chromosome is inherited from </w:t>
      </w:r>
      <w:r w:rsidRPr="003134C2">
        <w:rPr>
          <w:i/>
          <w:iCs/>
          <w:color w:val="000000" w:themeColor="text1"/>
          <w:szCs w:val="24"/>
        </w:rPr>
        <w:t>C. latens</w:t>
      </w:r>
      <w:r w:rsidRPr="003134C2">
        <w:rPr>
          <w:color w:val="000000" w:themeColor="text1"/>
          <w:szCs w:val="24"/>
        </w:rPr>
        <w:t xml:space="preserve">, </w:t>
      </w:r>
      <w:r w:rsidRPr="003134C2">
        <w:rPr>
          <w:i/>
          <w:iCs/>
          <w:color w:val="000000" w:themeColor="text1"/>
          <w:szCs w:val="24"/>
        </w:rPr>
        <w:t>cis</w:t>
      </w:r>
      <w:r w:rsidRPr="003134C2">
        <w:rPr>
          <w:color w:val="000000" w:themeColor="text1"/>
          <w:szCs w:val="24"/>
        </w:rPr>
        <w:t xml:space="preserve">-only divergence underlies genes that show differential expression between species as well as expression patterns similar to </w:t>
      </w:r>
      <w:r w:rsidRPr="003134C2">
        <w:rPr>
          <w:i/>
          <w:iCs/>
          <w:color w:val="000000" w:themeColor="text1"/>
          <w:szCs w:val="24"/>
        </w:rPr>
        <w:t>C. latens</w:t>
      </w:r>
      <w:r w:rsidRPr="003134C2">
        <w:rPr>
          <w:color w:val="000000" w:themeColor="text1"/>
          <w:szCs w:val="24"/>
        </w:rPr>
        <w:t xml:space="preserve">. However, this method cannot account for the contributions of X-linked and autosomal </w:t>
      </w:r>
      <w:r w:rsidRPr="003134C2">
        <w:rPr>
          <w:i/>
          <w:iCs/>
          <w:color w:val="000000" w:themeColor="text1"/>
          <w:szCs w:val="24"/>
        </w:rPr>
        <w:t>trans</w:t>
      </w:r>
      <w:r w:rsidRPr="003134C2">
        <w:rPr>
          <w:color w:val="000000" w:themeColor="text1"/>
          <w:szCs w:val="24"/>
        </w:rPr>
        <w:t xml:space="preserve">-factors which are similar to those found in the maternal species of hybrids and hence makes it a special case of </w:t>
      </w:r>
      <w:r w:rsidRPr="003134C2">
        <w:rPr>
          <w:i/>
          <w:iCs/>
          <w:color w:val="000000" w:themeColor="text1"/>
          <w:szCs w:val="24"/>
        </w:rPr>
        <w:t>cis</w:t>
      </w:r>
      <w:r w:rsidRPr="003134C2">
        <w:rPr>
          <w:color w:val="000000" w:themeColor="text1"/>
          <w:szCs w:val="24"/>
        </w:rPr>
        <w:t xml:space="preserve">-only divergence for X-linked genes in F1 males represented as </w:t>
      </w:r>
      <w:r w:rsidRPr="003134C2">
        <w:rPr>
          <w:i/>
          <w:iCs/>
          <w:color w:val="000000" w:themeColor="text1"/>
          <w:szCs w:val="24"/>
        </w:rPr>
        <w:t>cis</w:t>
      </w:r>
      <w:r w:rsidRPr="003134C2">
        <w:rPr>
          <w:color w:val="000000" w:themeColor="text1"/>
          <w:szCs w:val="24"/>
        </w:rPr>
        <w:t>-only*.</w:t>
      </w:r>
    </w:p>
    <w:p w14:paraId="06080BF4" w14:textId="77777777" w:rsidR="00946399" w:rsidRPr="003134C2" w:rsidRDefault="00946399" w:rsidP="003134C2">
      <w:pPr>
        <w:spacing w:line="240" w:lineRule="auto"/>
        <w:rPr>
          <w:color w:val="000000" w:themeColor="text1"/>
          <w:szCs w:val="24"/>
        </w:rPr>
      </w:pPr>
      <w:r w:rsidRPr="003134C2">
        <w:rPr>
          <w:i/>
          <w:iCs/>
          <w:color w:val="000000" w:themeColor="text1"/>
          <w:szCs w:val="24"/>
        </w:rPr>
        <w:t>X-linked trans-only divergence</w:t>
      </w:r>
      <w:r w:rsidRPr="003134C2">
        <w:rPr>
          <w:color w:val="000000" w:themeColor="text1"/>
          <w:szCs w:val="24"/>
        </w:rPr>
        <w:t xml:space="preserve">: these genes display differential gene expression between species, however, X-linked gene expression in hybrids is identical to the paternal expression (X-linked genes in H1 males display expression similar to </w:t>
      </w:r>
      <w:r w:rsidRPr="003134C2">
        <w:rPr>
          <w:i/>
          <w:iCs/>
          <w:color w:val="000000" w:themeColor="text1"/>
          <w:szCs w:val="24"/>
        </w:rPr>
        <w:t>C. latens</w:t>
      </w:r>
      <w:r w:rsidRPr="003134C2">
        <w:rPr>
          <w:color w:val="000000" w:themeColor="text1"/>
          <w:szCs w:val="24"/>
        </w:rPr>
        <w:t xml:space="preserve"> whereas genes in H2 males display expression similar to </w:t>
      </w:r>
      <w:r w:rsidRPr="003134C2">
        <w:rPr>
          <w:i/>
          <w:iCs/>
          <w:color w:val="000000" w:themeColor="text1"/>
          <w:szCs w:val="24"/>
        </w:rPr>
        <w:t>C. remanei</w:t>
      </w:r>
      <w:r w:rsidRPr="003134C2">
        <w:rPr>
          <w:color w:val="000000" w:themeColor="text1"/>
          <w:szCs w:val="24"/>
        </w:rPr>
        <w:t xml:space="preserve">). This subset of genes is expected to show </w:t>
      </w:r>
      <w:r w:rsidRPr="003134C2">
        <w:rPr>
          <w:i/>
          <w:iCs/>
          <w:color w:val="000000" w:themeColor="text1"/>
          <w:szCs w:val="24"/>
        </w:rPr>
        <w:t>trans</w:t>
      </w:r>
      <w:r w:rsidRPr="003134C2">
        <w:rPr>
          <w:color w:val="000000" w:themeColor="text1"/>
          <w:szCs w:val="24"/>
        </w:rPr>
        <w:t xml:space="preserve">-only divergence under the assumption that autosomal </w:t>
      </w:r>
      <w:r w:rsidRPr="003134C2">
        <w:rPr>
          <w:i/>
          <w:iCs/>
          <w:color w:val="000000" w:themeColor="text1"/>
          <w:szCs w:val="24"/>
        </w:rPr>
        <w:t>C. remanei</w:t>
      </w:r>
      <w:r w:rsidRPr="003134C2">
        <w:rPr>
          <w:color w:val="000000" w:themeColor="text1"/>
          <w:szCs w:val="24"/>
        </w:rPr>
        <w:t xml:space="preserve"> like </w:t>
      </w:r>
      <w:r w:rsidRPr="003134C2">
        <w:rPr>
          <w:i/>
          <w:iCs/>
          <w:color w:val="000000" w:themeColor="text1"/>
          <w:szCs w:val="24"/>
        </w:rPr>
        <w:t>trans</w:t>
      </w:r>
      <w:r w:rsidRPr="003134C2">
        <w:rPr>
          <w:color w:val="000000" w:themeColor="text1"/>
          <w:szCs w:val="24"/>
        </w:rPr>
        <w:t xml:space="preserve">-acting factors in H1 and </w:t>
      </w:r>
      <w:r w:rsidRPr="003134C2">
        <w:rPr>
          <w:i/>
          <w:iCs/>
          <w:color w:val="000000" w:themeColor="text1"/>
          <w:szCs w:val="24"/>
        </w:rPr>
        <w:t>C. latens</w:t>
      </w:r>
      <w:r w:rsidRPr="003134C2">
        <w:rPr>
          <w:color w:val="000000" w:themeColor="text1"/>
          <w:szCs w:val="24"/>
        </w:rPr>
        <w:t xml:space="preserve"> like </w:t>
      </w:r>
      <w:r w:rsidRPr="003134C2">
        <w:rPr>
          <w:i/>
          <w:iCs/>
          <w:color w:val="000000" w:themeColor="text1"/>
          <w:szCs w:val="24"/>
        </w:rPr>
        <w:t>trans</w:t>
      </w:r>
      <w:r w:rsidRPr="003134C2">
        <w:rPr>
          <w:color w:val="000000" w:themeColor="text1"/>
          <w:szCs w:val="24"/>
        </w:rPr>
        <w:t xml:space="preserve">-acting factors in H2 are recessive and not expressed. These X-linked genes are represented as </w:t>
      </w:r>
      <w:r w:rsidRPr="003134C2">
        <w:rPr>
          <w:i/>
          <w:iCs/>
          <w:color w:val="000000" w:themeColor="text1"/>
          <w:szCs w:val="24"/>
        </w:rPr>
        <w:t>trans</w:t>
      </w:r>
      <w:r w:rsidRPr="003134C2">
        <w:rPr>
          <w:color w:val="000000" w:themeColor="text1"/>
          <w:szCs w:val="24"/>
        </w:rPr>
        <w:t>-only*.</w:t>
      </w:r>
    </w:p>
    <w:p w14:paraId="7DBF3E05" w14:textId="77777777" w:rsidR="00946399" w:rsidRPr="003134C2" w:rsidRDefault="00946399" w:rsidP="003134C2">
      <w:pPr>
        <w:spacing w:line="240" w:lineRule="auto"/>
        <w:rPr>
          <w:color w:val="000000" w:themeColor="text1"/>
          <w:szCs w:val="24"/>
        </w:rPr>
      </w:pPr>
      <w:r w:rsidRPr="003134C2">
        <w:rPr>
          <w:i/>
          <w:iCs/>
          <w:color w:val="000000" w:themeColor="text1"/>
          <w:szCs w:val="24"/>
        </w:rPr>
        <w:t>X-linked compensatory divergence</w:t>
      </w:r>
      <w:r w:rsidRPr="003134C2">
        <w:rPr>
          <w:color w:val="000000" w:themeColor="text1"/>
          <w:szCs w:val="24"/>
        </w:rPr>
        <w:t>: these genes display no differences in expression between species but show higher or lower gene expression than both parents in F1 hybrid males.</w:t>
      </w:r>
    </w:p>
    <w:p w14:paraId="2CBB305E" w14:textId="0BFC1C5D" w:rsidR="00946399" w:rsidRDefault="00946399">
      <w:pPr>
        <w:spacing w:line="240" w:lineRule="auto"/>
        <w:rPr>
          <w:color w:val="000000" w:themeColor="text1"/>
          <w:szCs w:val="24"/>
        </w:rPr>
      </w:pPr>
      <w:r w:rsidRPr="003134C2">
        <w:rPr>
          <w:i/>
          <w:iCs/>
          <w:color w:val="000000" w:themeColor="text1"/>
          <w:szCs w:val="24"/>
        </w:rPr>
        <w:t>“Other” X-linked divergence</w:t>
      </w:r>
      <w:r w:rsidRPr="003134C2">
        <w:rPr>
          <w:color w:val="000000" w:themeColor="text1"/>
          <w:szCs w:val="24"/>
        </w:rPr>
        <w:t xml:space="preserve">: Any remaining genes with significant expression divergence were categorized as “other”. These include genes displaying </w:t>
      </w:r>
      <w:r w:rsidRPr="003134C2">
        <w:rPr>
          <w:i/>
          <w:iCs/>
          <w:color w:val="000000" w:themeColor="text1"/>
          <w:szCs w:val="24"/>
        </w:rPr>
        <w:t>cis</w:t>
      </w:r>
      <w:r w:rsidRPr="003134C2">
        <w:rPr>
          <w:color w:val="000000" w:themeColor="text1"/>
          <w:szCs w:val="24"/>
        </w:rPr>
        <w:t>+</w:t>
      </w:r>
      <w:r w:rsidRPr="003134C2">
        <w:rPr>
          <w:i/>
          <w:iCs/>
          <w:color w:val="000000" w:themeColor="text1"/>
          <w:szCs w:val="24"/>
        </w:rPr>
        <w:t>trans</w:t>
      </w:r>
      <w:r w:rsidRPr="003134C2">
        <w:rPr>
          <w:color w:val="000000" w:themeColor="text1"/>
          <w:szCs w:val="24"/>
        </w:rPr>
        <w:t xml:space="preserve"> (enhancing), </w:t>
      </w:r>
      <w:r w:rsidRPr="003134C2">
        <w:rPr>
          <w:i/>
          <w:iCs/>
          <w:color w:val="000000" w:themeColor="text1"/>
          <w:szCs w:val="24"/>
        </w:rPr>
        <w:t>cis</w:t>
      </w:r>
      <w:r w:rsidR="00E8045D">
        <w:rPr>
          <w:i/>
          <w:iCs/>
          <w:color w:val="000000" w:themeColor="text1"/>
          <w:szCs w:val="24"/>
        </w:rPr>
        <w:t>×</w:t>
      </w:r>
      <w:r w:rsidRPr="003134C2">
        <w:rPr>
          <w:i/>
          <w:iCs/>
          <w:color w:val="000000" w:themeColor="text1"/>
          <w:szCs w:val="24"/>
        </w:rPr>
        <w:t>trans</w:t>
      </w:r>
      <w:r w:rsidRPr="003134C2">
        <w:rPr>
          <w:color w:val="000000" w:themeColor="text1"/>
          <w:szCs w:val="24"/>
        </w:rPr>
        <w:t xml:space="preserve"> (compensatory), </w:t>
      </w:r>
      <w:r w:rsidRPr="003134C2">
        <w:rPr>
          <w:i/>
          <w:iCs/>
          <w:color w:val="000000" w:themeColor="text1"/>
          <w:szCs w:val="24"/>
        </w:rPr>
        <w:t>trans-</w:t>
      </w:r>
      <w:r w:rsidRPr="003134C2">
        <w:rPr>
          <w:color w:val="000000" w:themeColor="text1"/>
          <w:szCs w:val="24"/>
        </w:rPr>
        <w:t xml:space="preserve">only due to codominant </w:t>
      </w:r>
      <w:r w:rsidRPr="003134C2">
        <w:rPr>
          <w:i/>
          <w:iCs/>
          <w:color w:val="000000" w:themeColor="text1"/>
          <w:szCs w:val="24"/>
        </w:rPr>
        <w:t>trans</w:t>
      </w:r>
      <w:r w:rsidRPr="003134C2">
        <w:rPr>
          <w:color w:val="000000" w:themeColor="text1"/>
          <w:szCs w:val="24"/>
        </w:rPr>
        <w:t>-regulation divergence and ambiguous expression.</w:t>
      </w:r>
    </w:p>
    <w:p w14:paraId="7B22BF08" w14:textId="77777777" w:rsidR="00A72D44" w:rsidRPr="003134C2" w:rsidRDefault="00A72D44" w:rsidP="00A40D2E">
      <w:pPr>
        <w:spacing w:line="240" w:lineRule="auto"/>
        <w:rPr>
          <w:color w:val="000000" w:themeColor="text1"/>
          <w:szCs w:val="24"/>
        </w:rPr>
      </w:pPr>
    </w:p>
    <w:p w14:paraId="243B4504" w14:textId="77777777" w:rsidR="00946399" w:rsidRDefault="00946399" w:rsidP="00662E34">
      <w:pPr>
        <w:pStyle w:val="Heading3"/>
        <w:spacing w:after="0" w:line="276" w:lineRule="auto"/>
        <w:rPr>
          <w:rFonts w:cs="Times New Roman"/>
        </w:rPr>
      </w:pPr>
      <w:bookmarkStart w:id="16" w:name="_Toc168460381"/>
      <w:r>
        <w:rPr>
          <w:rFonts w:cs="Times New Roman"/>
        </w:rPr>
        <w:t>Differential gene expression analysis and classification of expression in hybrids</w:t>
      </w:r>
      <w:bookmarkEnd w:id="16"/>
    </w:p>
    <w:p w14:paraId="10D36D24" w14:textId="677A46F7" w:rsidR="00946399" w:rsidRPr="008E4382" w:rsidRDefault="00946399" w:rsidP="00662E34">
      <w:pPr>
        <w:spacing w:line="276" w:lineRule="auto"/>
        <w:rPr>
          <w:color w:val="000000" w:themeColor="text1"/>
          <w:szCs w:val="24"/>
        </w:rPr>
      </w:pPr>
      <w:r w:rsidRPr="008E4382">
        <w:rPr>
          <w:color w:val="000000" w:themeColor="text1"/>
          <w:szCs w:val="24"/>
        </w:rPr>
        <w:t xml:space="preserve">To identify gene expression dominance patterns associated with hybrids, </w:t>
      </w:r>
      <w:r w:rsidR="00C50A99">
        <w:rPr>
          <w:color w:val="000000" w:themeColor="text1"/>
          <w:szCs w:val="24"/>
        </w:rPr>
        <w:t>we</w:t>
      </w:r>
      <w:r w:rsidRPr="008E4382">
        <w:rPr>
          <w:color w:val="000000" w:themeColor="text1"/>
          <w:szCs w:val="24"/>
        </w:rPr>
        <w:t xml:space="preserve"> summed up allele-specific counts for each gene for a given hybrid sample. </w:t>
      </w:r>
      <w:commentRangeStart w:id="17"/>
      <w:r w:rsidRPr="008E4382">
        <w:rPr>
          <w:color w:val="000000" w:themeColor="text1"/>
          <w:szCs w:val="24"/>
        </w:rPr>
        <w:t xml:space="preserve">Next, </w:t>
      </w:r>
      <w:r w:rsidR="00C50A99">
        <w:rPr>
          <w:color w:val="000000" w:themeColor="text1"/>
          <w:szCs w:val="24"/>
        </w:rPr>
        <w:t>we</w:t>
      </w:r>
      <w:r w:rsidRPr="008E4382">
        <w:rPr>
          <w:color w:val="000000" w:themeColor="text1"/>
          <w:szCs w:val="24"/>
        </w:rPr>
        <w:t xml:space="preserve"> conducted differential gene expression analysis comparing </w:t>
      </w:r>
      <w:r w:rsidRPr="003154CE">
        <w:rPr>
          <w:i/>
          <w:iCs/>
          <w:color w:val="000000" w:themeColor="text1"/>
          <w:szCs w:val="24"/>
        </w:rPr>
        <w:t>C. remanei</w:t>
      </w:r>
      <w:r w:rsidRPr="008E4382">
        <w:rPr>
          <w:color w:val="000000" w:themeColor="text1"/>
          <w:szCs w:val="24"/>
        </w:rPr>
        <w:t xml:space="preserve"> </w:t>
      </w:r>
      <w:r w:rsidR="00C368D6">
        <w:rPr>
          <w:color w:val="000000" w:themeColor="text1"/>
          <w:szCs w:val="24"/>
        </w:rPr>
        <w:t>to</w:t>
      </w:r>
      <w:r w:rsidR="00C368D6"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xml:space="preserve">, as well as each parental species </w:t>
      </w:r>
      <w:r w:rsidR="00C368D6">
        <w:rPr>
          <w:color w:val="000000" w:themeColor="text1"/>
          <w:szCs w:val="24"/>
        </w:rPr>
        <w:t>to the</w:t>
      </w:r>
      <w:r w:rsidR="00C368D6" w:rsidRPr="008E4382">
        <w:rPr>
          <w:color w:val="000000" w:themeColor="text1"/>
          <w:szCs w:val="24"/>
        </w:rPr>
        <w:t xml:space="preserve"> </w:t>
      </w:r>
      <w:r w:rsidRPr="008E4382">
        <w:rPr>
          <w:color w:val="000000" w:themeColor="text1"/>
          <w:szCs w:val="24"/>
        </w:rPr>
        <w:t>hybrid cross</w:t>
      </w:r>
      <w:r w:rsidR="00C368D6">
        <w:rPr>
          <w:color w:val="000000" w:themeColor="text1"/>
          <w:szCs w:val="24"/>
        </w:rPr>
        <w:t>es</w:t>
      </w:r>
      <w:r w:rsidRPr="008E4382">
        <w:rPr>
          <w:color w:val="000000" w:themeColor="text1"/>
          <w:szCs w:val="24"/>
        </w:rPr>
        <w:t xml:space="preserve"> (H1</w:t>
      </w:r>
      <w:r w:rsidR="000452F6">
        <w:rPr>
          <w:color w:val="000000" w:themeColor="text1"/>
          <w:szCs w:val="24"/>
        </w:rPr>
        <w:t>,</w:t>
      </w:r>
      <w:r w:rsidRPr="008E4382">
        <w:rPr>
          <w:color w:val="000000" w:themeColor="text1"/>
          <w:szCs w:val="24"/>
        </w:rPr>
        <w:t xml:space="preserve"> H2). </w:t>
      </w:r>
      <w:commentRangeEnd w:id="17"/>
      <w:r w:rsidR="00C368D6">
        <w:rPr>
          <w:rStyle w:val="CommentReference"/>
          <w:color w:val="000000" w:themeColor="text1"/>
          <w:sz w:val="24"/>
          <w:szCs w:val="24"/>
        </w:rPr>
        <w:commentReference w:id="17"/>
      </w:r>
      <w:r w:rsidR="00484075">
        <w:rPr>
          <w:color w:val="000000" w:themeColor="text1"/>
          <w:szCs w:val="24"/>
        </w:rPr>
        <w:t>W</w:t>
      </w:r>
      <w:r w:rsidR="00C50A99">
        <w:rPr>
          <w:color w:val="000000" w:themeColor="text1"/>
          <w:szCs w:val="24"/>
        </w:rPr>
        <w:t>e</w:t>
      </w:r>
      <w:r w:rsidRPr="008E4382">
        <w:rPr>
          <w:color w:val="000000" w:themeColor="text1"/>
          <w:szCs w:val="24"/>
        </w:rPr>
        <w:t xml:space="preserve"> utilized the DESeq2 package (Love et al. 2014) in RBioconductor to perform differential gene expression analysis. </w:t>
      </w:r>
      <w:r w:rsidR="00484075">
        <w:rPr>
          <w:color w:val="000000" w:themeColor="text1"/>
          <w:szCs w:val="24"/>
        </w:rPr>
        <w:t>W</w:t>
      </w:r>
      <w:r w:rsidR="00C50A99">
        <w:rPr>
          <w:color w:val="000000" w:themeColor="text1"/>
          <w:szCs w:val="24"/>
        </w:rPr>
        <w:t>e</w:t>
      </w:r>
      <w:r w:rsidRPr="008E4382">
        <w:rPr>
          <w:color w:val="000000" w:themeColor="text1"/>
          <w:szCs w:val="24"/>
        </w:rPr>
        <w:t xml:space="preserve"> then performed a 3-way comparison between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xml:space="preserve"> and Hybrid (H1 or H2) to classify genes in hybrids into different gene expression inheritance categories based on the logic followed by </w:t>
      </w:r>
      <w:r w:rsidRPr="008E4382">
        <w:rPr>
          <w:color w:val="000000" w:themeColor="text1"/>
          <w:szCs w:val="24"/>
        </w:rPr>
        <w:fldChar w:fldCharType="begin"/>
      </w:r>
      <w:r w:rsidRPr="008E4382">
        <w:rPr>
          <w:color w:val="000000" w:themeColor="text1"/>
          <w:szCs w:val="24"/>
        </w:rPr>
        <w:instrText xml:space="preserve"> ADDIN ZOTERO_ITEM CSL_CITATION {"citationID":"W5hys4U2","properties":{"formattedCitation":"(McManus et al. 2010)","plainCitation":"(McManus et al. 2010)","dontUpdate":true,"noteIndex":0},"citationItems":[{"id":277,"uris":["http://zotero.org/users/9504344/items/WDWKHTUV"],"itemData":{"id":277,"type":"article-journal","abstract":"The regulation of gene expression is critical for organismal function and is an important source of phenotypic diversity between species. Understanding the genetic and molecular mechanisms responsible for regulatory divergence is therefore expected to provide insight into evolutionary change. Using deep sequencing, we quantified total and allele-specific mRNA expression levels genome-wide in two closely related\n              Drosophila\n              species (\n              D. melanogaster\n              and\n              D. sechellia\n              ) and their F\n              1\n              hybrids. We show that 78% of expressed genes have divergent expression between species, and that\n              cis\n              - and\n              trans\n              -regulatory divergence affects 51% and 66% of expressed genes, respectively, with 35% of genes showing evidence of both. This is a relatively larger contribution of\n              trans\n              -regulatory divergence than was expected based on prior studies, and may result from the unique demographic history of\n              D. sechellia\n              . Genes with antagonistic\n              cis\n              - and\n              trans\n              -regulatory changes were more likely to be misexpressed in hybrids, consistent with the idea that such regulatory changes contribute to hybrid incompatibilities. In addition,\n              cis\n              -regulatory differences contributed more to divergent expression of genes that showed additive rather than nonadditive inheritance. A correlation between sequence similarity and the conservation of\n              cis\n              -regulatory activity was also observed that appears to be a general feature of regulatory evolution. Finally, we examined regulatory divergence that may have contributed to the evolution of a specific trait—divergent feeding behavior in\n              D. sechellia\n              . Overall, this study illustrates the power of mRNA sequencing for investigating regulatory evolution, provides novel insight into the evolution of gene expression in\n              Drosophila\n              , and reveals general trends that are likely to extend to other species.","container-title":"Genome Research","DOI":"10.1101/gr.102491.109","ISSN":"1088-9051","issue":"6","journalAbbreviation":"Genome Res.","language":"en","page":"816-825","source":"DOI.org (Crossref)","title":"Regulatory divergence in &lt;i&gt;Drosophila&lt;/i&gt; revealed by mRNA-seq","volume":"20","author":[{"family":"McManus","given":"C. Joel"},{"family":"Coolon","given":"Joseph D."},{"family":"Duff","given":"Michael O."},{"family":"Eipper-Mains","given":"Jodi"},{"family":"Graveley","given":"Brenton R."},{"family":"Wittkopp","given":"Patricia J."}],"issued":{"date-parts":[["2010",6]]}}}],"schema":"https://github.com/citation-style-language/schema/raw/master/csl-citation.json"} </w:instrText>
      </w:r>
      <w:r w:rsidRPr="008E4382">
        <w:rPr>
          <w:color w:val="000000" w:themeColor="text1"/>
          <w:szCs w:val="24"/>
        </w:rPr>
        <w:fldChar w:fldCharType="separate"/>
      </w:r>
      <w:r w:rsidRPr="008E4382">
        <w:rPr>
          <w:color w:val="000000" w:themeColor="text1"/>
        </w:rPr>
        <w:t>McManus et al. (2010)</w:t>
      </w:r>
      <w:r w:rsidRPr="008E4382">
        <w:rPr>
          <w:color w:val="000000" w:themeColor="text1"/>
          <w:szCs w:val="24"/>
        </w:rPr>
        <w:fldChar w:fldCharType="end"/>
      </w:r>
      <w:r w:rsidRPr="008E4382">
        <w:rPr>
          <w:color w:val="000000" w:themeColor="text1"/>
          <w:szCs w:val="24"/>
        </w:rPr>
        <w:t>. The genes in hybrids were divided into five categories (</w:t>
      </w:r>
      <w:r w:rsidRPr="00484075">
        <w:rPr>
          <w:color w:val="000000" w:themeColor="text1"/>
          <w:szCs w:val="24"/>
          <w:highlight w:val="yellow"/>
        </w:rPr>
        <w:t>Supplementary Figure S3</w:t>
      </w:r>
      <w:r w:rsidRPr="008E4382">
        <w:rPr>
          <w:color w:val="000000" w:themeColor="text1"/>
          <w:szCs w:val="24"/>
        </w:rPr>
        <w:t>):</w:t>
      </w:r>
    </w:p>
    <w:p w14:paraId="1A0ECAE2" w14:textId="77777777" w:rsidR="00946399" w:rsidRPr="003134C2" w:rsidRDefault="00946399" w:rsidP="00A40D2E">
      <w:pPr>
        <w:spacing w:line="240" w:lineRule="auto"/>
        <w:rPr>
          <w:color w:val="000000" w:themeColor="text1"/>
          <w:szCs w:val="24"/>
        </w:rPr>
      </w:pPr>
      <w:r w:rsidRPr="003134C2">
        <w:rPr>
          <w:i/>
          <w:iCs/>
          <w:color w:val="000000" w:themeColor="text1"/>
          <w:szCs w:val="24"/>
        </w:rPr>
        <w:t>Dominant expression inheritance</w:t>
      </w:r>
      <w:r w:rsidRPr="003134C2">
        <w:rPr>
          <w:color w:val="000000" w:themeColor="text1"/>
          <w:szCs w:val="24"/>
        </w:rPr>
        <w:t xml:space="preserve">: these genes were significantly differentially expressed between parental species, while in hybrids their expression was identical (i.e., no significant differential expression) to either </w:t>
      </w:r>
      <w:r w:rsidRPr="003134C2">
        <w:rPr>
          <w:i/>
          <w:iCs/>
          <w:color w:val="000000" w:themeColor="text1"/>
          <w:szCs w:val="24"/>
        </w:rPr>
        <w:t>C. remanei</w:t>
      </w:r>
      <w:r w:rsidRPr="003134C2">
        <w:rPr>
          <w:color w:val="000000" w:themeColor="text1"/>
          <w:szCs w:val="24"/>
        </w:rPr>
        <w:t xml:space="preserve"> (</w:t>
      </w:r>
      <w:r w:rsidRPr="003134C2">
        <w:rPr>
          <w:i/>
          <w:iCs/>
          <w:color w:val="000000" w:themeColor="text1"/>
          <w:szCs w:val="24"/>
        </w:rPr>
        <w:t xml:space="preserve">C. remanei </w:t>
      </w:r>
      <w:r w:rsidRPr="003134C2">
        <w:rPr>
          <w:color w:val="000000" w:themeColor="text1"/>
          <w:szCs w:val="24"/>
        </w:rPr>
        <w:t xml:space="preserve">dominant) or </w:t>
      </w:r>
      <w:r w:rsidRPr="003134C2">
        <w:rPr>
          <w:i/>
          <w:iCs/>
          <w:color w:val="000000" w:themeColor="text1"/>
          <w:szCs w:val="24"/>
        </w:rPr>
        <w:t>C. latens</w:t>
      </w:r>
      <w:r w:rsidRPr="003134C2">
        <w:rPr>
          <w:color w:val="000000" w:themeColor="text1"/>
          <w:szCs w:val="24"/>
        </w:rPr>
        <w:t xml:space="preserve"> (</w:t>
      </w:r>
      <w:r w:rsidRPr="003134C2">
        <w:rPr>
          <w:i/>
          <w:iCs/>
          <w:color w:val="000000" w:themeColor="text1"/>
          <w:szCs w:val="24"/>
        </w:rPr>
        <w:t>C. latens</w:t>
      </w:r>
      <w:r w:rsidRPr="003134C2">
        <w:rPr>
          <w:color w:val="000000" w:themeColor="text1"/>
          <w:szCs w:val="24"/>
        </w:rPr>
        <w:t xml:space="preserve"> dominant).</w:t>
      </w:r>
    </w:p>
    <w:p w14:paraId="4489FA8C" w14:textId="77777777" w:rsidR="00946399" w:rsidRPr="003134C2" w:rsidRDefault="00946399" w:rsidP="00A40D2E">
      <w:pPr>
        <w:spacing w:line="240" w:lineRule="auto"/>
        <w:rPr>
          <w:color w:val="000000" w:themeColor="text1"/>
          <w:szCs w:val="24"/>
        </w:rPr>
      </w:pPr>
      <w:r w:rsidRPr="003134C2">
        <w:rPr>
          <w:i/>
          <w:iCs/>
          <w:color w:val="000000" w:themeColor="text1"/>
          <w:szCs w:val="24"/>
        </w:rPr>
        <w:lastRenderedPageBreak/>
        <w:t>Additive expression inheritance:</w:t>
      </w:r>
      <w:r w:rsidRPr="003134C2">
        <w:rPr>
          <w:color w:val="000000" w:themeColor="text1"/>
          <w:szCs w:val="24"/>
        </w:rPr>
        <w:t xml:space="preserve"> Genes exhibited significant differences in expression across all three groups, including both parental species and hybrids. However, hybrid expression levels lie between those of the parents.</w:t>
      </w:r>
    </w:p>
    <w:p w14:paraId="7C5D9A68" w14:textId="77777777" w:rsidR="00946399" w:rsidRPr="003134C2" w:rsidRDefault="00946399" w:rsidP="00A40D2E">
      <w:pPr>
        <w:spacing w:line="240" w:lineRule="auto"/>
        <w:rPr>
          <w:color w:val="000000" w:themeColor="text1"/>
          <w:szCs w:val="24"/>
        </w:rPr>
      </w:pPr>
      <w:r w:rsidRPr="003134C2">
        <w:rPr>
          <w:i/>
          <w:iCs/>
          <w:color w:val="000000" w:themeColor="text1"/>
          <w:szCs w:val="24"/>
        </w:rPr>
        <w:t xml:space="preserve">Underdominant expression inheritance: </w:t>
      </w:r>
      <w:r w:rsidRPr="003134C2">
        <w:rPr>
          <w:color w:val="000000" w:themeColor="text1"/>
          <w:szCs w:val="24"/>
        </w:rPr>
        <w:t>These genes displayed significant differential expression between parents while also showing significant underexpression in hybrids relative to both parents.</w:t>
      </w:r>
    </w:p>
    <w:p w14:paraId="2DF987E9" w14:textId="77777777" w:rsidR="00946399" w:rsidRPr="003134C2" w:rsidRDefault="00946399" w:rsidP="00A40D2E">
      <w:pPr>
        <w:spacing w:after="240" w:line="240" w:lineRule="auto"/>
        <w:rPr>
          <w:color w:val="000000" w:themeColor="text1"/>
          <w:szCs w:val="24"/>
        </w:rPr>
      </w:pPr>
      <w:r w:rsidRPr="003134C2">
        <w:rPr>
          <w:i/>
          <w:iCs/>
          <w:color w:val="000000" w:themeColor="text1"/>
          <w:szCs w:val="24"/>
        </w:rPr>
        <w:t>Overdominant expression inheritance:</w:t>
      </w:r>
      <w:r w:rsidRPr="003134C2">
        <w:rPr>
          <w:color w:val="000000" w:themeColor="text1"/>
          <w:szCs w:val="24"/>
        </w:rPr>
        <w:t xml:space="preserve"> These genes in hybrids demonstrate significant overexpression compared to both parental species, in addition to exhibiting differential expression between the two parental species.</w:t>
      </w:r>
    </w:p>
    <w:p w14:paraId="58DFC07F" w14:textId="77777777" w:rsidR="00946399" w:rsidRPr="003134C2" w:rsidRDefault="00946399" w:rsidP="00A40D2E">
      <w:pPr>
        <w:spacing w:after="240" w:line="240" w:lineRule="auto"/>
        <w:rPr>
          <w:color w:val="000000" w:themeColor="text1"/>
          <w:szCs w:val="24"/>
        </w:rPr>
      </w:pPr>
      <w:r w:rsidRPr="003134C2">
        <w:rPr>
          <w:i/>
          <w:iCs/>
          <w:color w:val="000000" w:themeColor="text1"/>
          <w:szCs w:val="24"/>
        </w:rPr>
        <w:t>Conserved expression inheritance:</w:t>
      </w:r>
      <w:r w:rsidRPr="003134C2">
        <w:rPr>
          <w:color w:val="000000" w:themeColor="text1"/>
          <w:szCs w:val="24"/>
        </w:rPr>
        <w:t xml:space="preserve"> These genes displayed no significant expression between all three groups. </w:t>
      </w:r>
    </w:p>
    <w:p w14:paraId="1AE8B396" w14:textId="7C5911AB" w:rsidR="00946399" w:rsidRPr="003134C2" w:rsidRDefault="00946399" w:rsidP="00A40D2E">
      <w:pPr>
        <w:spacing w:line="240" w:lineRule="auto"/>
        <w:rPr>
          <w:color w:val="000000" w:themeColor="text1"/>
          <w:szCs w:val="24"/>
        </w:rPr>
      </w:pPr>
      <w:r w:rsidRPr="003134C2">
        <w:rPr>
          <w:i/>
          <w:iCs/>
          <w:color w:val="000000" w:themeColor="text1"/>
          <w:szCs w:val="24"/>
        </w:rPr>
        <w:t>Ambiguous:</w:t>
      </w:r>
      <w:r w:rsidRPr="003134C2">
        <w:rPr>
          <w:color w:val="000000" w:themeColor="text1"/>
          <w:szCs w:val="24"/>
        </w:rPr>
        <w:t xml:space="preserve"> </w:t>
      </w:r>
      <w:r w:rsidR="00185374">
        <w:rPr>
          <w:color w:val="000000" w:themeColor="text1"/>
          <w:szCs w:val="24"/>
        </w:rPr>
        <w:t>G</w:t>
      </w:r>
      <w:r w:rsidR="00185374" w:rsidRPr="003134C2">
        <w:rPr>
          <w:color w:val="000000" w:themeColor="text1"/>
          <w:szCs w:val="24"/>
        </w:rPr>
        <w:t xml:space="preserve">enes </w:t>
      </w:r>
      <w:r w:rsidRPr="003134C2">
        <w:rPr>
          <w:color w:val="000000" w:themeColor="text1"/>
          <w:szCs w:val="24"/>
        </w:rPr>
        <w:t>displaying all other expression patterns</w:t>
      </w:r>
      <w:r w:rsidR="00185374">
        <w:rPr>
          <w:color w:val="000000" w:themeColor="text1"/>
          <w:szCs w:val="24"/>
        </w:rPr>
        <w:t>.</w:t>
      </w:r>
    </w:p>
    <w:p w14:paraId="6B70A4EB" w14:textId="77777777" w:rsidR="00931EDC" w:rsidRPr="00931EDC" w:rsidRDefault="00931EDC" w:rsidP="00931EDC">
      <w:pPr>
        <w:spacing w:line="240" w:lineRule="auto"/>
        <w:rPr>
          <w:color w:val="000000" w:themeColor="text1"/>
          <w:szCs w:val="24"/>
        </w:rPr>
      </w:pPr>
    </w:p>
    <w:p w14:paraId="6C3E4719" w14:textId="77777777" w:rsidR="00946399" w:rsidRDefault="00946399" w:rsidP="00931EDC">
      <w:pPr>
        <w:pStyle w:val="Heading2"/>
        <w:spacing w:before="0" w:line="276" w:lineRule="auto"/>
        <w:rPr>
          <w:rFonts w:ascii="Times New Roman" w:hAnsi="Times New Roman" w:cs="Times New Roman"/>
        </w:rPr>
      </w:pPr>
      <w:bookmarkStart w:id="18" w:name="_Toc168460382"/>
      <w:r>
        <w:rPr>
          <w:rFonts w:ascii="Times New Roman" w:hAnsi="Times New Roman" w:cs="Times New Roman"/>
        </w:rPr>
        <w:t>Results</w:t>
      </w:r>
      <w:bookmarkEnd w:id="18"/>
    </w:p>
    <w:p w14:paraId="0D16785C" w14:textId="651DE23D" w:rsidR="00A72D44" w:rsidRPr="008E4382" w:rsidRDefault="00A72D44" w:rsidP="00931EDC">
      <w:pPr>
        <w:spacing w:before="0" w:line="276" w:lineRule="auto"/>
        <w:rPr>
          <w:color w:val="000000" w:themeColor="text1"/>
          <w:szCs w:val="24"/>
        </w:rPr>
      </w:pPr>
    </w:p>
    <w:p w14:paraId="652D15F3" w14:textId="77777777" w:rsidR="0046603E" w:rsidRPr="00BA6708" w:rsidRDefault="0046603E" w:rsidP="0046603E">
      <w:pPr>
        <w:pStyle w:val="Heading3"/>
        <w:spacing w:after="0" w:line="240" w:lineRule="auto"/>
        <w:rPr>
          <w:lang w:val="en-CA"/>
        </w:rPr>
      </w:pPr>
      <w:r>
        <w:rPr>
          <w:rFonts w:eastAsia="Times New Roman"/>
        </w:rPr>
        <w:t>Sex specific inheritance and pervasive misexpression of sex-biased genes in hybrids</w:t>
      </w:r>
    </w:p>
    <w:p w14:paraId="0A245869" w14:textId="320B0EC8" w:rsidR="00711CCE" w:rsidRDefault="00DC1982" w:rsidP="0046603E">
      <w:pPr>
        <w:spacing w:line="276" w:lineRule="auto"/>
        <w:rPr>
          <w:color w:val="000000" w:themeColor="text1"/>
          <w:szCs w:val="24"/>
        </w:rPr>
      </w:pPr>
      <w:r>
        <w:rPr>
          <w:bCs/>
          <w:color w:val="000000" w:themeColor="text1"/>
          <w:szCs w:val="24"/>
          <w:shd w:val="clear" w:color="auto" w:fill="FFFFFF"/>
        </w:rPr>
        <w:t>T</w:t>
      </w:r>
      <w:r w:rsidRPr="008E4382">
        <w:rPr>
          <w:bCs/>
          <w:color w:val="000000" w:themeColor="text1"/>
          <w:szCs w:val="24"/>
          <w:shd w:val="clear" w:color="auto" w:fill="FFFFFF"/>
        </w:rPr>
        <w:t>o discover and investigate the mechanisms of gene regulatory evolution as a potential cause of F1 hybrid incompatibility</w:t>
      </w:r>
      <w:r>
        <w:rPr>
          <w:bCs/>
          <w:color w:val="000000" w:themeColor="text1"/>
          <w:szCs w:val="24"/>
          <w:shd w:val="clear" w:color="auto" w:fill="FFFFFF"/>
        </w:rPr>
        <w:t>, we</w:t>
      </w:r>
      <w:r w:rsidRPr="008E4382">
        <w:rPr>
          <w:bCs/>
          <w:color w:val="000000" w:themeColor="text1"/>
          <w:szCs w:val="24"/>
          <w:shd w:val="clear" w:color="auto" w:fill="FFFFFF"/>
        </w:rPr>
        <w:t xml:space="preserve"> compar</w:t>
      </w:r>
      <w:r>
        <w:rPr>
          <w:bCs/>
          <w:color w:val="000000" w:themeColor="text1"/>
          <w:szCs w:val="24"/>
          <w:shd w:val="clear" w:color="auto" w:fill="FFFFFF"/>
        </w:rPr>
        <w:t>ed</w:t>
      </w:r>
      <w:r w:rsidRPr="008E4382">
        <w:rPr>
          <w:bCs/>
          <w:color w:val="000000" w:themeColor="text1"/>
          <w:szCs w:val="24"/>
          <w:shd w:val="clear" w:color="auto" w:fill="FFFFFF"/>
        </w:rPr>
        <w:t xml:space="preserve"> transcriptomes between </w:t>
      </w:r>
      <w:r w:rsidRPr="003154CE">
        <w:rPr>
          <w:bCs/>
          <w:i/>
          <w:iCs/>
          <w:color w:val="000000" w:themeColor="text1"/>
          <w:szCs w:val="24"/>
          <w:shd w:val="clear" w:color="auto" w:fill="FFFFFF"/>
        </w:rPr>
        <w:t>C. remanei</w:t>
      </w:r>
      <w:r w:rsidRPr="008E4382">
        <w:rPr>
          <w:bCs/>
          <w:color w:val="000000" w:themeColor="text1"/>
          <w:szCs w:val="24"/>
          <w:shd w:val="clear" w:color="auto" w:fill="FFFFFF"/>
        </w:rPr>
        <w:t xml:space="preserve">, </w:t>
      </w:r>
      <w:r w:rsidRPr="003154CE">
        <w:rPr>
          <w:bCs/>
          <w:i/>
          <w:iCs/>
          <w:color w:val="000000" w:themeColor="text1"/>
          <w:szCs w:val="24"/>
          <w:shd w:val="clear" w:color="auto" w:fill="FFFFFF"/>
        </w:rPr>
        <w:t>C. latens</w:t>
      </w:r>
      <w:r w:rsidRPr="008E4382">
        <w:rPr>
          <w:bCs/>
          <w:color w:val="000000" w:themeColor="text1"/>
          <w:szCs w:val="24"/>
          <w:shd w:val="clear" w:color="auto" w:fill="FFFFFF"/>
        </w:rPr>
        <w:t xml:space="preserve">, and </w:t>
      </w:r>
      <w:r w:rsidR="00AD753D">
        <w:rPr>
          <w:bCs/>
          <w:color w:val="000000" w:themeColor="text1"/>
          <w:szCs w:val="24"/>
          <w:shd w:val="clear" w:color="auto" w:fill="FFFFFF"/>
        </w:rPr>
        <w:t xml:space="preserve">reciprocally-crossed </w:t>
      </w:r>
      <w:r w:rsidRPr="008E4382">
        <w:rPr>
          <w:bCs/>
          <w:color w:val="000000" w:themeColor="text1"/>
          <w:szCs w:val="24"/>
          <w:shd w:val="clear" w:color="auto" w:fill="FFFFFF"/>
        </w:rPr>
        <w:t>F1 hybrids</w:t>
      </w:r>
      <w:r w:rsidR="00711CCE">
        <w:rPr>
          <w:bCs/>
          <w:color w:val="000000" w:themeColor="text1"/>
          <w:szCs w:val="24"/>
          <w:shd w:val="clear" w:color="auto" w:fill="FFFFFF"/>
        </w:rPr>
        <w:t xml:space="preserve"> for each sex (male, female) and each of two tissue types (gonad, soma)</w:t>
      </w:r>
      <w:r>
        <w:rPr>
          <w:bCs/>
          <w:color w:val="000000" w:themeColor="text1"/>
          <w:szCs w:val="24"/>
          <w:shd w:val="clear" w:color="auto" w:fill="FFFFFF"/>
        </w:rPr>
        <w:t xml:space="preserve">. </w:t>
      </w:r>
      <w:r w:rsidR="004A1C6F">
        <w:rPr>
          <w:color w:val="000000" w:themeColor="text1"/>
          <w:szCs w:val="24"/>
        </w:rPr>
        <w:t>First, b</w:t>
      </w:r>
      <w:r w:rsidR="00711CCE">
        <w:rPr>
          <w:color w:val="000000" w:themeColor="text1"/>
          <w:szCs w:val="24"/>
        </w:rPr>
        <w:t>y assessing each of the ~13,000 genes</w:t>
      </w:r>
      <w:r w:rsidR="004A1C6F">
        <w:rPr>
          <w:color w:val="000000" w:themeColor="text1"/>
          <w:szCs w:val="24"/>
        </w:rPr>
        <w:t>’</w:t>
      </w:r>
      <w:r w:rsidR="0046603E" w:rsidRPr="008E4382">
        <w:rPr>
          <w:color w:val="000000" w:themeColor="text1"/>
          <w:szCs w:val="24"/>
        </w:rPr>
        <w:t xml:space="preserve"> expression profile</w:t>
      </w:r>
      <w:r w:rsidR="00711CCE">
        <w:rPr>
          <w:color w:val="000000" w:themeColor="text1"/>
          <w:szCs w:val="24"/>
        </w:rPr>
        <w:t>s, we</w:t>
      </w:r>
      <w:r w:rsidR="0046603E" w:rsidRPr="008E4382">
        <w:rPr>
          <w:color w:val="000000" w:themeColor="text1"/>
          <w:szCs w:val="24"/>
        </w:rPr>
        <w:t xml:space="preserve"> </w:t>
      </w:r>
      <w:r w:rsidR="00711CCE">
        <w:rPr>
          <w:color w:val="000000" w:themeColor="text1"/>
          <w:szCs w:val="24"/>
        </w:rPr>
        <w:t>classified</w:t>
      </w:r>
      <w:r w:rsidR="0046603E" w:rsidRPr="008E4382">
        <w:rPr>
          <w:color w:val="000000" w:themeColor="text1"/>
          <w:szCs w:val="24"/>
        </w:rPr>
        <w:t xml:space="preserve"> genes </w:t>
      </w:r>
      <w:r w:rsidR="004A1C6F">
        <w:rPr>
          <w:color w:val="000000" w:themeColor="text1"/>
          <w:szCs w:val="24"/>
        </w:rPr>
        <w:t>for each sample type</w:t>
      </w:r>
      <w:r w:rsidR="004A1C6F" w:rsidRPr="008E4382" w:rsidDel="00711CCE">
        <w:rPr>
          <w:color w:val="000000" w:themeColor="text1"/>
          <w:szCs w:val="24"/>
        </w:rPr>
        <w:t xml:space="preserve"> </w:t>
      </w:r>
      <w:r w:rsidR="00DF3720">
        <w:rPr>
          <w:color w:val="000000" w:themeColor="text1"/>
          <w:szCs w:val="24"/>
        </w:rPr>
        <w:t>as showing undifferentiated expression of parents and hybrids (“no change”) or</w:t>
      </w:r>
      <w:r w:rsidR="00711CCE" w:rsidRPr="008E4382">
        <w:rPr>
          <w:color w:val="000000" w:themeColor="text1"/>
          <w:szCs w:val="24"/>
        </w:rPr>
        <w:t xml:space="preserve"> </w:t>
      </w:r>
      <w:r w:rsidR="00DF3720">
        <w:rPr>
          <w:color w:val="000000" w:themeColor="text1"/>
          <w:szCs w:val="24"/>
        </w:rPr>
        <w:t xml:space="preserve">into </w:t>
      </w:r>
      <w:r w:rsidR="00711CCE">
        <w:rPr>
          <w:color w:val="000000" w:themeColor="text1"/>
          <w:szCs w:val="24"/>
        </w:rPr>
        <w:t xml:space="preserve">one of five categories for inheritance of expression in hybrids: </w:t>
      </w:r>
      <w:r w:rsidR="0046603E" w:rsidRPr="008E4382">
        <w:rPr>
          <w:color w:val="000000" w:themeColor="text1"/>
          <w:szCs w:val="24"/>
        </w:rPr>
        <w:t>additive, dominant (</w:t>
      </w:r>
      <w:r w:rsidR="0046603E" w:rsidRPr="003154CE">
        <w:rPr>
          <w:i/>
          <w:iCs/>
          <w:color w:val="000000" w:themeColor="text1"/>
          <w:szCs w:val="24"/>
        </w:rPr>
        <w:t>C. latens</w:t>
      </w:r>
      <w:r w:rsidR="0046603E" w:rsidRPr="008E4382">
        <w:rPr>
          <w:color w:val="000000" w:themeColor="text1"/>
          <w:szCs w:val="24"/>
        </w:rPr>
        <w:t xml:space="preserve"> dominant or </w:t>
      </w:r>
      <w:r w:rsidR="0046603E" w:rsidRPr="003154CE">
        <w:rPr>
          <w:i/>
          <w:iCs/>
          <w:color w:val="000000" w:themeColor="text1"/>
          <w:szCs w:val="24"/>
        </w:rPr>
        <w:t>C. remanei</w:t>
      </w:r>
      <w:r w:rsidR="0046603E" w:rsidRPr="008E4382">
        <w:rPr>
          <w:color w:val="000000" w:themeColor="text1"/>
          <w:szCs w:val="24"/>
        </w:rPr>
        <w:t xml:space="preserve"> dominant), and transgressive (underdominant and overdominant). </w:t>
      </w:r>
    </w:p>
    <w:p w14:paraId="7FAD888D" w14:textId="178ADE5E" w:rsidR="00CA6CCE" w:rsidRDefault="00711CCE" w:rsidP="0046603E">
      <w:pPr>
        <w:spacing w:line="276" w:lineRule="auto"/>
        <w:rPr>
          <w:color w:val="000000" w:themeColor="text1"/>
          <w:szCs w:val="24"/>
        </w:rPr>
      </w:pPr>
      <w:r>
        <w:rPr>
          <w:color w:val="000000" w:themeColor="text1"/>
          <w:szCs w:val="24"/>
        </w:rPr>
        <w:t>Our c</w:t>
      </w:r>
      <w:r w:rsidR="0046603E">
        <w:rPr>
          <w:color w:val="000000" w:themeColor="text1"/>
          <w:szCs w:val="24"/>
        </w:rPr>
        <w:t>ontrast</w:t>
      </w:r>
      <w:r>
        <w:rPr>
          <w:color w:val="000000" w:themeColor="text1"/>
          <w:szCs w:val="24"/>
        </w:rPr>
        <w:t>s of</w:t>
      </w:r>
      <w:r w:rsidR="0046603E">
        <w:rPr>
          <w:color w:val="000000" w:themeColor="text1"/>
          <w:szCs w:val="24"/>
        </w:rPr>
        <w:t xml:space="preserve"> expression between males and females revealed </w:t>
      </w:r>
      <w:r w:rsidR="0046603E" w:rsidRPr="003204F3">
        <w:rPr>
          <w:color w:val="000000" w:themeColor="text1"/>
          <w:szCs w:val="24"/>
        </w:rPr>
        <w:t>clear sex differences in gene expression inheritance in both reciprocal crosses.</w:t>
      </w:r>
      <w:r w:rsidR="0046603E">
        <w:rPr>
          <w:color w:val="000000" w:themeColor="text1"/>
          <w:szCs w:val="24"/>
        </w:rPr>
        <w:t xml:space="preserve"> In the soma</w:t>
      </w:r>
      <w:r w:rsidR="002A355F">
        <w:rPr>
          <w:color w:val="000000" w:themeColor="text1"/>
          <w:szCs w:val="24"/>
        </w:rPr>
        <w:t xml:space="preserve"> tissue samples</w:t>
      </w:r>
      <w:r w:rsidR="0046603E">
        <w:rPr>
          <w:color w:val="000000" w:themeColor="text1"/>
          <w:szCs w:val="24"/>
        </w:rPr>
        <w:t xml:space="preserve">, males showed </w:t>
      </w:r>
      <w:r w:rsidR="0046603E" w:rsidRPr="003204F3">
        <w:rPr>
          <w:color w:val="000000" w:themeColor="text1"/>
          <w:szCs w:val="24"/>
        </w:rPr>
        <w:t xml:space="preserve">~1,500 more genes with </w:t>
      </w:r>
      <w:r w:rsidR="0046603E">
        <w:rPr>
          <w:color w:val="000000" w:themeColor="text1"/>
          <w:szCs w:val="24"/>
        </w:rPr>
        <w:t xml:space="preserve">parent-like </w:t>
      </w:r>
      <w:r w:rsidR="00DF3720">
        <w:rPr>
          <w:color w:val="000000" w:themeColor="text1"/>
          <w:szCs w:val="24"/>
        </w:rPr>
        <w:t xml:space="preserve">“no change” </w:t>
      </w:r>
      <w:r w:rsidR="0046603E">
        <w:rPr>
          <w:color w:val="000000" w:themeColor="text1"/>
          <w:szCs w:val="24"/>
        </w:rPr>
        <w:t>expression</w:t>
      </w:r>
      <w:r w:rsidR="0046603E" w:rsidRPr="003204F3">
        <w:rPr>
          <w:color w:val="000000" w:themeColor="text1"/>
          <w:szCs w:val="24"/>
        </w:rPr>
        <w:t xml:space="preserve"> </w:t>
      </w:r>
      <w:r w:rsidR="00DF3720">
        <w:rPr>
          <w:color w:val="000000" w:themeColor="text1"/>
          <w:szCs w:val="24"/>
        </w:rPr>
        <w:t xml:space="preserve">profiles </w:t>
      </w:r>
      <w:r w:rsidR="0046603E" w:rsidRPr="003204F3">
        <w:rPr>
          <w:color w:val="000000" w:themeColor="text1"/>
          <w:szCs w:val="24"/>
        </w:rPr>
        <w:t>than females, indicating that hybrid males more closely resemble parental expression levels despite displaying stronger organismal dysfunction</w:t>
      </w:r>
      <w:r w:rsidR="0046603E">
        <w:rPr>
          <w:color w:val="000000" w:themeColor="text1"/>
          <w:szCs w:val="24"/>
        </w:rPr>
        <w:t xml:space="preserve"> </w:t>
      </w:r>
      <w:r w:rsidR="0046603E" w:rsidRPr="008E4382">
        <w:rPr>
          <w:color w:val="000000" w:themeColor="text1"/>
          <w:szCs w:val="24"/>
        </w:rPr>
        <w:t>(n</w:t>
      </w:r>
      <w:r w:rsidR="0046603E" w:rsidRPr="008E4382">
        <w:rPr>
          <w:color w:val="000000" w:themeColor="text1"/>
          <w:szCs w:val="24"/>
          <w:vertAlign w:val="subscript"/>
        </w:rPr>
        <w:t>H1,FS</w:t>
      </w:r>
      <w:r w:rsidR="0046603E" w:rsidRPr="008E4382">
        <w:rPr>
          <w:color w:val="000000" w:themeColor="text1"/>
          <w:szCs w:val="24"/>
        </w:rPr>
        <w:t xml:space="preserve"> = 3044; n</w:t>
      </w:r>
      <w:r w:rsidR="0046603E" w:rsidRPr="008E4382">
        <w:rPr>
          <w:color w:val="000000" w:themeColor="text1"/>
          <w:szCs w:val="24"/>
          <w:vertAlign w:val="subscript"/>
        </w:rPr>
        <w:t>H1,MS</w:t>
      </w:r>
      <w:r w:rsidR="0046603E" w:rsidRPr="008E4382">
        <w:rPr>
          <w:color w:val="000000" w:themeColor="text1"/>
          <w:szCs w:val="24"/>
        </w:rPr>
        <w:t xml:space="preserve"> = 4477; n</w:t>
      </w:r>
      <w:r w:rsidR="0046603E" w:rsidRPr="008E4382">
        <w:rPr>
          <w:color w:val="000000" w:themeColor="text1"/>
          <w:szCs w:val="24"/>
          <w:vertAlign w:val="subscript"/>
        </w:rPr>
        <w:t>H2,FS</w:t>
      </w:r>
      <w:r w:rsidR="0046603E" w:rsidRPr="008E4382">
        <w:rPr>
          <w:color w:val="000000" w:themeColor="text1"/>
          <w:szCs w:val="24"/>
        </w:rPr>
        <w:t xml:space="preserve"> = 3189; n</w:t>
      </w:r>
      <w:r w:rsidR="0046603E" w:rsidRPr="008E4382">
        <w:rPr>
          <w:color w:val="000000" w:themeColor="text1"/>
          <w:szCs w:val="24"/>
          <w:vertAlign w:val="subscript"/>
        </w:rPr>
        <w:t>H2,MS</w:t>
      </w:r>
      <w:r w:rsidR="0046603E" w:rsidRPr="008E4382">
        <w:rPr>
          <w:color w:val="000000" w:themeColor="text1"/>
          <w:szCs w:val="24"/>
        </w:rPr>
        <w:t xml:space="preserve"> = 4777) (Figure 2C, D, E) (Table 1).</w:t>
      </w:r>
      <w:r w:rsidR="0046603E">
        <w:rPr>
          <w:color w:val="000000" w:themeColor="text1"/>
          <w:szCs w:val="24"/>
        </w:rPr>
        <w:t xml:space="preserve"> Conversely</w:t>
      </w:r>
      <w:r w:rsidR="0046603E" w:rsidRPr="008E4382">
        <w:rPr>
          <w:color w:val="000000" w:themeColor="text1"/>
          <w:szCs w:val="24"/>
        </w:rPr>
        <w:t xml:space="preserve">, genes showing </w:t>
      </w:r>
      <w:r w:rsidR="0046603E">
        <w:rPr>
          <w:color w:val="000000" w:themeColor="text1"/>
          <w:szCs w:val="24"/>
        </w:rPr>
        <w:t>dominant expression</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dominant or </w:t>
      </w:r>
      <w:r w:rsidR="0046603E" w:rsidRPr="003154CE">
        <w:rPr>
          <w:i/>
          <w:iCs/>
          <w:color w:val="000000" w:themeColor="text1"/>
          <w:szCs w:val="24"/>
        </w:rPr>
        <w:t>C. latens</w:t>
      </w:r>
      <w:r w:rsidR="0046603E" w:rsidRPr="008E4382">
        <w:rPr>
          <w:color w:val="000000" w:themeColor="text1"/>
          <w:szCs w:val="24"/>
        </w:rPr>
        <w:t xml:space="preserve"> dominant) are more abundant in</w:t>
      </w:r>
      <w:r w:rsidR="0046603E">
        <w:rPr>
          <w:color w:val="000000" w:themeColor="text1"/>
          <w:szCs w:val="24"/>
        </w:rPr>
        <w:t xml:space="preserve"> hybrid </w:t>
      </w:r>
      <w:r w:rsidR="0046603E" w:rsidRPr="008E4382">
        <w:rPr>
          <w:color w:val="000000" w:themeColor="text1"/>
          <w:szCs w:val="24"/>
        </w:rPr>
        <w:t>females than males (n</w:t>
      </w:r>
      <w:r w:rsidR="0046603E" w:rsidRPr="008E4382">
        <w:rPr>
          <w:color w:val="000000" w:themeColor="text1"/>
          <w:szCs w:val="24"/>
          <w:vertAlign w:val="subscript"/>
        </w:rPr>
        <w:t>H1,FS,</w:t>
      </w:r>
      <w:r w:rsidR="0046603E" w:rsidRPr="00FB6FB8">
        <w:rPr>
          <w:i/>
          <w:iCs/>
          <w:color w:val="000000" w:themeColor="text1"/>
          <w:szCs w:val="24"/>
          <w:vertAlign w:val="subscript"/>
        </w:rPr>
        <w:t>Crem</w:t>
      </w:r>
      <w:r w:rsidR="0046603E" w:rsidRPr="008E4382">
        <w:rPr>
          <w:color w:val="000000" w:themeColor="text1"/>
          <w:szCs w:val="24"/>
        </w:rPr>
        <w:t xml:space="preserve"> = 1582; n</w:t>
      </w:r>
      <w:r w:rsidR="0046603E" w:rsidRPr="008E4382">
        <w:rPr>
          <w:color w:val="000000" w:themeColor="text1"/>
          <w:szCs w:val="24"/>
          <w:vertAlign w:val="subscript"/>
        </w:rPr>
        <w:t>H1,MS,</w:t>
      </w:r>
      <w:r w:rsidR="0046603E" w:rsidRPr="00FB6FB8">
        <w:rPr>
          <w:i/>
          <w:iCs/>
          <w:color w:val="000000" w:themeColor="text1"/>
          <w:szCs w:val="24"/>
          <w:vertAlign w:val="subscript"/>
        </w:rPr>
        <w:t>Crem</w:t>
      </w:r>
      <w:r w:rsidR="0046603E" w:rsidRPr="008E4382">
        <w:rPr>
          <w:color w:val="000000" w:themeColor="text1"/>
          <w:szCs w:val="24"/>
        </w:rPr>
        <w:t xml:space="preserve"> = 845; n</w:t>
      </w:r>
      <w:r w:rsidR="0046603E" w:rsidRPr="008E4382">
        <w:rPr>
          <w:color w:val="000000" w:themeColor="text1"/>
          <w:szCs w:val="24"/>
          <w:vertAlign w:val="subscript"/>
        </w:rPr>
        <w:t>H2,FS,</w:t>
      </w:r>
      <w:r w:rsidR="0046603E" w:rsidRPr="00FB6FB8">
        <w:rPr>
          <w:i/>
          <w:iCs/>
          <w:color w:val="000000" w:themeColor="text1"/>
          <w:szCs w:val="24"/>
          <w:vertAlign w:val="subscript"/>
        </w:rPr>
        <w:t>Crem</w:t>
      </w:r>
      <w:r w:rsidR="0046603E" w:rsidRPr="008E4382">
        <w:rPr>
          <w:color w:val="000000" w:themeColor="text1"/>
          <w:szCs w:val="24"/>
        </w:rPr>
        <w:t xml:space="preserve"> = 1444; n</w:t>
      </w:r>
      <w:r w:rsidR="0046603E" w:rsidRPr="008E4382">
        <w:rPr>
          <w:color w:val="000000" w:themeColor="text1"/>
          <w:szCs w:val="24"/>
          <w:vertAlign w:val="subscript"/>
        </w:rPr>
        <w:t>H2,MS,</w:t>
      </w:r>
      <w:r w:rsidR="0046603E" w:rsidRPr="00FB6FB8">
        <w:rPr>
          <w:i/>
          <w:iCs/>
          <w:color w:val="000000" w:themeColor="text1"/>
          <w:szCs w:val="24"/>
          <w:vertAlign w:val="subscript"/>
        </w:rPr>
        <w:t>Crem</w:t>
      </w:r>
      <w:r w:rsidR="0046603E" w:rsidRPr="008E4382">
        <w:rPr>
          <w:color w:val="000000" w:themeColor="text1"/>
          <w:szCs w:val="24"/>
        </w:rPr>
        <w:t xml:space="preserve"> = 776; n</w:t>
      </w:r>
      <w:r w:rsidR="0046603E" w:rsidRPr="008E4382">
        <w:rPr>
          <w:color w:val="000000" w:themeColor="text1"/>
          <w:szCs w:val="24"/>
          <w:vertAlign w:val="subscript"/>
        </w:rPr>
        <w:t>H1,FS,</w:t>
      </w:r>
      <w:r w:rsidR="0046603E" w:rsidRPr="00FB6FB8">
        <w:rPr>
          <w:i/>
          <w:iCs/>
          <w:color w:val="000000" w:themeColor="text1"/>
          <w:szCs w:val="24"/>
          <w:vertAlign w:val="subscript"/>
        </w:rPr>
        <w:t>Clat</w:t>
      </w:r>
      <w:r w:rsidR="0046603E" w:rsidRPr="008E4382">
        <w:rPr>
          <w:color w:val="000000" w:themeColor="text1"/>
          <w:szCs w:val="24"/>
        </w:rPr>
        <w:t xml:space="preserve"> = 1147; n</w:t>
      </w:r>
      <w:r w:rsidR="0046603E" w:rsidRPr="008E4382">
        <w:rPr>
          <w:color w:val="000000" w:themeColor="text1"/>
          <w:szCs w:val="24"/>
          <w:vertAlign w:val="subscript"/>
        </w:rPr>
        <w:t>H1,MS,</w:t>
      </w:r>
      <w:r w:rsidR="0046603E" w:rsidRPr="00FB6FB8">
        <w:rPr>
          <w:i/>
          <w:iCs/>
          <w:color w:val="000000" w:themeColor="text1"/>
          <w:szCs w:val="24"/>
          <w:vertAlign w:val="subscript"/>
        </w:rPr>
        <w:t>Clat</w:t>
      </w:r>
      <w:r w:rsidR="0046603E" w:rsidRPr="008E4382">
        <w:rPr>
          <w:color w:val="000000" w:themeColor="text1"/>
          <w:szCs w:val="24"/>
        </w:rPr>
        <w:t xml:space="preserve"> = 994; n</w:t>
      </w:r>
      <w:r w:rsidR="0046603E" w:rsidRPr="008E4382">
        <w:rPr>
          <w:color w:val="000000" w:themeColor="text1"/>
          <w:szCs w:val="24"/>
          <w:vertAlign w:val="subscript"/>
        </w:rPr>
        <w:t>H2,FS,</w:t>
      </w:r>
      <w:r w:rsidR="0046603E" w:rsidRPr="00FB6FB8">
        <w:rPr>
          <w:i/>
          <w:iCs/>
          <w:color w:val="000000" w:themeColor="text1"/>
          <w:szCs w:val="24"/>
          <w:vertAlign w:val="subscript"/>
        </w:rPr>
        <w:t>Clat</w:t>
      </w:r>
      <w:r w:rsidR="0046603E" w:rsidRPr="008E4382">
        <w:rPr>
          <w:color w:val="000000" w:themeColor="text1"/>
          <w:szCs w:val="24"/>
        </w:rPr>
        <w:t xml:space="preserve"> = 1304; n</w:t>
      </w:r>
      <w:r w:rsidR="0046603E" w:rsidRPr="008E4382">
        <w:rPr>
          <w:color w:val="000000" w:themeColor="text1"/>
          <w:szCs w:val="24"/>
          <w:vertAlign w:val="subscript"/>
        </w:rPr>
        <w:t>H2,MS,</w:t>
      </w:r>
      <w:r w:rsidR="0046603E" w:rsidRPr="00FB6FB8">
        <w:rPr>
          <w:i/>
          <w:iCs/>
          <w:color w:val="000000" w:themeColor="text1"/>
          <w:szCs w:val="24"/>
          <w:vertAlign w:val="subscript"/>
        </w:rPr>
        <w:t>Clat</w:t>
      </w:r>
      <w:r w:rsidR="0046603E" w:rsidRPr="008E4382">
        <w:rPr>
          <w:color w:val="000000" w:themeColor="text1"/>
          <w:szCs w:val="24"/>
        </w:rPr>
        <w:t xml:space="preserve"> = 1098) (Figure 2C, D, E). </w:t>
      </w:r>
    </w:p>
    <w:p w14:paraId="49288127" w14:textId="34D95644" w:rsidR="00AD753D" w:rsidRDefault="0046603E" w:rsidP="0046603E">
      <w:pPr>
        <w:spacing w:line="276" w:lineRule="auto"/>
        <w:rPr>
          <w:color w:val="000000" w:themeColor="text1"/>
          <w:szCs w:val="24"/>
        </w:rPr>
      </w:pPr>
      <w:r w:rsidRPr="008E4382">
        <w:rPr>
          <w:color w:val="000000" w:themeColor="text1"/>
          <w:szCs w:val="24"/>
        </w:rPr>
        <w:t>Transgressive genes</w:t>
      </w:r>
      <w:r>
        <w:rPr>
          <w:color w:val="000000" w:themeColor="text1"/>
          <w:szCs w:val="24"/>
        </w:rPr>
        <w:t xml:space="preserve"> display expression</w:t>
      </w:r>
      <w:r w:rsidRPr="008E4382">
        <w:rPr>
          <w:color w:val="000000" w:themeColor="text1"/>
          <w:szCs w:val="24"/>
        </w:rPr>
        <w:t xml:space="preserve"> </w:t>
      </w:r>
      <w:r w:rsidR="00CA6CCE">
        <w:rPr>
          <w:color w:val="000000" w:themeColor="text1"/>
          <w:szCs w:val="24"/>
        </w:rPr>
        <w:t xml:space="preserve">in hybrids </w:t>
      </w:r>
      <w:r w:rsidRPr="008E4382">
        <w:rPr>
          <w:color w:val="000000" w:themeColor="text1"/>
          <w:szCs w:val="24"/>
        </w:rPr>
        <w:t>beyond the range of both parents</w:t>
      </w:r>
      <w:r>
        <w:rPr>
          <w:color w:val="000000" w:themeColor="text1"/>
          <w:szCs w:val="24"/>
        </w:rPr>
        <w:t xml:space="preserve"> (underdominant and overdominant)</w:t>
      </w:r>
      <w:r w:rsidR="00CA6CCE">
        <w:rPr>
          <w:color w:val="000000" w:themeColor="text1"/>
          <w:szCs w:val="24"/>
        </w:rPr>
        <w:t>,</w:t>
      </w:r>
      <w:r>
        <w:rPr>
          <w:color w:val="000000" w:themeColor="text1"/>
          <w:szCs w:val="24"/>
        </w:rPr>
        <w:t xml:space="preserve"> </w:t>
      </w:r>
      <w:r w:rsidRPr="008E4382">
        <w:rPr>
          <w:color w:val="000000" w:themeColor="text1"/>
          <w:szCs w:val="24"/>
        </w:rPr>
        <w:t>indicat</w:t>
      </w:r>
      <w:r>
        <w:rPr>
          <w:color w:val="000000" w:themeColor="text1"/>
          <w:szCs w:val="24"/>
        </w:rPr>
        <w:t>ing</w:t>
      </w:r>
      <w:r w:rsidRPr="008E4382">
        <w:rPr>
          <w:color w:val="000000" w:themeColor="text1"/>
          <w:szCs w:val="24"/>
        </w:rPr>
        <w:t xml:space="preserve"> misexpression in hybrids.</w:t>
      </w:r>
      <w:r>
        <w:rPr>
          <w:color w:val="000000" w:themeColor="text1"/>
          <w:szCs w:val="24"/>
        </w:rPr>
        <w:t xml:space="preserve"> </w:t>
      </w:r>
      <w:r w:rsidRPr="003204F3">
        <w:rPr>
          <w:color w:val="000000" w:themeColor="text1"/>
          <w:szCs w:val="24"/>
        </w:rPr>
        <w:t xml:space="preserve">Patterns of </w:t>
      </w:r>
      <w:r w:rsidR="00CA6CCE">
        <w:rPr>
          <w:color w:val="000000" w:themeColor="text1"/>
          <w:szCs w:val="24"/>
        </w:rPr>
        <w:t xml:space="preserve">transgressive </w:t>
      </w:r>
      <w:r w:rsidRPr="003204F3">
        <w:rPr>
          <w:color w:val="000000" w:themeColor="text1"/>
          <w:szCs w:val="24"/>
        </w:rPr>
        <w:t>misexpression</w:t>
      </w:r>
      <w:r>
        <w:rPr>
          <w:color w:val="000000" w:themeColor="text1"/>
          <w:szCs w:val="24"/>
        </w:rPr>
        <w:t xml:space="preserve"> </w:t>
      </w:r>
      <w:r w:rsidRPr="003204F3">
        <w:rPr>
          <w:color w:val="000000" w:themeColor="text1"/>
          <w:szCs w:val="24"/>
        </w:rPr>
        <w:t xml:space="preserve">varied </w:t>
      </w:r>
      <w:r w:rsidR="00CA6CCE">
        <w:rPr>
          <w:color w:val="000000" w:themeColor="text1"/>
          <w:szCs w:val="24"/>
        </w:rPr>
        <w:t>between</w:t>
      </w:r>
      <w:r w:rsidR="00CA6CCE" w:rsidRPr="003204F3">
        <w:rPr>
          <w:color w:val="000000" w:themeColor="text1"/>
          <w:szCs w:val="24"/>
        </w:rPr>
        <w:t xml:space="preserve"> </w:t>
      </w:r>
      <w:r w:rsidRPr="003204F3">
        <w:rPr>
          <w:color w:val="000000" w:themeColor="text1"/>
          <w:szCs w:val="24"/>
        </w:rPr>
        <w:t xml:space="preserve">reciprocal crosses: in </w:t>
      </w:r>
      <w:r>
        <w:rPr>
          <w:color w:val="000000" w:themeColor="text1"/>
          <w:szCs w:val="24"/>
        </w:rPr>
        <w:t>soma</w:t>
      </w:r>
      <w:r w:rsidR="00AD753D">
        <w:rPr>
          <w:color w:val="000000" w:themeColor="text1"/>
          <w:szCs w:val="24"/>
        </w:rPr>
        <w:t xml:space="preserve"> samples for hybrids with </w:t>
      </w:r>
      <w:r w:rsidR="00AD753D">
        <w:rPr>
          <w:color w:val="000000" w:themeColor="text1"/>
          <w:szCs w:val="24"/>
        </w:rPr>
        <w:lastRenderedPageBreak/>
        <w:t xml:space="preserve">the maternal </w:t>
      </w:r>
      <w:r w:rsidR="00AD753D" w:rsidRPr="003134C2">
        <w:rPr>
          <w:i/>
          <w:iCs/>
          <w:color w:val="000000" w:themeColor="text1"/>
          <w:szCs w:val="24"/>
        </w:rPr>
        <w:t>C. remanei</w:t>
      </w:r>
      <w:r w:rsidR="00AD753D">
        <w:rPr>
          <w:color w:val="000000" w:themeColor="text1"/>
          <w:szCs w:val="24"/>
        </w:rPr>
        <w:t xml:space="preserve"> parent (H1)</w:t>
      </w:r>
      <w:r>
        <w:rPr>
          <w:color w:val="000000" w:themeColor="text1"/>
          <w:szCs w:val="24"/>
        </w:rPr>
        <w:t>,</w:t>
      </w:r>
      <w:r w:rsidRPr="003204F3">
        <w:rPr>
          <w:color w:val="000000" w:themeColor="text1"/>
          <w:szCs w:val="24"/>
        </w:rPr>
        <w:t xml:space="preserve"> males exhibited </w:t>
      </w:r>
      <w:r>
        <w:rPr>
          <w:color w:val="000000" w:themeColor="text1"/>
          <w:szCs w:val="24"/>
        </w:rPr>
        <w:t xml:space="preserve">a modest </w:t>
      </w:r>
      <w:r w:rsidRPr="005F129D">
        <w:rPr>
          <w:color w:val="000000" w:themeColor="text1"/>
          <w:szCs w:val="24"/>
        </w:rPr>
        <w:t>1</w:t>
      </w:r>
      <w:r w:rsidR="00066A56" w:rsidRPr="005F129D">
        <w:rPr>
          <w:color w:val="000000" w:themeColor="text1"/>
          <w:szCs w:val="24"/>
        </w:rPr>
        <w:t>%</w:t>
      </w:r>
      <w:r w:rsidR="00066A56">
        <w:rPr>
          <w:color w:val="000000" w:themeColor="text1"/>
          <w:szCs w:val="24"/>
        </w:rPr>
        <w:t xml:space="preserve"> to </w:t>
      </w:r>
      <w:r w:rsidRPr="005F129D">
        <w:rPr>
          <w:color w:val="000000" w:themeColor="text1"/>
          <w:szCs w:val="24"/>
        </w:rPr>
        <w:t xml:space="preserve">5% higher abundance </w:t>
      </w:r>
      <w:r w:rsidR="00EC4FFC">
        <w:rPr>
          <w:color w:val="000000" w:themeColor="text1"/>
          <w:szCs w:val="24"/>
        </w:rPr>
        <w:t xml:space="preserve">of such genes </w:t>
      </w:r>
      <w:r w:rsidRPr="005F129D">
        <w:rPr>
          <w:color w:val="000000" w:themeColor="text1"/>
          <w:szCs w:val="24"/>
        </w:rPr>
        <w:t>than females</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FS,Underdominant</w:t>
      </w:r>
      <w:r w:rsidRPr="008E4382">
        <w:rPr>
          <w:color w:val="000000" w:themeColor="text1"/>
          <w:szCs w:val="24"/>
        </w:rPr>
        <w:t xml:space="preserve"> = 1406; n</w:t>
      </w:r>
      <w:r w:rsidRPr="008E4382">
        <w:rPr>
          <w:color w:val="000000" w:themeColor="text1"/>
          <w:szCs w:val="24"/>
          <w:vertAlign w:val="subscript"/>
        </w:rPr>
        <w:t>MS,Underdominant</w:t>
      </w:r>
      <w:r w:rsidRPr="008E4382">
        <w:rPr>
          <w:color w:val="000000" w:themeColor="text1"/>
          <w:szCs w:val="24"/>
        </w:rPr>
        <w:t xml:space="preserve"> = 1479; n</w:t>
      </w:r>
      <w:r w:rsidRPr="008E4382">
        <w:rPr>
          <w:color w:val="000000" w:themeColor="text1"/>
          <w:szCs w:val="24"/>
          <w:vertAlign w:val="subscript"/>
        </w:rPr>
        <w:t>FS,Overdominant</w:t>
      </w:r>
      <w:r w:rsidRPr="008E4382">
        <w:rPr>
          <w:color w:val="000000" w:themeColor="text1"/>
          <w:szCs w:val="24"/>
        </w:rPr>
        <w:t xml:space="preserve"> = 2523; n</w:t>
      </w:r>
      <w:r w:rsidRPr="008E4382">
        <w:rPr>
          <w:color w:val="000000" w:themeColor="text1"/>
          <w:szCs w:val="24"/>
          <w:vertAlign w:val="subscript"/>
        </w:rPr>
        <w:t>MS,Overdominant</w:t>
      </w:r>
      <w:r w:rsidRPr="008E4382">
        <w:rPr>
          <w:color w:val="000000" w:themeColor="text1"/>
          <w:szCs w:val="24"/>
        </w:rPr>
        <w:t xml:space="preserve"> = 2558</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FS,Transgressive</w:t>
      </w:r>
      <w:r w:rsidRPr="008E4382">
        <w:rPr>
          <w:color w:val="000000" w:themeColor="text1"/>
          <w:szCs w:val="24"/>
        </w:rPr>
        <w:t xml:space="preserve"> =</w:t>
      </w:r>
      <w:r>
        <w:rPr>
          <w:color w:val="000000" w:themeColor="text1"/>
          <w:szCs w:val="24"/>
        </w:rPr>
        <w:t xml:space="preserve"> 3929; </w:t>
      </w:r>
      <w:r w:rsidRPr="008E4382">
        <w:rPr>
          <w:color w:val="000000" w:themeColor="text1"/>
          <w:szCs w:val="24"/>
        </w:rPr>
        <w:t>n</w:t>
      </w:r>
      <w:r w:rsidRPr="008E4382">
        <w:rPr>
          <w:color w:val="000000" w:themeColor="text1"/>
          <w:szCs w:val="24"/>
          <w:vertAlign w:val="subscript"/>
        </w:rPr>
        <w:t>MS,Transgressive</w:t>
      </w:r>
      <w:r w:rsidRPr="008E4382">
        <w:rPr>
          <w:color w:val="000000" w:themeColor="text1"/>
          <w:szCs w:val="24"/>
        </w:rPr>
        <w:t xml:space="preserve"> = 4037)</w:t>
      </w:r>
      <w:r w:rsidRPr="003204F3">
        <w:rPr>
          <w:color w:val="000000" w:themeColor="text1"/>
          <w:szCs w:val="24"/>
        </w:rPr>
        <w:t>, whereas in H2</w:t>
      </w:r>
      <w:r>
        <w:rPr>
          <w:color w:val="000000" w:themeColor="text1"/>
          <w:szCs w:val="24"/>
        </w:rPr>
        <w:t xml:space="preserve"> soma</w:t>
      </w:r>
      <w:r w:rsidR="00066A56">
        <w:rPr>
          <w:color w:val="000000" w:themeColor="text1"/>
          <w:szCs w:val="24"/>
        </w:rPr>
        <w:t xml:space="preserve"> samples</w:t>
      </w:r>
      <w:r w:rsidR="00AD753D">
        <w:rPr>
          <w:color w:val="000000" w:themeColor="text1"/>
          <w:szCs w:val="24"/>
        </w:rPr>
        <w:t xml:space="preserve"> (</w:t>
      </w:r>
      <w:r w:rsidR="00AD753D" w:rsidRPr="003134C2">
        <w:rPr>
          <w:i/>
          <w:iCs/>
          <w:color w:val="000000" w:themeColor="text1"/>
          <w:szCs w:val="24"/>
        </w:rPr>
        <w:t>C. latens</w:t>
      </w:r>
      <w:r w:rsidR="00AD753D">
        <w:rPr>
          <w:color w:val="000000" w:themeColor="text1"/>
          <w:szCs w:val="24"/>
        </w:rPr>
        <w:t xml:space="preserve"> as maternal parent)</w:t>
      </w:r>
      <w:r w:rsidRPr="003204F3">
        <w:rPr>
          <w:color w:val="000000" w:themeColor="text1"/>
          <w:szCs w:val="24"/>
        </w:rPr>
        <w:t xml:space="preserve">, hybrid females </w:t>
      </w:r>
      <w:r w:rsidRPr="005F129D">
        <w:rPr>
          <w:color w:val="000000" w:themeColor="text1"/>
          <w:szCs w:val="24"/>
        </w:rPr>
        <w:t xml:space="preserve">had substantially more transgressive expression </w:t>
      </w:r>
      <w:r w:rsidRPr="003204F3">
        <w:rPr>
          <w:color w:val="000000" w:themeColor="text1"/>
          <w:szCs w:val="24"/>
        </w:rPr>
        <w:t>due to a ~1.8-fold increase in underdominant genes relative to males</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FS,Overdominant</w:t>
      </w:r>
      <w:r w:rsidRPr="008E4382">
        <w:rPr>
          <w:color w:val="000000" w:themeColor="text1"/>
          <w:szCs w:val="24"/>
        </w:rPr>
        <w:t xml:space="preserve"> = 2426; n</w:t>
      </w:r>
      <w:r w:rsidRPr="008E4382">
        <w:rPr>
          <w:color w:val="000000" w:themeColor="text1"/>
          <w:szCs w:val="24"/>
          <w:vertAlign w:val="subscript"/>
        </w:rPr>
        <w:t>MS,Overdominant</w:t>
      </w:r>
      <w:r w:rsidRPr="008E4382">
        <w:rPr>
          <w:color w:val="000000" w:themeColor="text1"/>
          <w:szCs w:val="24"/>
        </w:rPr>
        <w:t xml:space="preserve"> = 2649; n</w:t>
      </w:r>
      <w:r w:rsidRPr="008E4382">
        <w:rPr>
          <w:color w:val="000000" w:themeColor="text1"/>
          <w:szCs w:val="24"/>
          <w:vertAlign w:val="subscript"/>
        </w:rPr>
        <w:t>FS,Underdominant</w:t>
      </w:r>
      <w:r w:rsidRPr="008E4382">
        <w:rPr>
          <w:color w:val="000000" w:themeColor="text1"/>
          <w:szCs w:val="24"/>
        </w:rPr>
        <w:t xml:space="preserve"> = 1766; n</w:t>
      </w:r>
      <w:r w:rsidRPr="008E4382">
        <w:rPr>
          <w:color w:val="000000" w:themeColor="text1"/>
          <w:szCs w:val="24"/>
          <w:vertAlign w:val="subscript"/>
        </w:rPr>
        <w:t>MS,Underdominant</w:t>
      </w:r>
      <w:r w:rsidRPr="008E4382">
        <w:rPr>
          <w:color w:val="000000" w:themeColor="text1"/>
          <w:szCs w:val="24"/>
        </w:rPr>
        <w:t xml:space="preserve"> = 957</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FS,Transgressive</w:t>
      </w:r>
      <w:r w:rsidRPr="008E4382">
        <w:rPr>
          <w:color w:val="000000" w:themeColor="text1"/>
          <w:szCs w:val="24"/>
        </w:rPr>
        <w:t xml:space="preserve"> = 4192; n</w:t>
      </w:r>
      <w:r w:rsidRPr="008E4382">
        <w:rPr>
          <w:color w:val="000000" w:themeColor="text1"/>
          <w:szCs w:val="24"/>
          <w:vertAlign w:val="subscript"/>
        </w:rPr>
        <w:t>MS,Transgressive</w:t>
      </w:r>
      <w:r w:rsidRPr="008E4382">
        <w:rPr>
          <w:color w:val="000000" w:themeColor="text1"/>
          <w:szCs w:val="24"/>
        </w:rPr>
        <w:t xml:space="preserve"> = 3606) (Figure 2B)</w:t>
      </w:r>
      <w:r>
        <w:rPr>
          <w:color w:val="000000" w:themeColor="text1"/>
          <w:szCs w:val="24"/>
        </w:rPr>
        <w:t xml:space="preserve"> </w:t>
      </w:r>
      <w:r w:rsidRPr="008E4382">
        <w:rPr>
          <w:color w:val="000000" w:themeColor="text1"/>
          <w:szCs w:val="24"/>
        </w:rPr>
        <w:t>(Table 1)</w:t>
      </w:r>
      <w:r w:rsidRPr="003204F3">
        <w:rPr>
          <w:color w:val="000000" w:themeColor="text1"/>
          <w:szCs w:val="24"/>
        </w:rPr>
        <w:t>.</w:t>
      </w:r>
      <w:bookmarkStart w:id="19" w:name="_Hlk164672894"/>
      <w:r>
        <w:rPr>
          <w:color w:val="000000" w:themeColor="text1"/>
          <w:szCs w:val="24"/>
        </w:rPr>
        <w:t xml:space="preserve"> </w:t>
      </w:r>
      <w:r w:rsidRPr="00FB1AEF">
        <w:rPr>
          <w:color w:val="000000" w:themeColor="text1"/>
          <w:szCs w:val="24"/>
        </w:rPr>
        <w:t xml:space="preserve">This elevated female-biased misexpression was unexpected, given that H2 males display only slightly stronger hybrid dysfunction than </w:t>
      </w:r>
      <w:r>
        <w:rPr>
          <w:color w:val="000000" w:themeColor="text1"/>
          <w:szCs w:val="24"/>
        </w:rPr>
        <w:t>their hybrid sisters</w:t>
      </w:r>
      <w:r w:rsidRPr="00FB1AEF">
        <w:rPr>
          <w:color w:val="000000" w:themeColor="text1"/>
          <w:szCs w:val="24"/>
        </w:rPr>
        <w:t xml:space="preserve">, but the pattern parallels observations in </w:t>
      </w:r>
      <w:r w:rsidRPr="00FB1AEF">
        <w:rPr>
          <w:i/>
          <w:iCs/>
          <w:color w:val="000000" w:themeColor="text1"/>
          <w:szCs w:val="24"/>
        </w:rPr>
        <w:t xml:space="preserve">C. nigoni </w:t>
      </w:r>
      <w:r>
        <w:rPr>
          <w:i/>
          <w:iCs/>
          <w:color w:val="000000" w:themeColor="text1"/>
          <w:szCs w:val="24"/>
        </w:rPr>
        <w:t>-</w:t>
      </w:r>
      <w:r w:rsidRPr="00FB1AEF">
        <w:rPr>
          <w:i/>
          <w:iCs/>
          <w:color w:val="000000" w:themeColor="text1"/>
          <w:szCs w:val="24"/>
        </w:rPr>
        <w:t xml:space="preserve"> C. briggsae</w:t>
      </w:r>
      <w:r w:rsidRPr="00FB1AEF">
        <w:rPr>
          <w:color w:val="000000" w:themeColor="text1"/>
          <w:szCs w:val="24"/>
        </w:rPr>
        <w:t xml:space="preserve"> hybrids </w:t>
      </w:r>
      <w:r w:rsidRPr="008E4382">
        <w:rPr>
          <w:color w:val="000000" w:themeColor="text1"/>
          <w:szCs w:val="24"/>
        </w:rPr>
        <w:fldChar w:fldCharType="begin"/>
      </w:r>
      <w:r>
        <w:rPr>
          <w:color w:val="000000" w:themeColor="text1"/>
          <w:szCs w:val="24"/>
        </w:rPr>
        <w:instrText xml:space="preserve"> ADDIN ZOTERO_ITEM CSL_CITATION {"citationID":"BbOrGf8s","properties":{"formattedCitation":"(S\\uc0\\u225{}nchez-Ram\\uc0\\u237{}rez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DF51E1">
        <w:t>(Sánchez-Ramírez et al., 2021)</w:t>
      </w:r>
      <w:r w:rsidRPr="008E4382">
        <w:rPr>
          <w:color w:val="000000" w:themeColor="text1"/>
          <w:szCs w:val="24"/>
        </w:rPr>
        <w:fldChar w:fldCharType="end"/>
      </w:r>
      <w:r w:rsidRPr="008E4382">
        <w:rPr>
          <w:color w:val="000000" w:themeColor="text1"/>
          <w:szCs w:val="24"/>
        </w:rPr>
        <w:t xml:space="preserve">. </w:t>
      </w:r>
      <w:bookmarkEnd w:id="19"/>
    </w:p>
    <w:p w14:paraId="0DAFFC46" w14:textId="57EF6522" w:rsidR="0046603E" w:rsidRDefault="0046603E" w:rsidP="0046603E">
      <w:pPr>
        <w:spacing w:line="276" w:lineRule="auto"/>
        <w:rPr>
          <w:color w:val="000000" w:themeColor="text1"/>
          <w:szCs w:val="24"/>
        </w:rPr>
      </w:pPr>
      <w:r>
        <w:rPr>
          <w:color w:val="000000" w:themeColor="text1"/>
          <w:szCs w:val="24"/>
        </w:rPr>
        <w:t xml:space="preserve">In </w:t>
      </w:r>
      <w:r w:rsidR="00EC4FFC">
        <w:rPr>
          <w:color w:val="000000" w:themeColor="text1"/>
          <w:szCs w:val="24"/>
        </w:rPr>
        <w:t xml:space="preserve">the </w:t>
      </w:r>
      <w:r>
        <w:rPr>
          <w:color w:val="000000" w:themeColor="text1"/>
          <w:szCs w:val="24"/>
        </w:rPr>
        <w:t>case of gonad</w:t>
      </w:r>
      <w:r w:rsidR="00AD753D">
        <w:rPr>
          <w:color w:val="000000" w:themeColor="text1"/>
          <w:szCs w:val="24"/>
        </w:rPr>
        <w:t xml:space="preserve"> tissue </w:t>
      </w:r>
      <w:r>
        <w:rPr>
          <w:color w:val="000000" w:themeColor="text1"/>
          <w:szCs w:val="24"/>
        </w:rPr>
        <w:t>s</w:t>
      </w:r>
      <w:r w:rsidR="00AD753D">
        <w:rPr>
          <w:color w:val="000000" w:themeColor="text1"/>
          <w:szCs w:val="24"/>
        </w:rPr>
        <w:t>amples of hybrids</w:t>
      </w:r>
      <w:r>
        <w:rPr>
          <w:color w:val="000000" w:themeColor="text1"/>
          <w:szCs w:val="24"/>
        </w:rPr>
        <w:t>,</w:t>
      </w:r>
      <w:r w:rsidRPr="008E4382">
        <w:rPr>
          <w:color w:val="000000" w:themeColor="text1"/>
          <w:szCs w:val="24"/>
        </w:rPr>
        <w:t xml:space="preserve"> </w:t>
      </w:r>
      <w:r>
        <w:rPr>
          <w:color w:val="000000" w:themeColor="text1"/>
          <w:szCs w:val="24"/>
        </w:rPr>
        <w:t>we</w:t>
      </w:r>
      <w:r w:rsidRPr="008E4382">
        <w:rPr>
          <w:color w:val="000000" w:themeColor="text1"/>
          <w:szCs w:val="24"/>
        </w:rPr>
        <w:t xml:space="preserve"> compared male </w:t>
      </w:r>
      <w:r w:rsidR="00AD753D">
        <w:rPr>
          <w:color w:val="000000" w:themeColor="text1"/>
          <w:szCs w:val="24"/>
        </w:rPr>
        <w:t>versus</w:t>
      </w:r>
      <w:r w:rsidR="00AD753D" w:rsidRPr="008E4382">
        <w:rPr>
          <w:color w:val="000000" w:themeColor="text1"/>
          <w:szCs w:val="24"/>
        </w:rPr>
        <w:t xml:space="preserve"> </w:t>
      </w:r>
      <w:r w:rsidRPr="008E4382">
        <w:rPr>
          <w:color w:val="000000" w:themeColor="text1"/>
          <w:szCs w:val="24"/>
        </w:rPr>
        <w:t xml:space="preserve">female gonad expression </w:t>
      </w:r>
      <w:r>
        <w:rPr>
          <w:color w:val="000000" w:themeColor="text1"/>
          <w:szCs w:val="24"/>
        </w:rPr>
        <w:t xml:space="preserve">only </w:t>
      </w:r>
      <w:r w:rsidRPr="008E4382">
        <w:rPr>
          <w:color w:val="000000" w:themeColor="text1"/>
          <w:szCs w:val="24"/>
        </w:rPr>
        <w:t>in the H2 cross because H1 male</w:t>
      </w:r>
      <w:r>
        <w:rPr>
          <w:color w:val="000000" w:themeColor="text1"/>
          <w:szCs w:val="24"/>
        </w:rPr>
        <w:t xml:space="preserve"> gonad tissues were too</w:t>
      </w:r>
      <w:r w:rsidRPr="008E4382">
        <w:rPr>
          <w:color w:val="000000" w:themeColor="text1"/>
          <w:szCs w:val="24"/>
        </w:rPr>
        <w:t xml:space="preserve"> underdeveloped to isolate and analyze reliably</w:t>
      </w:r>
      <w:r>
        <w:rPr>
          <w:color w:val="000000" w:themeColor="text1"/>
          <w:szCs w:val="24"/>
        </w:rPr>
        <w:t xml:space="preserve">. </w:t>
      </w:r>
      <w:r w:rsidRPr="00E83B1A">
        <w:rPr>
          <w:color w:val="000000" w:themeColor="text1"/>
          <w:szCs w:val="24"/>
        </w:rPr>
        <w:t xml:space="preserve">Gonadal expression in H2 hybrids further revealed strong sex-specific regulatory disruption, with hybrid males displaying </w:t>
      </w:r>
      <w:r>
        <w:rPr>
          <w:color w:val="000000" w:themeColor="text1"/>
          <w:szCs w:val="24"/>
        </w:rPr>
        <w:t xml:space="preserve">twice the number of </w:t>
      </w:r>
      <w:r w:rsidRPr="00E83B1A">
        <w:rPr>
          <w:color w:val="000000" w:themeColor="text1"/>
          <w:szCs w:val="24"/>
        </w:rPr>
        <w:t xml:space="preserve">additive </w:t>
      </w:r>
      <w:r>
        <w:rPr>
          <w:color w:val="000000" w:themeColor="text1"/>
          <w:szCs w:val="24"/>
        </w:rPr>
        <w:t xml:space="preserve">genes </w:t>
      </w:r>
      <w:r w:rsidRPr="008E4382">
        <w:rPr>
          <w:color w:val="000000" w:themeColor="text1"/>
          <w:szCs w:val="24"/>
        </w:rPr>
        <w:t>(n</w:t>
      </w:r>
      <w:r w:rsidRPr="008E4382">
        <w:rPr>
          <w:color w:val="000000" w:themeColor="text1"/>
          <w:szCs w:val="24"/>
          <w:vertAlign w:val="subscript"/>
        </w:rPr>
        <w:t>FG</w:t>
      </w:r>
      <w:r w:rsidRPr="008E4382">
        <w:rPr>
          <w:color w:val="000000" w:themeColor="text1"/>
          <w:szCs w:val="24"/>
        </w:rPr>
        <w:t xml:space="preserve"> = 399; n</w:t>
      </w:r>
      <w:r w:rsidRPr="008E4382">
        <w:rPr>
          <w:color w:val="000000" w:themeColor="text1"/>
          <w:szCs w:val="24"/>
          <w:vertAlign w:val="subscript"/>
        </w:rPr>
        <w:t>MG</w:t>
      </w:r>
      <w:r w:rsidRPr="008E4382">
        <w:rPr>
          <w:color w:val="000000" w:themeColor="text1"/>
          <w:szCs w:val="24"/>
        </w:rPr>
        <w:t xml:space="preserve"> = 775) (Figure 2D, F)</w:t>
      </w:r>
      <w:r>
        <w:rPr>
          <w:color w:val="000000" w:themeColor="text1"/>
          <w:szCs w:val="24"/>
        </w:rPr>
        <w:t xml:space="preserve"> </w:t>
      </w:r>
      <w:r w:rsidRPr="00E83B1A">
        <w:rPr>
          <w:color w:val="000000" w:themeColor="text1"/>
          <w:szCs w:val="24"/>
        </w:rPr>
        <w:t xml:space="preserve">and </w:t>
      </w:r>
      <w:r w:rsidRPr="005F129D">
        <w:rPr>
          <w:color w:val="000000" w:themeColor="text1"/>
          <w:szCs w:val="24"/>
        </w:rPr>
        <w:t xml:space="preserve">~1.7 fold higher abundance of </w:t>
      </w:r>
      <w:r>
        <w:rPr>
          <w:color w:val="000000" w:themeColor="text1"/>
          <w:szCs w:val="24"/>
        </w:rPr>
        <w:t xml:space="preserve">underdominant </w:t>
      </w:r>
      <w:r w:rsidRPr="005F129D">
        <w:rPr>
          <w:color w:val="000000" w:themeColor="text1"/>
          <w:szCs w:val="24"/>
        </w:rPr>
        <w:t xml:space="preserve">genes </w:t>
      </w:r>
      <w:r w:rsidR="00DD5390">
        <w:rPr>
          <w:color w:val="000000" w:themeColor="text1"/>
          <w:szCs w:val="24"/>
        </w:rPr>
        <w:t xml:space="preserve">as </w:t>
      </w:r>
      <w:r>
        <w:rPr>
          <w:color w:val="000000" w:themeColor="text1"/>
          <w:szCs w:val="24"/>
        </w:rPr>
        <w:t xml:space="preserve">hybrid females </w:t>
      </w:r>
      <w:r w:rsidRPr="008E4382">
        <w:rPr>
          <w:color w:val="000000" w:themeColor="text1"/>
          <w:szCs w:val="24"/>
        </w:rPr>
        <w:t>(n</w:t>
      </w:r>
      <w:r w:rsidRPr="008E4382">
        <w:rPr>
          <w:color w:val="000000" w:themeColor="text1"/>
          <w:szCs w:val="24"/>
          <w:vertAlign w:val="subscript"/>
        </w:rPr>
        <w:t>FG,Overdominant</w:t>
      </w:r>
      <w:r w:rsidRPr="008E4382">
        <w:rPr>
          <w:color w:val="000000" w:themeColor="text1"/>
          <w:szCs w:val="24"/>
        </w:rPr>
        <w:t xml:space="preserve"> = 3060; n</w:t>
      </w:r>
      <w:r w:rsidRPr="008E4382">
        <w:rPr>
          <w:color w:val="000000" w:themeColor="text1"/>
          <w:szCs w:val="24"/>
          <w:vertAlign w:val="subscript"/>
        </w:rPr>
        <w:t>MG,Overdominant</w:t>
      </w:r>
      <w:r w:rsidRPr="008E4382">
        <w:rPr>
          <w:color w:val="000000" w:themeColor="text1"/>
          <w:szCs w:val="24"/>
        </w:rPr>
        <w:t xml:space="preserve"> = 2866;  n</w:t>
      </w:r>
      <w:r w:rsidRPr="008E4382">
        <w:rPr>
          <w:color w:val="000000" w:themeColor="text1"/>
          <w:szCs w:val="24"/>
          <w:vertAlign w:val="subscript"/>
        </w:rPr>
        <w:t>FG,Underdominant</w:t>
      </w:r>
      <w:r w:rsidRPr="008E4382">
        <w:rPr>
          <w:color w:val="000000" w:themeColor="text1"/>
          <w:szCs w:val="24"/>
        </w:rPr>
        <w:t xml:space="preserve"> = 811; n</w:t>
      </w:r>
      <w:r w:rsidRPr="008E4382">
        <w:rPr>
          <w:color w:val="000000" w:themeColor="text1"/>
          <w:szCs w:val="24"/>
          <w:vertAlign w:val="subscript"/>
        </w:rPr>
        <w:t>MG,Underdominant</w:t>
      </w:r>
      <w:r w:rsidRPr="008E4382">
        <w:rPr>
          <w:color w:val="000000" w:themeColor="text1"/>
          <w:szCs w:val="24"/>
        </w:rPr>
        <w:t xml:space="preserve"> = 1380</w:t>
      </w:r>
      <w:r>
        <w:rPr>
          <w:color w:val="000000" w:themeColor="text1"/>
          <w:szCs w:val="24"/>
        </w:rPr>
        <w:t xml:space="preserve">; </w:t>
      </w:r>
      <w:r w:rsidRPr="008E4382">
        <w:rPr>
          <w:color w:val="000000" w:themeColor="text1"/>
          <w:szCs w:val="24"/>
        </w:rPr>
        <w:t>n</w:t>
      </w:r>
      <w:r w:rsidRPr="008E4382">
        <w:rPr>
          <w:color w:val="000000" w:themeColor="text1"/>
          <w:szCs w:val="24"/>
          <w:vertAlign w:val="subscript"/>
        </w:rPr>
        <w:t>FG</w:t>
      </w:r>
      <w:r>
        <w:rPr>
          <w:color w:val="000000" w:themeColor="text1"/>
          <w:szCs w:val="24"/>
          <w:vertAlign w:val="subscript"/>
        </w:rPr>
        <w:t>, Transgressive</w:t>
      </w:r>
      <w:r w:rsidRPr="008E4382">
        <w:rPr>
          <w:color w:val="000000" w:themeColor="text1"/>
          <w:szCs w:val="24"/>
        </w:rPr>
        <w:t xml:space="preserve"> = 3871; n</w:t>
      </w:r>
      <w:r w:rsidRPr="008E4382">
        <w:rPr>
          <w:color w:val="000000" w:themeColor="text1"/>
          <w:szCs w:val="24"/>
          <w:vertAlign w:val="subscript"/>
        </w:rPr>
        <w:t>MG</w:t>
      </w:r>
      <w:r>
        <w:rPr>
          <w:color w:val="000000" w:themeColor="text1"/>
          <w:szCs w:val="24"/>
          <w:vertAlign w:val="subscript"/>
        </w:rPr>
        <w:t>, Transgressive</w:t>
      </w:r>
      <w:r w:rsidRPr="008E4382">
        <w:rPr>
          <w:color w:val="000000" w:themeColor="text1"/>
          <w:szCs w:val="24"/>
        </w:rPr>
        <w:t xml:space="preserve"> = 4246) (Figure 2B, D)</w:t>
      </w:r>
      <w:r>
        <w:rPr>
          <w:color w:val="000000" w:themeColor="text1"/>
          <w:szCs w:val="24"/>
        </w:rPr>
        <w:t>. Conversely, H2 hybrid females exhibit more genes with parent-like expression</w:t>
      </w:r>
      <w:r w:rsidRPr="00FB1AEF">
        <w:rPr>
          <w:color w:val="000000" w:themeColor="text1"/>
          <w:szCs w:val="24"/>
        </w:rPr>
        <w:t xml:space="preserve"> </w:t>
      </w:r>
      <w:r w:rsidR="00EC4FFC">
        <w:rPr>
          <w:color w:val="000000" w:themeColor="text1"/>
          <w:szCs w:val="24"/>
        </w:rPr>
        <w:t xml:space="preserve">than their brothers </w:t>
      </w:r>
      <w:r w:rsidRPr="008E4382">
        <w:rPr>
          <w:color w:val="000000" w:themeColor="text1"/>
          <w:szCs w:val="24"/>
        </w:rPr>
        <w:t>(n</w:t>
      </w:r>
      <w:r w:rsidRPr="008E4382">
        <w:rPr>
          <w:color w:val="000000" w:themeColor="text1"/>
          <w:szCs w:val="24"/>
          <w:vertAlign w:val="subscript"/>
        </w:rPr>
        <w:t>FG</w:t>
      </w:r>
      <w:r w:rsidRPr="008E4382">
        <w:rPr>
          <w:color w:val="000000" w:themeColor="text1"/>
          <w:szCs w:val="24"/>
        </w:rPr>
        <w:t xml:space="preserve"> = 3619; n</w:t>
      </w:r>
      <w:r w:rsidRPr="008E4382">
        <w:rPr>
          <w:color w:val="000000" w:themeColor="text1"/>
          <w:szCs w:val="24"/>
          <w:vertAlign w:val="subscript"/>
        </w:rPr>
        <w:t>MG</w:t>
      </w:r>
      <w:r w:rsidRPr="008E4382">
        <w:rPr>
          <w:color w:val="000000" w:themeColor="text1"/>
          <w:szCs w:val="24"/>
        </w:rPr>
        <w:t>= 3146)</w:t>
      </w:r>
      <w:r>
        <w:rPr>
          <w:color w:val="000000" w:themeColor="text1"/>
          <w:szCs w:val="24"/>
        </w:rPr>
        <w:t xml:space="preserve"> as well as more genes displaying simple expression dominance </w:t>
      </w:r>
      <w:r w:rsidRPr="008E4382">
        <w:rPr>
          <w:color w:val="000000" w:themeColor="text1"/>
          <w:szCs w:val="24"/>
        </w:rPr>
        <w:t>(n</w:t>
      </w:r>
      <w:r w:rsidRPr="008E4382">
        <w:rPr>
          <w:color w:val="000000" w:themeColor="text1"/>
          <w:szCs w:val="24"/>
          <w:vertAlign w:val="subscript"/>
        </w:rPr>
        <w:t>FG,</w:t>
      </w:r>
      <w:r w:rsidRPr="00FB6FB8">
        <w:rPr>
          <w:i/>
          <w:iCs/>
          <w:color w:val="000000" w:themeColor="text1"/>
          <w:szCs w:val="24"/>
          <w:vertAlign w:val="subscript"/>
        </w:rPr>
        <w:t>Crem</w:t>
      </w:r>
      <w:r w:rsidRPr="008E4382">
        <w:rPr>
          <w:color w:val="000000" w:themeColor="text1"/>
          <w:szCs w:val="24"/>
        </w:rPr>
        <w:t xml:space="preserve"> = 1288; n</w:t>
      </w:r>
      <w:r w:rsidRPr="008E4382">
        <w:rPr>
          <w:color w:val="000000" w:themeColor="text1"/>
          <w:szCs w:val="24"/>
          <w:vertAlign w:val="subscript"/>
        </w:rPr>
        <w:t>MG,</w:t>
      </w:r>
      <w:r w:rsidRPr="00FB6FB8">
        <w:rPr>
          <w:i/>
          <w:iCs/>
          <w:color w:val="000000" w:themeColor="text1"/>
          <w:szCs w:val="24"/>
          <w:vertAlign w:val="subscript"/>
        </w:rPr>
        <w:t>Crem</w:t>
      </w:r>
      <w:r w:rsidRPr="008E4382">
        <w:rPr>
          <w:color w:val="000000" w:themeColor="text1"/>
          <w:szCs w:val="24"/>
        </w:rPr>
        <w:t xml:space="preserve"> = 508; n</w:t>
      </w:r>
      <w:r w:rsidRPr="008E4382">
        <w:rPr>
          <w:color w:val="000000" w:themeColor="text1"/>
          <w:szCs w:val="24"/>
          <w:vertAlign w:val="subscript"/>
        </w:rPr>
        <w:t>FG,</w:t>
      </w:r>
      <w:r w:rsidRPr="00FB6FB8">
        <w:rPr>
          <w:i/>
          <w:iCs/>
          <w:color w:val="000000" w:themeColor="text1"/>
          <w:szCs w:val="24"/>
          <w:vertAlign w:val="subscript"/>
        </w:rPr>
        <w:t>Clat</w:t>
      </w:r>
      <w:r w:rsidRPr="008E4382">
        <w:rPr>
          <w:color w:val="000000" w:themeColor="text1"/>
          <w:szCs w:val="24"/>
        </w:rPr>
        <w:t xml:space="preserve"> = 1474; n</w:t>
      </w:r>
      <w:r w:rsidRPr="008E4382">
        <w:rPr>
          <w:color w:val="000000" w:themeColor="text1"/>
          <w:szCs w:val="24"/>
          <w:vertAlign w:val="subscript"/>
        </w:rPr>
        <w:t>MG,</w:t>
      </w:r>
      <w:r w:rsidRPr="00FB6FB8">
        <w:rPr>
          <w:i/>
          <w:iCs/>
          <w:color w:val="000000" w:themeColor="text1"/>
          <w:szCs w:val="24"/>
          <w:vertAlign w:val="subscript"/>
        </w:rPr>
        <w:t>Clat</w:t>
      </w:r>
      <w:r w:rsidRPr="008E4382">
        <w:rPr>
          <w:color w:val="000000" w:themeColor="text1"/>
          <w:szCs w:val="24"/>
        </w:rPr>
        <w:t xml:space="preserve"> = 1288) (Figure 2D, F) (Table 1)</w:t>
      </w:r>
      <w:r>
        <w:rPr>
          <w:color w:val="000000" w:themeColor="text1"/>
          <w:szCs w:val="24"/>
        </w:rPr>
        <w:t>. Finally</w:t>
      </w:r>
      <w:r w:rsidRPr="005F129D">
        <w:rPr>
          <w:color w:val="000000" w:themeColor="text1"/>
          <w:szCs w:val="24"/>
        </w:rPr>
        <w:t xml:space="preserve">, H2 male gonads express </w:t>
      </w:r>
      <w:r>
        <w:rPr>
          <w:color w:val="000000" w:themeColor="text1"/>
          <w:szCs w:val="24"/>
        </w:rPr>
        <w:t>~</w:t>
      </w:r>
      <w:r w:rsidRPr="005F129D">
        <w:rPr>
          <w:color w:val="000000" w:themeColor="text1"/>
          <w:szCs w:val="24"/>
        </w:rPr>
        <w:t xml:space="preserve">20% more transgressive genes than </w:t>
      </w:r>
      <w:r w:rsidR="00DD5390">
        <w:rPr>
          <w:color w:val="000000" w:themeColor="text1"/>
          <w:szCs w:val="24"/>
        </w:rPr>
        <w:t xml:space="preserve">seen </w:t>
      </w:r>
      <w:r w:rsidR="00090682">
        <w:rPr>
          <w:color w:val="000000" w:themeColor="text1"/>
          <w:szCs w:val="24"/>
        </w:rPr>
        <w:t xml:space="preserve">for </w:t>
      </w:r>
      <w:r w:rsidRPr="005F129D">
        <w:rPr>
          <w:color w:val="000000" w:themeColor="text1"/>
          <w:szCs w:val="24"/>
        </w:rPr>
        <w:t>H2 male soma (n</w:t>
      </w:r>
      <w:r w:rsidRPr="005F129D">
        <w:rPr>
          <w:color w:val="000000" w:themeColor="text1"/>
          <w:szCs w:val="24"/>
          <w:vertAlign w:val="subscript"/>
        </w:rPr>
        <w:t>MS</w:t>
      </w:r>
      <w:r w:rsidRPr="005F129D">
        <w:rPr>
          <w:color w:val="000000" w:themeColor="text1"/>
          <w:szCs w:val="24"/>
        </w:rPr>
        <w:t xml:space="preserve"> = 3606; n</w:t>
      </w:r>
      <w:r w:rsidRPr="005F129D">
        <w:rPr>
          <w:color w:val="000000" w:themeColor="text1"/>
          <w:szCs w:val="24"/>
          <w:vertAlign w:val="subscript"/>
        </w:rPr>
        <w:t>MG</w:t>
      </w:r>
      <w:r w:rsidRPr="005F129D">
        <w:rPr>
          <w:color w:val="000000" w:themeColor="text1"/>
          <w:szCs w:val="24"/>
        </w:rPr>
        <w:t xml:space="preserve"> = 4246) (Figure 2D, E)</w:t>
      </w:r>
      <w:r w:rsidRPr="00E83B1A">
        <w:rPr>
          <w:color w:val="000000" w:themeColor="text1"/>
          <w:szCs w:val="24"/>
        </w:rPr>
        <w:t>, consistent with higher regulatory sensitivity in reproductive tissues</w:t>
      </w:r>
      <w:r w:rsidRPr="005F129D">
        <w:rPr>
          <w:color w:val="000000" w:themeColor="text1"/>
          <w:szCs w:val="24"/>
        </w:rPr>
        <w:t xml:space="preserve"> </w:t>
      </w:r>
      <w:r w:rsidRPr="005F129D">
        <w:rPr>
          <w:color w:val="000000" w:themeColor="text1"/>
          <w:szCs w:val="24"/>
        </w:rPr>
        <w:fldChar w:fldCharType="begin"/>
      </w:r>
      <w:r w:rsidR="001858AE">
        <w:rPr>
          <w:color w:val="000000" w:themeColor="text1"/>
          <w:szCs w:val="24"/>
        </w:rPr>
        <w:instrText xml:space="preserve"> ADDIN ZOTERO_ITEM CSL_CITATION {"citationID":"u55FheiT","properties":{"formattedCitation":"(Cutter, 2023b; Cutter &amp; Bundus, 2020; de Zwaan et al., 2022)","plainCitation":"(Cutter, 2023b; Cutter &amp; Bundus, 2020; de Zwaan et al., 2022)","noteIndex":0},"citationItems":[{"id":741,"uris":["http://zotero.org/users/9504344/items/TQJRSY4R"],"itemData":{"id":741,"type":"article-journal","abstract":"New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D."}],"issued":{"date-parts":[["2023"]]}}},{"id":5016,"uris":["http://zotero.org/users/9504344/items/KSFFHTQC"],"itemData":{"id":5016,"type":"article-journal","abstract":"The divergence of plumage color genes contributes to songbird radiation. However, the mechanisms by which color gene divergence counteracts gene flow to maintain reproductive isolation during the formation of new species boundaries remain elusive. The hybrid zone between Setophaga occidentalis (SOCC) and S. townsendi (STOW) in the Cascade Range provides a natural observatory to investigate potential behavioral mechanisms underlying divergent selection on color genes. Recently, we found that selection within a single gene block associated with plumage color variation has maintained a stable and narrow hybrid zone. Here, we investigated the potential role of plumage signals in moderating a behavioral mechanism of selection. Specifically, we assessed whether two plumage traits are associated with body size among breeding males and if trait mismatch predicted aggressive behavior within hybrid and parental individuals in response to simulated territorial intrusion. The two plumage signals, cheek and flank coloration, though associated with the same gene block, reflect opposing dominance of SOCC and STOW alleles. We found that both plumage traits significantly predict the body size in the territorial sex (i.e. males). The opposing dominance of the single color gene block resulted in plumage signal discordance in heterozygotes, which in turn was associated with reduced hybrid territorial performance, an important proxy of fitness in this system. Taken together, these observations point to a single-locus-two-alleles mechanism of incompatibility in shaping a natural species boundary in the early stage of speciation.","container-title":"PNAS nexus","DOI":"10.1093/pnasnexus/pgac074","ISSN":"2752-6542","issue":"3","journalAbbreviation":"PNAS Nexus","language":"eng","page":"pgac074","PMID":"36741460","PMCID":"PMC9896873","source":"PubMed","title":"Pleiotropic opposing dominance within a color gene block contributes to a nascent species boundary via its influence on hybrid male territorial behavior","volume":"1","author":[{"family":"Zwaan","given":"Devin R.","non-dropping-particle":"de"},{"family":"Mackenzie","given":"Jacqueline"},{"family":"Mikkelsen","given":"Else"},{"family":"Wood","given":"Chris"},{"family":"Wang","given":"Silu"}],"issued":{"date-parts":[["2022",7]]}}}],"schema":"https://github.com/citation-style-language/schema/raw/master/csl-citation.json"} </w:instrText>
      </w:r>
      <w:r w:rsidRPr="005F129D">
        <w:rPr>
          <w:color w:val="000000" w:themeColor="text1"/>
          <w:szCs w:val="24"/>
        </w:rPr>
        <w:fldChar w:fldCharType="separate"/>
      </w:r>
      <w:r w:rsidRPr="005F129D">
        <w:t>(Cutter, 2023b; Cutter &amp; Bundus, 2020; de Zwaan et al., 2022)</w:t>
      </w:r>
      <w:r w:rsidRPr="005F129D">
        <w:rPr>
          <w:color w:val="000000" w:themeColor="text1"/>
          <w:szCs w:val="24"/>
        </w:rPr>
        <w:fldChar w:fldCharType="end"/>
      </w:r>
      <w:bookmarkStart w:id="20" w:name="_Toc168460385"/>
      <w:r w:rsidR="00EC4FFC">
        <w:rPr>
          <w:color w:val="000000" w:themeColor="text1"/>
          <w:szCs w:val="24"/>
        </w:rPr>
        <w:t>.</w:t>
      </w:r>
    </w:p>
    <w:p w14:paraId="5C495D1D" w14:textId="6ABEDFDE" w:rsidR="003725EA" w:rsidRDefault="003725EA" w:rsidP="0046603E">
      <w:pPr>
        <w:spacing w:line="276" w:lineRule="auto"/>
        <w:rPr>
          <w:color w:val="000000" w:themeColor="text1"/>
          <w:szCs w:val="24"/>
        </w:rPr>
      </w:pPr>
      <w:r>
        <w:rPr>
          <w:color w:val="000000" w:themeColor="text1"/>
          <w:szCs w:val="24"/>
        </w:rPr>
        <w:t>Fem</w:t>
      </w:r>
      <w:r w:rsidR="009F22DC">
        <w:rPr>
          <w:color w:val="000000" w:themeColor="text1"/>
          <w:szCs w:val="24"/>
        </w:rPr>
        <w:t>ale h</w:t>
      </w:r>
      <w:r w:rsidR="0046603E" w:rsidRPr="008E4382">
        <w:rPr>
          <w:color w:val="000000" w:themeColor="text1"/>
          <w:szCs w:val="24"/>
        </w:rPr>
        <w:t>ybrid</w:t>
      </w:r>
      <w:r w:rsidR="009F22DC">
        <w:rPr>
          <w:color w:val="000000" w:themeColor="text1"/>
          <w:szCs w:val="24"/>
        </w:rPr>
        <w:t>s derived from</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and </w:t>
      </w:r>
      <w:r w:rsidR="0046603E" w:rsidRPr="003154CE">
        <w:rPr>
          <w:i/>
          <w:iCs/>
          <w:color w:val="000000" w:themeColor="text1"/>
          <w:szCs w:val="24"/>
        </w:rPr>
        <w:t>C. latens</w:t>
      </w:r>
      <w:r w:rsidR="0046603E" w:rsidRPr="008E4382">
        <w:rPr>
          <w:color w:val="000000" w:themeColor="text1"/>
          <w:szCs w:val="24"/>
        </w:rPr>
        <w:t xml:space="preserve"> </w:t>
      </w:r>
      <w:r w:rsidR="004652AF">
        <w:rPr>
          <w:color w:val="000000" w:themeColor="text1"/>
          <w:szCs w:val="24"/>
        </w:rPr>
        <w:t xml:space="preserve">more rarely </w:t>
      </w:r>
      <w:r w:rsidR="0046603E" w:rsidRPr="008E4382">
        <w:rPr>
          <w:color w:val="000000" w:themeColor="text1"/>
          <w:szCs w:val="24"/>
        </w:rPr>
        <w:t xml:space="preserve">experience sterility and inviability than </w:t>
      </w:r>
      <w:r w:rsidR="004652AF">
        <w:rPr>
          <w:color w:val="000000" w:themeColor="text1"/>
          <w:szCs w:val="24"/>
        </w:rPr>
        <w:t xml:space="preserve">do </w:t>
      </w:r>
      <w:r w:rsidR="0046603E" w:rsidRPr="008E4382">
        <w:rPr>
          <w:color w:val="000000" w:themeColor="text1"/>
          <w:szCs w:val="24"/>
        </w:rPr>
        <w:t xml:space="preserve">hybrid males </w:t>
      </w:r>
      <w:r w:rsidR="0046603E" w:rsidRPr="008E4382">
        <w:rPr>
          <w:color w:val="000000" w:themeColor="text1"/>
          <w:szCs w:val="24"/>
        </w:rPr>
        <w:fldChar w:fldCharType="begin"/>
      </w:r>
      <w:r w:rsidR="0046603E">
        <w:rPr>
          <w:color w:val="000000" w:themeColor="text1"/>
          <w:szCs w:val="24"/>
        </w:rPr>
        <w:instrText xml:space="preserve"> ADDIN ZOTERO_ITEM CSL_CITATION {"citationID":"WrkEpOsh","properties":{"formattedCitation":"(Dey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46603E" w:rsidRPr="008E4382">
        <w:rPr>
          <w:color w:val="000000" w:themeColor="text1"/>
          <w:szCs w:val="24"/>
        </w:rPr>
        <w:fldChar w:fldCharType="separate"/>
      </w:r>
      <w:r w:rsidR="0046603E" w:rsidRPr="00DF51E1">
        <w:t>(Dey et al., 2014)</w:t>
      </w:r>
      <w:r w:rsidR="0046603E" w:rsidRPr="008E4382">
        <w:rPr>
          <w:color w:val="000000" w:themeColor="text1"/>
          <w:szCs w:val="24"/>
        </w:rPr>
        <w:fldChar w:fldCharType="end"/>
      </w:r>
      <w:r w:rsidR="0046603E" w:rsidRPr="008E4382">
        <w:rPr>
          <w:color w:val="000000" w:themeColor="text1"/>
          <w:szCs w:val="24"/>
        </w:rPr>
        <w:t xml:space="preserve">. To gain insights into the gene regulatory mechanisms that might underlie </w:t>
      </w:r>
      <w:r>
        <w:rPr>
          <w:color w:val="000000" w:themeColor="text1"/>
          <w:szCs w:val="24"/>
        </w:rPr>
        <w:t>sex</w:t>
      </w:r>
      <w:r w:rsidR="0046603E" w:rsidRPr="008E4382">
        <w:rPr>
          <w:color w:val="000000" w:themeColor="text1"/>
          <w:szCs w:val="24"/>
        </w:rPr>
        <w:t xml:space="preserve">-biased hybrid incompatibility, </w:t>
      </w:r>
      <w:r w:rsidR="0046603E">
        <w:rPr>
          <w:color w:val="000000" w:themeColor="text1"/>
          <w:szCs w:val="24"/>
        </w:rPr>
        <w:t>we</w:t>
      </w:r>
      <w:r w:rsidR="0046603E" w:rsidRPr="008E4382">
        <w:rPr>
          <w:color w:val="000000" w:themeColor="text1"/>
          <w:szCs w:val="24"/>
        </w:rPr>
        <w:t xml:space="preserve"> examined sex-biased misexpression in hybrids</w:t>
      </w:r>
      <w:r w:rsidR="00BA2BF0">
        <w:rPr>
          <w:color w:val="000000" w:themeColor="text1"/>
          <w:szCs w:val="24"/>
        </w:rPr>
        <w:t xml:space="preserve"> </w:t>
      </w:r>
      <w:r w:rsidR="00372A50">
        <w:rPr>
          <w:color w:val="000000" w:themeColor="text1"/>
          <w:szCs w:val="24"/>
        </w:rPr>
        <w:t>for</w:t>
      </w:r>
      <w:r w:rsidR="00BA2BF0">
        <w:rPr>
          <w:color w:val="000000" w:themeColor="text1"/>
          <w:szCs w:val="24"/>
        </w:rPr>
        <w:t xml:space="preserve"> reference to</w:t>
      </w:r>
      <w:r w:rsidR="0046603E" w:rsidRPr="008E4382">
        <w:rPr>
          <w:color w:val="000000" w:themeColor="text1"/>
          <w:szCs w:val="24"/>
        </w:rPr>
        <w:t xml:space="preserve"> sets of genes </w:t>
      </w:r>
      <w:r w:rsidR="003E12B8">
        <w:rPr>
          <w:color w:val="000000" w:themeColor="text1"/>
          <w:szCs w:val="24"/>
        </w:rPr>
        <w:t xml:space="preserve">with </w:t>
      </w:r>
      <w:r w:rsidR="003E12B8" w:rsidRPr="008E4382">
        <w:rPr>
          <w:color w:val="000000" w:themeColor="text1"/>
          <w:szCs w:val="24"/>
        </w:rPr>
        <w:t xml:space="preserve">sex-biased </w:t>
      </w:r>
      <w:r w:rsidR="003E12B8">
        <w:rPr>
          <w:color w:val="000000" w:themeColor="text1"/>
          <w:szCs w:val="24"/>
        </w:rPr>
        <w:t xml:space="preserve">expression </w:t>
      </w:r>
      <w:r w:rsidR="0046603E" w:rsidRPr="008E4382">
        <w:rPr>
          <w:color w:val="000000" w:themeColor="text1"/>
          <w:szCs w:val="24"/>
        </w:rPr>
        <w:t xml:space="preserve">that </w:t>
      </w:r>
      <w:r w:rsidR="0046603E">
        <w:rPr>
          <w:color w:val="000000" w:themeColor="text1"/>
          <w:szCs w:val="24"/>
        </w:rPr>
        <w:t>we</w:t>
      </w:r>
      <w:r w:rsidR="0046603E" w:rsidRPr="008E4382">
        <w:rPr>
          <w:color w:val="000000" w:themeColor="text1"/>
          <w:szCs w:val="24"/>
        </w:rPr>
        <w:t xml:space="preserve"> previously </w:t>
      </w:r>
      <w:r w:rsidR="003E12B8">
        <w:rPr>
          <w:color w:val="000000" w:themeColor="text1"/>
          <w:szCs w:val="24"/>
        </w:rPr>
        <w:t>defined for</w:t>
      </w:r>
      <w:r w:rsidR="00BA2BF0">
        <w:rPr>
          <w:color w:val="000000" w:themeColor="text1"/>
          <w:szCs w:val="24"/>
        </w:rPr>
        <w:t xml:space="preserve"> the parental species</w:t>
      </w:r>
      <w:r w:rsidR="0046603E" w:rsidRPr="008E4382">
        <w:rPr>
          <w:color w:val="000000" w:themeColor="text1"/>
          <w:szCs w:val="24"/>
        </w:rPr>
        <w:t xml:space="preserve"> </w:t>
      </w:r>
      <w:r w:rsidR="0046603E" w:rsidRPr="003154CE">
        <w:rPr>
          <w:i/>
          <w:iCs/>
          <w:color w:val="000000" w:themeColor="text1"/>
          <w:szCs w:val="24"/>
        </w:rPr>
        <w:t>C. remanei</w:t>
      </w:r>
      <w:r w:rsidR="0046603E" w:rsidRPr="008E4382">
        <w:rPr>
          <w:color w:val="000000" w:themeColor="text1"/>
          <w:szCs w:val="24"/>
        </w:rPr>
        <w:t xml:space="preserve"> and </w:t>
      </w:r>
      <w:r w:rsidR="0046603E" w:rsidRPr="003154CE">
        <w:rPr>
          <w:i/>
          <w:iCs/>
          <w:color w:val="000000" w:themeColor="text1"/>
          <w:szCs w:val="24"/>
        </w:rPr>
        <w:t>C. latens</w:t>
      </w:r>
      <w:r w:rsidR="0046603E" w:rsidRPr="008E4382">
        <w:rPr>
          <w:color w:val="000000" w:themeColor="text1"/>
          <w:szCs w:val="24"/>
        </w:rPr>
        <w:t xml:space="preserve"> </w:t>
      </w:r>
      <w:bookmarkStart w:id="21" w:name="_Hlk164673321"/>
      <w:r w:rsidR="00BA2BF0">
        <w:rPr>
          <w:color w:val="000000" w:themeColor="text1"/>
          <w:szCs w:val="24"/>
        </w:rPr>
        <w:fldChar w:fldCharType="begin"/>
      </w:r>
      <w:r w:rsidR="00BA2BF0">
        <w:rPr>
          <w:color w:val="000000" w:themeColor="text1"/>
          <w:szCs w:val="24"/>
        </w:rPr>
        <w:instrText xml:space="preserve"> ADDIN ZOTERO_ITEM CSL_CITATION {"citationID":"RjbSo5TO","properties":{"formattedCitation":"(Viswanath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00BA2BF0">
        <w:rPr>
          <w:color w:val="000000" w:themeColor="text1"/>
          <w:szCs w:val="24"/>
        </w:rPr>
        <w:fldChar w:fldCharType="separate"/>
      </w:r>
      <w:r w:rsidR="00BA2BF0" w:rsidRPr="002F4DB5">
        <w:t>(Viswanath et al., 2025)</w:t>
      </w:r>
      <w:r w:rsidR="00BA2BF0">
        <w:rPr>
          <w:color w:val="000000" w:themeColor="text1"/>
          <w:szCs w:val="24"/>
        </w:rPr>
        <w:fldChar w:fldCharType="end"/>
      </w:r>
      <w:r w:rsidR="00BA2BF0">
        <w:rPr>
          <w:color w:val="000000" w:themeColor="text1"/>
          <w:szCs w:val="24"/>
        </w:rPr>
        <w:t>.</w:t>
      </w:r>
      <w:r w:rsidR="00BA2BF0" w:rsidRPr="008E4382">
        <w:rPr>
          <w:color w:val="000000" w:themeColor="text1"/>
          <w:szCs w:val="24"/>
        </w:rPr>
        <w:t xml:space="preserve"> </w:t>
      </w:r>
      <w:r w:rsidR="00BA2BF0">
        <w:rPr>
          <w:color w:val="000000" w:themeColor="text1"/>
          <w:szCs w:val="24"/>
        </w:rPr>
        <w:t>W</w:t>
      </w:r>
      <w:r w:rsidR="0046603E">
        <w:rPr>
          <w:color w:val="000000" w:themeColor="text1"/>
          <w:szCs w:val="24"/>
        </w:rPr>
        <w:t>e</w:t>
      </w:r>
      <w:r w:rsidR="0046603E" w:rsidRPr="008E4382">
        <w:rPr>
          <w:color w:val="000000" w:themeColor="text1"/>
          <w:szCs w:val="24"/>
        </w:rPr>
        <w:t xml:space="preserve"> discovered that a majority of the </w:t>
      </w:r>
      <w:r w:rsidR="0046603E">
        <w:rPr>
          <w:color w:val="000000" w:themeColor="text1"/>
          <w:szCs w:val="24"/>
        </w:rPr>
        <w:t xml:space="preserve">transgressive </w:t>
      </w:r>
      <w:r w:rsidR="0046603E" w:rsidRPr="008E4382">
        <w:rPr>
          <w:color w:val="000000" w:themeColor="text1"/>
          <w:szCs w:val="24"/>
        </w:rPr>
        <w:t xml:space="preserve">genes in both males and females were sex-biased </w:t>
      </w:r>
      <w:r w:rsidR="0059348E">
        <w:rPr>
          <w:color w:val="000000" w:themeColor="text1"/>
          <w:szCs w:val="24"/>
        </w:rPr>
        <w:t xml:space="preserve">in parental expression </w:t>
      </w:r>
      <w:r w:rsidR="0046603E" w:rsidRPr="008E4382">
        <w:rPr>
          <w:color w:val="000000" w:themeColor="text1"/>
          <w:szCs w:val="24"/>
        </w:rPr>
        <w:t xml:space="preserve">(Figure 3). </w:t>
      </w:r>
      <w:bookmarkEnd w:id="21"/>
      <w:r w:rsidR="0046603E" w:rsidRPr="008E4382">
        <w:rPr>
          <w:color w:val="000000" w:themeColor="text1"/>
          <w:szCs w:val="24"/>
        </w:rPr>
        <w:t xml:space="preserve">Specifically, </w:t>
      </w:r>
      <w:r w:rsidR="0059348E">
        <w:rPr>
          <w:color w:val="000000" w:themeColor="text1"/>
          <w:szCs w:val="24"/>
        </w:rPr>
        <w:t xml:space="preserve">for </w:t>
      </w:r>
      <w:r w:rsidR="0046603E">
        <w:rPr>
          <w:color w:val="000000" w:themeColor="text1"/>
          <w:szCs w:val="24"/>
        </w:rPr>
        <w:t xml:space="preserve">hybrid females, </w:t>
      </w:r>
      <w:r w:rsidR="0046603E" w:rsidRPr="008E4382">
        <w:rPr>
          <w:color w:val="000000" w:themeColor="text1"/>
          <w:szCs w:val="24"/>
        </w:rPr>
        <w:t>more than half of overdominant genes</w:t>
      </w:r>
      <w:r w:rsidR="0046603E">
        <w:rPr>
          <w:color w:val="000000" w:themeColor="text1"/>
          <w:szCs w:val="24"/>
        </w:rPr>
        <w:t xml:space="preserve"> </w:t>
      </w:r>
      <w:r w:rsidR="0046603E" w:rsidRPr="008E4382">
        <w:rPr>
          <w:color w:val="000000" w:themeColor="text1"/>
          <w:szCs w:val="24"/>
        </w:rPr>
        <w:t>show</w:t>
      </w:r>
      <w:r w:rsidR="0046603E">
        <w:rPr>
          <w:color w:val="000000" w:themeColor="text1"/>
          <w:szCs w:val="24"/>
        </w:rPr>
        <w:t>ed</w:t>
      </w:r>
      <w:r w:rsidR="0046603E" w:rsidRPr="008E4382">
        <w:rPr>
          <w:color w:val="000000" w:themeColor="text1"/>
          <w:szCs w:val="24"/>
        </w:rPr>
        <w:t xml:space="preserve"> male-biased expression</w:t>
      </w:r>
      <w:r w:rsidR="005C1424">
        <w:rPr>
          <w:color w:val="000000" w:themeColor="text1"/>
          <w:szCs w:val="24"/>
        </w:rPr>
        <w:t xml:space="preserve"> </w:t>
      </w:r>
      <w:r w:rsidR="00923ED3">
        <w:rPr>
          <w:color w:val="000000" w:themeColor="text1"/>
          <w:szCs w:val="24"/>
        </w:rPr>
        <w:t xml:space="preserve">in </w:t>
      </w:r>
      <w:r w:rsidR="005C1424">
        <w:rPr>
          <w:color w:val="000000" w:themeColor="text1"/>
          <w:szCs w:val="24"/>
        </w:rPr>
        <w:t>the parental species</w:t>
      </w:r>
      <w:r w:rsidR="0046603E" w:rsidRPr="008E4382">
        <w:rPr>
          <w:color w:val="000000" w:themeColor="text1"/>
          <w:szCs w:val="24"/>
        </w:rPr>
        <w:t xml:space="preserve">, indicating that </w:t>
      </w:r>
      <w:r w:rsidR="00923ED3">
        <w:rPr>
          <w:color w:val="000000" w:themeColor="text1"/>
          <w:szCs w:val="24"/>
        </w:rPr>
        <w:t xml:space="preserve">genes that typically show </w:t>
      </w:r>
      <w:r w:rsidR="0046603E" w:rsidRPr="008E4382">
        <w:rPr>
          <w:color w:val="000000" w:themeColor="text1"/>
          <w:szCs w:val="24"/>
        </w:rPr>
        <w:t xml:space="preserve">male-biased </w:t>
      </w:r>
      <w:r w:rsidR="00923ED3">
        <w:rPr>
          <w:color w:val="000000" w:themeColor="text1"/>
          <w:szCs w:val="24"/>
        </w:rPr>
        <w:t>expression tend to</w:t>
      </w:r>
      <w:r w:rsidR="00923ED3" w:rsidRPr="008E4382">
        <w:rPr>
          <w:color w:val="000000" w:themeColor="text1"/>
          <w:szCs w:val="24"/>
        </w:rPr>
        <w:t xml:space="preserve"> </w:t>
      </w:r>
      <w:r w:rsidR="0046603E" w:rsidRPr="008E4382">
        <w:rPr>
          <w:color w:val="000000" w:themeColor="text1"/>
          <w:szCs w:val="24"/>
        </w:rPr>
        <w:t>get upregulated in hybrid females (Figure 3A, C; blue line).</w:t>
      </w:r>
      <w:r>
        <w:rPr>
          <w:color w:val="000000" w:themeColor="text1"/>
          <w:szCs w:val="24"/>
        </w:rPr>
        <w:t xml:space="preserve"> </w:t>
      </w:r>
      <w:r w:rsidR="0046603E" w:rsidRPr="008E4382">
        <w:rPr>
          <w:color w:val="000000" w:themeColor="text1"/>
          <w:szCs w:val="24"/>
        </w:rPr>
        <w:t>Conversely, ~60-80% of underdominant genes display female-biased expression</w:t>
      </w:r>
      <w:r w:rsidR="005C1424">
        <w:rPr>
          <w:color w:val="000000" w:themeColor="text1"/>
          <w:szCs w:val="24"/>
        </w:rPr>
        <w:t xml:space="preserve"> in the parents</w:t>
      </w:r>
      <w:r w:rsidR="0046603E" w:rsidRPr="008E4382">
        <w:rPr>
          <w:color w:val="000000" w:themeColor="text1"/>
          <w:szCs w:val="24"/>
        </w:rPr>
        <w:t xml:space="preserve">, indicating that </w:t>
      </w:r>
      <w:r w:rsidR="00C645C3" w:rsidRPr="008E4382">
        <w:rPr>
          <w:color w:val="000000" w:themeColor="text1"/>
          <w:szCs w:val="24"/>
        </w:rPr>
        <w:t>genes</w:t>
      </w:r>
      <w:r w:rsidR="00C645C3">
        <w:rPr>
          <w:color w:val="000000" w:themeColor="text1"/>
          <w:szCs w:val="24"/>
        </w:rPr>
        <w:t xml:space="preserve"> that</w:t>
      </w:r>
      <w:r w:rsidR="00C645C3" w:rsidRPr="008E4382">
        <w:rPr>
          <w:color w:val="000000" w:themeColor="text1"/>
          <w:szCs w:val="24"/>
        </w:rPr>
        <w:t xml:space="preserve"> </w:t>
      </w:r>
      <w:r w:rsidR="0046603E" w:rsidRPr="008E4382">
        <w:rPr>
          <w:color w:val="000000" w:themeColor="text1"/>
          <w:szCs w:val="24"/>
        </w:rPr>
        <w:t xml:space="preserve">typically </w:t>
      </w:r>
      <w:r w:rsidR="00C645C3">
        <w:rPr>
          <w:color w:val="000000" w:themeColor="text1"/>
          <w:szCs w:val="24"/>
        </w:rPr>
        <w:t xml:space="preserve">are </w:t>
      </w:r>
      <w:r w:rsidR="0046603E" w:rsidRPr="008E4382">
        <w:rPr>
          <w:color w:val="000000" w:themeColor="text1"/>
          <w:szCs w:val="24"/>
        </w:rPr>
        <w:t xml:space="preserve">female-biased get downregulated in hybrid females (Figure 3A, C; pink line). These patterns remain consistent </w:t>
      </w:r>
      <w:r w:rsidR="00C645C3">
        <w:rPr>
          <w:color w:val="000000" w:themeColor="text1"/>
          <w:szCs w:val="24"/>
        </w:rPr>
        <w:t>for</w:t>
      </w:r>
      <w:r w:rsidR="00C645C3" w:rsidRPr="008E4382">
        <w:rPr>
          <w:color w:val="000000" w:themeColor="text1"/>
          <w:szCs w:val="24"/>
        </w:rPr>
        <w:t xml:space="preserve"> </w:t>
      </w:r>
      <w:r w:rsidR="0046603E" w:rsidRPr="008E4382">
        <w:rPr>
          <w:color w:val="000000" w:themeColor="text1"/>
          <w:szCs w:val="24"/>
        </w:rPr>
        <w:t>female gonad</w:t>
      </w:r>
      <w:r w:rsidR="00C645C3">
        <w:rPr>
          <w:color w:val="000000" w:themeColor="text1"/>
          <w:szCs w:val="24"/>
        </w:rPr>
        <w:t xml:space="preserve"> and</w:t>
      </w:r>
      <w:r w:rsidR="00C645C3" w:rsidRPr="008E4382">
        <w:rPr>
          <w:color w:val="000000" w:themeColor="text1"/>
          <w:szCs w:val="24"/>
        </w:rPr>
        <w:t xml:space="preserve"> </w:t>
      </w:r>
      <w:r w:rsidR="0046603E" w:rsidRPr="008E4382">
        <w:rPr>
          <w:color w:val="000000" w:themeColor="text1"/>
          <w:szCs w:val="24"/>
        </w:rPr>
        <w:t>soma</w:t>
      </w:r>
      <w:r w:rsidR="00C645C3">
        <w:rPr>
          <w:color w:val="000000" w:themeColor="text1"/>
          <w:szCs w:val="24"/>
        </w:rPr>
        <w:t>,</w:t>
      </w:r>
      <w:r w:rsidR="0046603E" w:rsidRPr="008E4382">
        <w:rPr>
          <w:color w:val="000000" w:themeColor="text1"/>
          <w:szCs w:val="24"/>
        </w:rPr>
        <w:t xml:space="preserve"> </w:t>
      </w:r>
      <w:r w:rsidR="00C645C3">
        <w:rPr>
          <w:color w:val="000000" w:themeColor="text1"/>
          <w:szCs w:val="24"/>
        </w:rPr>
        <w:t>as well as</w:t>
      </w:r>
      <w:r w:rsidR="00C645C3" w:rsidRPr="008E4382">
        <w:rPr>
          <w:color w:val="000000" w:themeColor="text1"/>
          <w:szCs w:val="24"/>
        </w:rPr>
        <w:t xml:space="preserve"> </w:t>
      </w:r>
      <w:r w:rsidR="0046603E">
        <w:rPr>
          <w:color w:val="000000" w:themeColor="text1"/>
          <w:szCs w:val="24"/>
        </w:rPr>
        <w:t>r</w:t>
      </w:r>
      <w:r w:rsidR="0046603E" w:rsidRPr="008E4382">
        <w:rPr>
          <w:color w:val="000000" w:themeColor="text1"/>
          <w:szCs w:val="24"/>
        </w:rPr>
        <w:t>eciprocal crosses</w:t>
      </w:r>
      <w:r w:rsidR="00C645C3">
        <w:rPr>
          <w:color w:val="000000" w:themeColor="text1"/>
          <w:szCs w:val="24"/>
        </w:rPr>
        <w:t>,</w:t>
      </w:r>
      <w:r w:rsidR="0046603E">
        <w:rPr>
          <w:color w:val="000000" w:themeColor="text1"/>
          <w:szCs w:val="24"/>
        </w:rPr>
        <w:t xml:space="preserve"> and</w:t>
      </w:r>
      <w:r w:rsidR="0046603E" w:rsidRPr="008E4382">
        <w:rPr>
          <w:color w:val="000000" w:themeColor="text1"/>
          <w:szCs w:val="24"/>
        </w:rPr>
        <w:t xml:space="preserve"> </w:t>
      </w:r>
      <w:r w:rsidR="0046603E">
        <w:rPr>
          <w:color w:val="000000" w:themeColor="text1"/>
          <w:szCs w:val="24"/>
        </w:rPr>
        <w:t>s</w:t>
      </w:r>
      <w:r w:rsidR="0046603E" w:rsidRPr="008E4382">
        <w:rPr>
          <w:color w:val="000000" w:themeColor="text1"/>
          <w:szCs w:val="24"/>
        </w:rPr>
        <w:t>uggest that transgressive expression in</w:t>
      </w:r>
      <w:r w:rsidR="0046603E">
        <w:rPr>
          <w:color w:val="000000" w:themeColor="text1"/>
          <w:szCs w:val="24"/>
        </w:rPr>
        <w:t xml:space="preserve"> hybrid</w:t>
      </w:r>
      <w:r w:rsidR="0046603E" w:rsidRPr="008E4382">
        <w:rPr>
          <w:color w:val="000000" w:themeColor="text1"/>
          <w:szCs w:val="24"/>
        </w:rPr>
        <w:t xml:space="preserve"> females leads to masculinization of the female transcriptome by preferentially upregulating male-biased genes while simultaneously downregulating female-biased genes. </w:t>
      </w:r>
    </w:p>
    <w:p w14:paraId="3EF02F16" w14:textId="38352DE2" w:rsidR="002832BA" w:rsidRDefault="0046603E" w:rsidP="0046603E">
      <w:pPr>
        <w:spacing w:line="276" w:lineRule="auto"/>
        <w:rPr>
          <w:color w:val="000000" w:themeColor="text1"/>
          <w:szCs w:val="24"/>
        </w:rPr>
      </w:pPr>
      <w:r w:rsidRPr="008E4382">
        <w:rPr>
          <w:color w:val="000000" w:themeColor="text1"/>
          <w:szCs w:val="24"/>
        </w:rPr>
        <w:lastRenderedPageBreak/>
        <w:t xml:space="preserve">Hybrid males show </w:t>
      </w:r>
      <w:r w:rsidR="00620990">
        <w:rPr>
          <w:color w:val="000000" w:themeColor="text1"/>
          <w:szCs w:val="24"/>
        </w:rPr>
        <w:t xml:space="preserve">transgressive </w:t>
      </w:r>
      <w:r w:rsidRPr="008E4382">
        <w:rPr>
          <w:color w:val="000000" w:themeColor="text1"/>
          <w:szCs w:val="24"/>
        </w:rPr>
        <w:t xml:space="preserve">misexpression of </w:t>
      </w:r>
      <w:r w:rsidR="00A21A0E">
        <w:rPr>
          <w:color w:val="000000" w:themeColor="text1"/>
          <w:szCs w:val="24"/>
        </w:rPr>
        <w:t xml:space="preserve">those genes that ordinarily would be </w:t>
      </w:r>
      <w:r w:rsidRPr="008E4382">
        <w:rPr>
          <w:color w:val="000000" w:themeColor="text1"/>
          <w:szCs w:val="24"/>
        </w:rPr>
        <w:t>male-biased and sex-neutral</w:t>
      </w:r>
      <w:r w:rsidR="00DB3249">
        <w:rPr>
          <w:color w:val="000000" w:themeColor="text1"/>
          <w:szCs w:val="24"/>
        </w:rPr>
        <w:t xml:space="preserve"> in the parental species</w:t>
      </w:r>
      <w:r w:rsidRPr="008E4382">
        <w:rPr>
          <w:color w:val="000000" w:themeColor="text1"/>
          <w:szCs w:val="24"/>
        </w:rPr>
        <w:t xml:space="preserve"> (Figure 3B, D).</w:t>
      </w:r>
      <w:r w:rsidR="00620990">
        <w:rPr>
          <w:color w:val="000000" w:themeColor="text1"/>
          <w:szCs w:val="24"/>
        </w:rPr>
        <w:t xml:space="preserve"> G</w:t>
      </w:r>
      <w:r w:rsidRPr="008E4382">
        <w:rPr>
          <w:color w:val="000000" w:themeColor="text1"/>
          <w:szCs w:val="24"/>
        </w:rPr>
        <w:t xml:space="preserve">enes with underdominant expression in </w:t>
      </w:r>
      <w:r>
        <w:rPr>
          <w:color w:val="000000" w:themeColor="text1"/>
          <w:szCs w:val="24"/>
        </w:rPr>
        <w:t xml:space="preserve">hybrid </w:t>
      </w:r>
      <w:r w:rsidRPr="008E4382">
        <w:rPr>
          <w:color w:val="000000" w:themeColor="text1"/>
          <w:szCs w:val="24"/>
        </w:rPr>
        <w:t>male</w:t>
      </w:r>
      <w:r>
        <w:rPr>
          <w:color w:val="000000" w:themeColor="text1"/>
          <w:szCs w:val="24"/>
        </w:rPr>
        <w:t>s</w:t>
      </w:r>
      <w:r w:rsidR="00620990">
        <w:rPr>
          <w:color w:val="000000" w:themeColor="text1"/>
          <w:szCs w:val="24"/>
        </w:rPr>
        <w:t>, in particular,</w:t>
      </w:r>
      <w:r>
        <w:rPr>
          <w:color w:val="000000" w:themeColor="text1"/>
          <w:szCs w:val="24"/>
        </w:rPr>
        <w:t xml:space="preserve"> are</w:t>
      </w:r>
      <w:r w:rsidRPr="008E4382">
        <w:rPr>
          <w:color w:val="000000" w:themeColor="text1"/>
          <w:szCs w:val="24"/>
        </w:rPr>
        <w:t xml:space="preserve"> </w:t>
      </w:r>
      <w:commentRangeStart w:id="22"/>
      <w:r w:rsidR="00620990">
        <w:rPr>
          <w:color w:val="000000" w:themeColor="text1"/>
          <w:szCs w:val="24"/>
        </w:rPr>
        <w:t xml:space="preserve">highly </w:t>
      </w:r>
      <w:r w:rsidRPr="008E4382">
        <w:rPr>
          <w:color w:val="000000" w:themeColor="text1"/>
          <w:szCs w:val="24"/>
        </w:rPr>
        <w:t>enrich</w:t>
      </w:r>
      <w:r>
        <w:rPr>
          <w:color w:val="000000" w:themeColor="text1"/>
          <w:szCs w:val="24"/>
        </w:rPr>
        <w:t>ed</w:t>
      </w:r>
      <w:r w:rsidRPr="008E4382">
        <w:rPr>
          <w:color w:val="000000" w:themeColor="text1"/>
          <w:szCs w:val="24"/>
        </w:rPr>
        <w:t xml:space="preserve"> </w:t>
      </w:r>
      <w:commentRangeEnd w:id="22"/>
      <w:r w:rsidR="00620990">
        <w:rPr>
          <w:rStyle w:val="CommentReference"/>
        </w:rPr>
        <w:commentReference w:id="22"/>
      </w:r>
      <w:r w:rsidRPr="008E4382">
        <w:rPr>
          <w:color w:val="000000" w:themeColor="text1"/>
          <w:szCs w:val="24"/>
        </w:rPr>
        <w:t xml:space="preserve">for </w:t>
      </w:r>
      <w:r w:rsidR="00A21A0E">
        <w:rPr>
          <w:color w:val="000000" w:themeColor="text1"/>
          <w:szCs w:val="24"/>
        </w:rPr>
        <w:t xml:space="preserve">those genes that typically have </w:t>
      </w:r>
      <w:r w:rsidRPr="008E4382">
        <w:rPr>
          <w:color w:val="000000" w:themeColor="text1"/>
          <w:szCs w:val="24"/>
        </w:rPr>
        <w:t xml:space="preserve">male-biased </w:t>
      </w:r>
      <w:r w:rsidR="00A21A0E">
        <w:rPr>
          <w:color w:val="000000" w:themeColor="text1"/>
          <w:szCs w:val="24"/>
        </w:rPr>
        <w:t xml:space="preserve">expression, </w:t>
      </w:r>
      <w:r>
        <w:rPr>
          <w:color w:val="000000" w:themeColor="text1"/>
          <w:szCs w:val="24"/>
        </w:rPr>
        <w:t>suggesting that</w:t>
      </w:r>
      <w:r w:rsidRPr="008E4382">
        <w:rPr>
          <w:color w:val="000000" w:themeColor="text1"/>
          <w:szCs w:val="24"/>
        </w:rPr>
        <w:t xml:space="preserve"> misexpression</w:t>
      </w:r>
      <w:r>
        <w:rPr>
          <w:color w:val="000000" w:themeColor="text1"/>
          <w:szCs w:val="24"/>
        </w:rPr>
        <w:t xml:space="preserve"> in hybrid males is</w:t>
      </w:r>
      <w:r w:rsidRPr="008E4382">
        <w:rPr>
          <w:color w:val="000000" w:themeColor="text1"/>
          <w:szCs w:val="24"/>
        </w:rPr>
        <w:t xml:space="preserve"> due to suppressed expression (Figure 3B, D; blue line). Such misexpression of male-biased genes in hybrids </w:t>
      </w:r>
      <w:r w:rsidR="002832BA">
        <w:rPr>
          <w:color w:val="000000" w:themeColor="text1"/>
          <w:szCs w:val="24"/>
        </w:rPr>
        <w:t xml:space="preserve">also </w:t>
      </w:r>
      <w:r w:rsidRPr="008E4382">
        <w:rPr>
          <w:color w:val="000000" w:themeColor="text1"/>
          <w:szCs w:val="24"/>
        </w:rPr>
        <w:t xml:space="preserve">has been </w:t>
      </w:r>
      <w:r w:rsidR="00A21A0E">
        <w:rPr>
          <w:color w:val="000000" w:themeColor="text1"/>
          <w:szCs w:val="24"/>
        </w:rPr>
        <w:t xml:space="preserve">documented in </w:t>
      </w:r>
      <w:r w:rsidR="002832BA">
        <w:rPr>
          <w:color w:val="000000" w:themeColor="text1"/>
          <w:szCs w:val="24"/>
        </w:rPr>
        <w:t>other</w:t>
      </w:r>
      <w:r w:rsidRPr="008E4382">
        <w:rPr>
          <w:color w:val="000000" w:themeColor="text1"/>
          <w:szCs w:val="24"/>
        </w:rPr>
        <w:t xml:space="preserve"> taxonomic groups including flies</w:t>
      </w:r>
      <w:r w:rsidR="00A21A0E">
        <w:rPr>
          <w:color w:val="000000" w:themeColor="text1"/>
          <w:szCs w:val="24"/>
        </w:rPr>
        <w:t>,</w:t>
      </w:r>
      <w:r w:rsidRPr="008E4382">
        <w:rPr>
          <w:color w:val="000000" w:themeColor="text1"/>
          <w:szCs w:val="24"/>
        </w:rPr>
        <w:t xml:space="preserve"> mice</w:t>
      </w:r>
      <w:r w:rsidR="00A21A0E">
        <w:rPr>
          <w:color w:val="000000" w:themeColor="text1"/>
          <w:szCs w:val="24"/>
        </w:rPr>
        <w:t>, and other nematodes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{"citationID":"BktawdYt","properties":{"formattedCitation":"(Gomes &amp; Civetta, 2015; Mack et al., 2016; S\\uc0\\u225{}nchez-Ram\\uc0\\u237{}rez et al., 2021)","plainCitation":"(Gomes &amp; Civetta, 2015; Mack et al., 2016; Sánchez-Ramírez et al., 2021)","noteIndex":0},"citationItems":[{"id":60,"uris":["http://zotero.org/users/9504344/items/7JSNNTZW"],"itemData":{"id":60,"type":"article-journal","container-title":"Scientific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8B100D" w:rsidRPr="008B100D">
        <w:t>(Gomes &amp; Civetta, 2015; Mack et al., 2016; Sánchez-Ramírez et al., 2021)</w:t>
      </w:r>
      <w:r w:rsidRPr="008E4382">
        <w:rPr>
          <w:color w:val="000000" w:themeColor="text1"/>
          <w:szCs w:val="24"/>
        </w:rPr>
        <w:fldChar w:fldCharType="end"/>
      </w:r>
      <w:r w:rsidRPr="008E4382">
        <w:rPr>
          <w:color w:val="000000" w:themeColor="text1"/>
          <w:szCs w:val="24"/>
        </w:rPr>
        <w:t xml:space="preserve">. </w:t>
      </w:r>
    </w:p>
    <w:p w14:paraId="336DB99C" w14:textId="5A34617D" w:rsidR="0046603E" w:rsidRDefault="0046603E" w:rsidP="0046603E">
      <w:pPr>
        <w:spacing w:line="276" w:lineRule="auto"/>
        <w:rPr>
          <w:color w:val="000000" w:themeColor="text1"/>
          <w:szCs w:val="24"/>
        </w:rPr>
      </w:pPr>
      <w:r w:rsidRPr="008E4382">
        <w:rPr>
          <w:color w:val="000000" w:themeColor="text1"/>
          <w:szCs w:val="24"/>
        </w:rPr>
        <w:t>Despite the pervasive misexpression of sex-biased genes in both sexes, organismal hybrid incompatibility is more severe in males than females. The misexpression of male-biased genes in both sexes further suggests that male-biased gene networks may be especially prone to both mis</w:t>
      </w:r>
      <w:r>
        <w:rPr>
          <w:color w:val="000000" w:themeColor="text1"/>
          <w:szCs w:val="24"/>
        </w:rPr>
        <w:t>expression</w:t>
      </w:r>
      <w:r w:rsidRPr="008E4382">
        <w:rPr>
          <w:color w:val="000000" w:themeColor="text1"/>
          <w:szCs w:val="24"/>
        </w:rPr>
        <w:t xml:space="preserve"> and dysfunctional outputs, </w:t>
      </w:r>
      <w:r w:rsidR="00CD0C9C">
        <w:rPr>
          <w:color w:val="000000" w:themeColor="text1"/>
          <w:szCs w:val="24"/>
        </w:rPr>
        <w:t xml:space="preserve">whereas </w:t>
      </w:r>
      <w:r w:rsidRPr="008E4382">
        <w:rPr>
          <w:color w:val="000000" w:themeColor="text1"/>
          <w:szCs w:val="24"/>
        </w:rPr>
        <w:t xml:space="preserve">female-biased gene networks tend to be more resilient to perturbations. Moreover, male-biased gene regulatory networks may be “fragile” due to faster molecular evolution of male-biased genes or due to unique selective pressures driving the evolution of sex-biased gene expression </w:t>
      </w:r>
      <w:r w:rsidRPr="008E4382">
        <w:rPr>
          <w:color w:val="000000" w:themeColor="text1"/>
          <w:szCs w:val="24"/>
        </w:rPr>
        <w:fldChar w:fldCharType="begin"/>
      </w:r>
      <w:r w:rsidR="001858AE">
        <w:rPr>
          <w:color w:val="000000" w:themeColor="text1"/>
          <w:szCs w:val="24"/>
        </w:rPr>
        <w:instrText xml:space="preserve"> ADDIN ZOTERO_ITEM CSL_CITATION {"citationID":"aHFC5L0u","properties":{"formattedCitation":"(Davis 1993; Delph &amp; Demuth 2016; Grath &amp; Parsch 2016; Cutter &amp; Bundus 2020; Cutter 2023)","plainCitation":"(Davis 1993; Delph &amp; Demuth 2016; Grath &amp; Parsch 2016; Cutter &amp; Bundus 2020; Cutter 2023)","dontUpdate":true,"noteIndex":0},"citationItems":[{"id":107,"uris":["http://zotero.org/users/9504344/items/MIULNGLQ"],"itemData":{"id":107,"type":"article-journal","abstract":"Thepatternosfpostmatinrgeproductiviseolationingenerafl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P."}],"issued":{"date-parts":[["2016",9]]}}},{"id":4305,"uris":["http://zotero.org/users/9504344/items/WQPTKXWG"],"itemData":{"id":4305,"type":"article-journal","abstract":"Methods of transcriptional profiling have made it possible to compare gene expression between females and males on a genome-wide scale. Such studies have revealed that sex-biased gene expression is abundant in many species, although its extent may vary greatly among tissues or developmental stages. In species with genetic sex determination, sex chromosome–specific processes, such as dosage compensation, also may influence sex-biased gene expression. Sex-biased genes, especially those with male-biased expression, often show elevated rates of both protein sequence and gene expression divergence between species, which could have a number of causes, including sexual selection, sexual antagonism, and relaxed selective constraint. Here, we review our current knowledge of sex-biased gene expression in both model and nonmodel organisms, as well as the biological and technical factors that should be considered when analyzing sex-biased expression. We also discuss current approaches to uncover the evolutionary forces that govern the evolution of sex-biased genes.","container-title":"Annual Review of Genetics","DOI":"10.1146/annurev-genet-120215-035429","issue":"1","note":"_eprint: https://doi.org/10.1146/annurev-genet-120215-035429","page":"29-44","PMID":"27574843","source":"Annual Reviews","title":"Sex-Biased Gene Expression","volume":"50","author":[{"family":"Grath","given":"Sonja"},{"family":"Parsch","given":"John"}],"issued":{"date-parts":[["2016"]]}}},{"id":741,"uris":["http://zotero.org/users/9504344/items/TQJRSY4R"],"itemData":{"id":741,"type":"article-journal","abstract":"New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D."}],"issued":{"date-parts":[["2020",9,9]]}}},{"id":4539,"uris":["http://zotero.org/users/9504344/items/DJGGV7WG"],"itemData":{"id":4539,"type":"article-journal","abstract":"Understanding general principles about the origin of species remains one of the foundational challenges in evolutionary biology. The genomic divergence between groups of individuals can spawn hybrid inviability and hybrid sterility, which presents a tantalizing developmental problem. Divergent developmental programs may yield either conserved or divergent phenotypes relative to ancestral traits, both of which can be responsible for reproductive isolation during the speciation process. The genetic mechanisms of developmental evolution involve cis- and trans-acting gene regulatory change, protein–protein interactions, genetic network structures, dosage, and epigenetic regulation, all of which also have roots in population genetic and molecular evolutionary processes. Toward the goal of demystifying Darwin's “mystery of mysteries,” this review integrates microevolutionary concepts of genetic change with principles of organismal development, establishing explicit links between population genetic process and developmental mechanisms in the production of macroevolutionary pattern. This integration aims to establish a more unified view of speciation that binds process and mechanism.","container-title":"Evolution &amp; Development","DOI":"10.1111/ede.12454","ISSN":"1525-142X","issue":"4-5","language":"en","note":"_eprint: https://onlinelibrary.wiley.com/doi/pdf/10.1111/ede.12454","page":"289-327","source":"Wiley Online Library","title":"Speciation and development","volume":"25","author":[{"family":"Cutter","given":"Asher D."}],"issued":{"date-parts":[["2023"]]}}}],"schema":"https://github.com/citation-style-language/schema/raw/master/csl-citation.json"} </w:instrText>
      </w:r>
      <w:r w:rsidRPr="008E4382">
        <w:rPr>
          <w:color w:val="000000" w:themeColor="text1"/>
          <w:szCs w:val="24"/>
        </w:rPr>
        <w:fldChar w:fldCharType="separate"/>
      </w:r>
      <w:r w:rsidRPr="008E4382">
        <w:rPr>
          <w:color w:val="000000" w:themeColor="text1"/>
        </w:rPr>
        <w:t>(Wu &amp; Davis 1993; Delph &amp; Demuth 2016; Grath &amp; Parsch 2016; Cutter &amp; Bundus 2020; Cutter 2023)</w:t>
      </w:r>
      <w:r w:rsidRPr="008E4382">
        <w:rPr>
          <w:color w:val="000000" w:themeColor="text1"/>
          <w:szCs w:val="24"/>
        </w:rPr>
        <w:fldChar w:fldCharType="end"/>
      </w:r>
      <w:r>
        <w:rPr>
          <w:color w:val="000000" w:themeColor="text1"/>
          <w:szCs w:val="24"/>
        </w:rPr>
        <w:t>.</w:t>
      </w:r>
    </w:p>
    <w:p w14:paraId="71080F02" w14:textId="77777777" w:rsidR="00A72D44" w:rsidRPr="00523C5B" w:rsidRDefault="00A72D44" w:rsidP="0046603E">
      <w:pPr>
        <w:spacing w:line="276" w:lineRule="auto"/>
        <w:rPr>
          <w:color w:val="000000" w:themeColor="text1"/>
          <w:szCs w:val="24"/>
        </w:rPr>
      </w:pPr>
    </w:p>
    <w:bookmarkEnd w:id="20"/>
    <w:p w14:paraId="1D019431" w14:textId="78811056" w:rsidR="00946399" w:rsidRDefault="00230FE5" w:rsidP="00662E34">
      <w:pPr>
        <w:pStyle w:val="Heading3"/>
        <w:spacing w:line="276" w:lineRule="auto"/>
        <w:rPr>
          <w:rFonts w:cs="Times New Roman"/>
        </w:rPr>
      </w:pPr>
      <w:r w:rsidRPr="003134C2">
        <w:rPr>
          <w:rFonts w:cs="Times New Roman"/>
          <w:i/>
          <w:iCs/>
        </w:rPr>
        <w:t>C. remanei</w:t>
      </w:r>
      <w:r>
        <w:rPr>
          <w:rFonts w:cs="Times New Roman"/>
        </w:rPr>
        <w:t>-maternal (</w:t>
      </w:r>
      <w:r w:rsidR="002840C1">
        <w:rPr>
          <w:rFonts w:cs="Times New Roman"/>
        </w:rPr>
        <w:t>H1</w:t>
      </w:r>
      <w:r>
        <w:rPr>
          <w:rFonts w:cs="Times New Roman"/>
        </w:rPr>
        <w:t>)</w:t>
      </w:r>
      <w:r w:rsidR="002840C1">
        <w:rPr>
          <w:rFonts w:cs="Times New Roman"/>
        </w:rPr>
        <w:t xml:space="preserve"> hybrids display </w:t>
      </w:r>
      <w:r w:rsidR="00D30038">
        <w:rPr>
          <w:rFonts w:cs="Times New Roman"/>
        </w:rPr>
        <w:t>more widespread misexpression</w:t>
      </w:r>
      <w:r w:rsidR="001E1634">
        <w:rPr>
          <w:rFonts w:cs="Times New Roman"/>
        </w:rPr>
        <w:t xml:space="preserve"> than </w:t>
      </w:r>
      <w:r w:rsidRPr="003134C2">
        <w:rPr>
          <w:rFonts w:cs="Times New Roman"/>
          <w:i/>
          <w:iCs/>
        </w:rPr>
        <w:t>C. latens</w:t>
      </w:r>
      <w:r>
        <w:rPr>
          <w:rFonts w:cs="Times New Roman"/>
        </w:rPr>
        <w:t>-maternal (</w:t>
      </w:r>
      <w:r w:rsidR="001E1634">
        <w:rPr>
          <w:rFonts w:cs="Times New Roman"/>
        </w:rPr>
        <w:t>H2</w:t>
      </w:r>
      <w:r>
        <w:rPr>
          <w:rFonts w:cs="Times New Roman"/>
        </w:rPr>
        <w:t>)</w:t>
      </w:r>
      <w:r w:rsidR="001E1634">
        <w:rPr>
          <w:rFonts w:cs="Times New Roman"/>
        </w:rPr>
        <w:t xml:space="preserve"> hybrids</w:t>
      </w:r>
    </w:p>
    <w:p w14:paraId="609ED305" w14:textId="2281430C" w:rsidR="00946399" w:rsidRPr="008E4382" w:rsidRDefault="005974A7" w:rsidP="00662E34">
      <w:pPr>
        <w:spacing w:line="276" w:lineRule="auto"/>
        <w:rPr>
          <w:color w:val="000000" w:themeColor="text1"/>
          <w:szCs w:val="24"/>
        </w:rPr>
      </w:pPr>
      <w:r>
        <w:rPr>
          <w:color w:val="000000" w:themeColor="text1"/>
          <w:szCs w:val="24"/>
        </w:rPr>
        <w:t xml:space="preserve">Hybrid male sterility is more common in </w:t>
      </w:r>
      <w:r w:rsidR="00230FE5">
        <w:rPr>
          <w:color w:val="000000" w:themeColor="text1"/>
          <w:szCs w:val="24"/>
        </w:rPr>
        <w:t xml:space="preserve">the </w:t>
      </w:r>
      <w:r>
        <w:rPr>
          <w:color w:val="000000" w:themeColor="text1"/>
          <w:szCs w:val="24"/>
        </w:rPr>
        <w:t>H1 cross (</w:t>
      </w:r>
      <w:r w:rsidRPr="005974A7">
        <w:rPr>
          <w:i/>
          <w:iCs/>
          <w:color w:val="000000" w:themeColor="text1"/>
          <w:szCs w:val="24"/>
        </w:rPr>
        <w:t>C. remanei</w:t>
      </w:r>
      <w:r>
        <w:rPr>
          <w:color w:val="000000" w:themeColor="text1"/>
          <w:szCs w:val="24"/>
        </w:rPr>
        <w:t xml:space="preserve"> as the maternal parent) compared to H2 cross (with </w:t>
      </w:r>
      <w:r w:rsidRPr="005974A7">
        <w:rPr>
          <w:i/>
          <w:iCs/>
          <w:color w:val="000000" w:themeColor="text1"/>
          <w:szCs w:val="24"/>
        </w:rPr>
        <w:t>C. latens</w:t>
      </w:r>
      <w:r>
        <w:rPr>
          <w:color w:val="000000" w:themeColor="text1"/>
          <w:szCs w:val="24"/>
        </w:rPr>
        <w:t xml:space="preserve"> as the maternal parent)</w:t>
      </w:r>
      <w:r w:rsidR="00CE2A81">
        <w:rPr>
          <w:color w:val="000000" w:themeColor="text1"/>
          <w:szCs w:val="24"/>
        </w:rPr>
        <w:t xml:space="preserve"> </w:t>
      </w:r>
      <w:r w:rsidR="00CE2A81" w:rsidRPr="008E4382">
        <w:rPr>
          <w:color w:val="000000" w:themeColor="text1"/>
          <w:szCs w:val="24"/>
        </w:rPr>
        <w:fldChar w:fldCharType="begin"/>
      </w:r>
      <w:r w:rsidR="001858AE">
        <w:rPr>
          <w:color w:val="000000" w:themeColor="text1"/>
          <w:szCs w:val="24"/>
        </w:rPr>
        <w:instrText xml:space="preserve"> ADDIN ZOTERO_ITEM CSL_CITATION {"citationID":"BY9xMCkp","properties":{"formattedCitation":"(Bundus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CE2A81" w:rsidRPr="008E4382">
        <w:rPr>
          <w:color w:val="000000" w:themeColor="text1"/>
          <w:szCs w:val="24"/>
        </w:rPr>
        <w:fldChar w:fldCharType="separate"/>
      </w:r>
      <w:r w:rsidR="00CE2A81" w:rsidRPr="00DF51E1">
        <w:t>(Bundus et al., 2018; Dey et al., 2012, 2014)</w:t>
      </w:r>
      <w:r w:rsidR="00CE2A81" w:rsidRPr="008E4382">
        <w:rPr>
          <w:color w:val="000000" w:themeColor="text1"/>
          <w:szCs w:val="24"/>
        </w:rPr>
        <w:fldChar w:fldCharType="end"/>
      </w:r>
      <w:r w:rsidR="00BB17BD">
        <w:rPr>
          <w:color w:val="000000" w:themeColor="text1"/>
          <w:szCs w:val="24"/>
        </w:rPr>
        <w:t>, leading us to examine</w:t>
      </w:r>
      <w:r w:rsidR="00946399" w:rsidRPr="008E4382">
        <w:rPr>
          <w:color w:val="000000" w:themeColor="text1"/>
          <w:szCs w:val="24"/>
        </w:rPr>
        <w:t xml:space="preserve"> gene expression patterns </w:t>
      </w:r>
      <w:r w:rsidR="00BB17BD">
        <w:rPr>
          <w:color w:val="000000" w:themeColor="text1"/>
          <w:szCs w:val="24"/>
        </w:rPr>
        <w:t>of hybrids for sensitivity to cross-direction</w:t>
      </w:r>
      <w:r w:rsidR="004E781E" w:rsidRPr="008E4382">
        <w:rPr>
          <w:color w:val="000000" w:themeColor="text1"/>
          <w:szCs w:val="24"/>
        </w:rPr>
        <w:t xml:space="preserve"> </w:t>
      </w:r>
      <w:r w:rsidR="00946399" w:rsidRPr="008E4382">
        <w:rPr>
          <w:color w:val="000000" w:themeColor="text1"/>
          <w:szCs w:val="24"/>
        </w:rPr>
        <w:t xml:space="preserve">for a given </w:t>
      </w:r>
      <w:bookmarkStart w:id="23" w:name="_Hlk164412215"/>
      <w:r w:rsidR="00946399" w:rsidRPr="008E4382">
        <w:rPr>
          <w:color w:val="000000" w:themeColor="text1"/>
          <w:szCs w:val="24"/>
        </w:rPr>
        <w:t>sex and tissue (female gonad, female soma, male soma)</w:t>
      </w:r>
      <w:bookmarkEnd w:id="23"/>
      <w:r w:rsidR="00946399" w:rsidRPr="008E4382">
        <w:rPr>
          <w:color w:val="000000" w:themeColor="text1"/>
          <w:szCs w:val="24"/>
        </w:rPr>
        <w:t>.</w:t>
      </w:r>
      <w:bookmarkStart w:id="24" w:name="_Hlk167048296"/>
      <w:r w:rsidR="004D3179">
        <w:rPr>
          <w:color w:val="000000" w:themeColor="text1"/>
          <w:szCs w:val="24"/>
        </w:rPr>
        <w:t xml:space="preserve"> </w:t>
      </w:r>
      <w:r w:rsidR="00CE2A81">
        <w:rPr>
          <w:color w:val="000000" w:themeColor="text1"/>
          <w:szCs w:val="24"/>
        </w:rPr>
        <w:t>Across all</w:t>
      </w:r>
      <w:r w:rsidR="00CE2A81" w:rsidRPr="008E4382">
        <w:rPr>
          <w:color w:val="000000" w:themeColor="text1"/>
          <w:szCs w:val="24"/>
        </w:rPr>
        <w:t xml:space="preserve"> three sex</w:t>
      </w:r>
      <w:r w:rsidR="00CF3CBC">
        <w:rPr>
          <w:color w:val="000000" w:themeColor="text1"/>
          <w:szCs w:val="24"/>
        </w:rPr>
        <w:t xml:space="preserve"> × </w:t>
      </w:r>
      <w:r w:rsidR="00CE2A81" w:rsidRPr="008E4382">
        <w:rPr>
          <w:color w:val="000000" w:themeColor="text1"/>
          <w:szCs w:val="24"/>
        </w:rPr>
        <w:t>tissue combinations</w:t>
      </w:r>
      <w:r w:rsidR="00CD0CBD">
        <w:rPr>
          <w:color w:val="000000" w:themeColor="text1"/>
          <w:szCs w:val="24"/>
        </w:rPr>
        <w:t xml:space="preserve"> that we could analyze</w:t>
      </w:r>
      <w:r w:rsidR="00CE2A81">
        <w:rPr>
          <w:color w:val="000000" w:themeColor="text1"/>
          <w:szCs w:val="24"/>
        </w:rPr>
        <w:t xml:space="preserve">, </w:t>
      </w:r>
      <w:r w:rsidR="00946399" w:rsidRPr="008E4382">
        <w:rPr>
          <w:color w:val="000000" w:themeColor="text1"/>
          <w:szCs w:val="24"/>
        </w:rPr>
        <w:t xml:space="preserve">H1 </w:t>
      </w:r>
      <w:r w:rsidR="00CE2A81">
        <w:rPr>
          <w:color w:val="000000" w:themeColor="text1"/>
          <w:szCs w:val="24"/>
        </w:rPr>
        <w:t xml:space="preserve">hybrids </w:t>
      </w:r>
      <w:r w:rsidR="00CF3CBC">
        <w:rPr>
          <w:color w:val="000000" w:themeColor="text1"/>
          <w:szCs w:val="24"/>
        </w:rPr>
        <w:t>showed fewer</w:t>
      </w:r>
      <w:r w:rsidR="00946399" w:rsidRPr="008E4382">
        <w:rPr>
          <w:color w:val="000000" w:themeColor="text1"/>
          <w:szCs w:val="24"/>
        </w:rPr>
        <w:t xml:space="preserve"> genes </w:t>
      </w:r>
      <w:r w:rsidR="00CF3CBC">
        <w:rPr>
          <w:color w:val="000000" w:themeColor="text1"/>
          <w:szCs w:val="24"/>
        </w:rPr>
        <w:t>with</w:t>
      </w:r>
      <w:r w:rsidR="00CF3CBC" w:rsidRPr="008E4382">
        <w:rPr>
          <w:color w:val="000000" w:themeColor="text1"/>
          <w:szCs w:val="24"/>
        </w:rPr>
        <w:t xml:space="preserve"> </w:t>
      </w:r>
      <w:r w:rsidR="00946399" w:rsidRPr="008E4382">
        <w:rPr>
          <w:color w:val="000000" w:themeColor="text1"/>
          <w:szCs w:val="24"/>
        </w:rPr>
        <w:t>expression</w:t>
      </w:r>
      <w:r w:rsidR="00262AA3">
        <w:rPr>
          <w:color w:val="000000" w:themeColor="text1"/>
          <w:szCs w:val="24"/>
        </w:rPr>
        <w:t xml:space="preserve"> </w:t>
      </w:r>
      <w:r w:rsidR="00CE2A81">
        <w:rPr>
          <w:color w:val="000000" w:themeColor="text1"/>
          <w:szCs w:val="24"/>
        </w:rPr>
        <w:t>equivalent to</w:t>
      </w:r>
      <w:r w:rsidR="00262AA3">
        <w:rPr>
          <w:color w:val="000000" w:themeColor="text1"/>
          <w:szCs w:val="24"/>
        </w:rPr>
        <w:t xml:space="preserve"> </w:t>
      </w:r>
      <w:r w:rsidR="00CF3CBC">
        <w:rPr>
          <w:color w:val="000000" w:themeColor="text1"/>
          <w:szCs w:val="24"/>
        </w:rPr>
        <w:t xml:space="preserve">the </w:t>
      </w:r>
      <w:r w:rsidR="00262AA3">
        <w:rPr>
          <w:color w:val="000000" w:themeColor="text1"/>
          <w:szCs w:val="24"/>
        </w:rPr>
        <w:t>parent</w:t>
      </w:r>
      <w:r w:rsidR="00CF3CBC">
        <w:rPr>
          <w:color w:val="000000" w:themeColor="text1"/>
          <w:szCs w:val="24"/>
        </w:rPr>
        <w:t>al</w:t>
      </w:r>
      <w:r w:rsidR="00CE2A81">
        <w:rPr>
          <w:color w:val="000000" w:themeColor="text1"/>
          <w:szCs w:val="24"/>
        </w:rPr>
        <w:t>s</w:t>
      </w:r>
      <w:r w:rsidR="00262AA3">
        <w:rPr>
          <w:color w:val="000000" w:themeColor="text1"/>
          <w:szCs w:val="24"/>
        </w:rPr>
        <w:t xml:space="preserve"> th</w:t>
      </w:r>
      <w:r w:rsidR="00946399" w:rsidRPr="008E4382">
        <w:rPr>
          <w:color w:val="000000" w:themeColor="text1"/>
          <w:szCs w:val="24"/>
        </w:rPr>
        <w:t xml:space="preserve">an </w:t>
      </w:r>
      <w:r w:rsidR="00CF3CBC">
        <w:rPr>
          <w:color w:val="000000" w:themeColor="text1"/>
          <w:szCs w:val="24"/>
        </w:rPr>
        <w:t xml:space="preserve">did </w:t>
      </w:r>
      <w:r w:rsidR="00946399" w:rsidRPr="008E4382">
        <w:rPr>
          <w:color w:val="000000" w:themeColor="text1"/>
          <w:szCs w:val="24"/>
        </w:rPr>
        <w:t>H2</w:t>
      </w:r>
      <w:r w:rsidR="00CE2A81">
        <w:rPr>
          <w:color w:val="000000" w:themeColor="text1"/>
          <w:szCs w:val="24"/>
        </w:rPr>
        <w:t xml:space="preserve"> hybrids</w:t>
      </w:r>
      <w:r w:rsidR="00946399" w:rsidRPr="008E4382">
        <w:rPr>
          <w:color w:val="000000" w:themeColor="text1"/>
          <w:szCs w:val="24"/>
        </w:rPr>
        <w:t xml:space="preserve"> (Figure 4A, B, C). This </w:t>
      </w:r>
      <w:r w:rsidR="00CF3CBC">
        <w:rPr>
          <w:color w:val="000000" w:themeColor="text1"/>
          <w:szCs w:val="24"/>
        </w:rPr>
        <w:t xml:space="preserve">cross-direction </w:t>
      </w:r>
      <w:r w:rsidR="00946399" w:rsidRPr="008E4382">
        <w:rPr>
          <w:color w:val="000000" w:themeColor="text1"/>
          <w:szCs w:val="24"/>
        </w:rPr>
        <w:t xml:space="preserve">difference was especially pronounced in the female gonad with ~890 fewer genes in H1 than H2, indicative of overall </w:t>
      </w:r>
      <w:r w:rsidR="00297B06">
        <w:rPr>
          <w:color w:val="000000" w:themeColor="text1"/>
          <w:szCs w:val="24"/>
        </w:rPr>
        <w:t xml:space="preserve">greater disruption of </w:t>
      </w:r>
      <w:r w:rsidR="00946399" w:rsidRPr="008E4382">
        <w:rPr>
          <w:color w:val="000000" w:themeColor="text1"/>
          <w:szCs w:val="24"/>
        </w:rPr>
        <w:t xml:space="preserve">expression in H1 </w:t>
      </w:r>
      <w:bookmarkEnd w:id="24"/>
      <w:r w:rsidR="00CF3CBC">
        <w:rPr>
          <w:color w:val="000000" w:themeColor="text1"/>
          <w:szCs w:val="24"/>
        </w:rPr>
        <w:t>hybrids</w:t>
      </w:r>
      <w:r w:rsidR="00CF3CBC" w:rsidRPr="008E4382">
        <w:rPr>
          <w:color w:val="000000" w:themeColor="text1"/>
          <w:szCs w:val="24"/>
        </w:rPr>
        <w:t xml:space="preserve"> </w:t>
      </w:r>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=3044 or ~29%; n</w:t>
      </w:r>
      <w:r w:rsidR="00946399" w:rsidRPr="008E4382">
        <w:rPr>
          <w:color w:val="000000" w:themeColor="text1"/>
          <w:szCs w:val="24"/>
          <w:vertAlign w:val="subscript"/>
        </w:rPr>
        <w:t>H2</w:t>
      </w:r>
      <w:r w:rsidR="00946399" w:rsidRPr="008E4382">
        <w:rPr>
          <w:color w:val="000000" w:themeColor="text1"/>
          <w:szCs w:val="24"/>
        </w:rPr>
        <w:t>=3189 or ~30%; male soma n</w:t>
      </w:r>
      <w:r w:rsidR="00946399" w:rsidRPr="008E4382">
        <w:rPr>
          <w:color w:val="000000" w:themeColor="text1"/>
          <w:szCs w:val="24"/>
          <w:vertAlign w:val="subscript"/>
        </w:rPr>
        <w:t>H1</w:t>
      </w:r>
      <w:r w:rsidR="00946399" w:rsidRPr="008E4382">
        <w:rPr>
          <w:color w:val="000000" w:themeColor="text1"/>
          <w:szCs w:val="24"/>
        </w:rPr>
        <w:t xml:space="preserve"> = 4477 or ~40.5%; n</w:t>
      </w:r>
      <w:r w:rsidR="00946399" w:rsidRPr="008E4382">
        <w:rPr>
          <w:color w:val="000000" w:themeColor="text1"/>
          <w:szCs w:val="24"/>
          <w:vertAlign w:val="subscript"/>
        </w:rPr>
        <w:t>H2</w:t>
      </w:r>
      <w:r w:rsidR="00946399" w:rsidRPr="008E4382">
        <w:rPr>
          <w:color w:val="000000" w:themeColor="text1"/>
          <w:szCs w:val="24"/>
        </w:rPr>
        <w:t xml:space="preserve"> = 4777 or ~44%; female gonad n</w:t>
      </w:r>
      <w:r w:rsidR="00946399" w:rsidRPr="008E4382">
        <w:rPr>
          <w:color w:val="000000" w:themeColor="text1"/>
          <w:szCs w:val="24"/>
          <w:vertAlign w:val="subscript"/>
        </w:rPr>
        <w:t>H1</w:t>
      </w:r>
      <w:r w:rsidR="00946399" w:rsidRPr="008E4382">
        <w:rPr>
          <w:color w:val="000000" w:themeColor="text1"/>
          <w:szCs w:val="24"/>
        </w:rPr>
        <w:t>=2728 or ~24%; n</w:t>
      </w:r>
      <w:r w:rsidR="00946399" w:rsidRPr="008E4382">
        <w:rPr>
          <w:color w:val="000000" w:themeColor="text1"/>
          <w:szCs w:val="24"/>
          <w:vertAlign w:val="subscript"/>
        </w:rPr>
        <w:t>H2</w:t>
      </w:r>
      <w:r w:rsidR="00946399" w:rsidRPr="008E4382">
        <w:rPr>
          <w:color w:val="000000" w:themeColor="text1"/>
          <w:szCs w:val="24"/>
        </w:rPr>
        <w:t xml:space="preserve">=3619 or ~34%) </w:t>
      </w:r>
      <w:bookmarkStart w:id="25" w:name="_Hlk167048302"/>
      <w:r w:rsidR="00946399" w:rsidRPr="008E4382">
        <w:rPr>
          <w:color w:val="000000" w:themeColor="text1"/>
          <w:szCs w:val="24"/>
        </w:rPr>
        <w:t>(</w:t>
      </w:r>
      <w:bookmarkStart w:id="26" w:name="_Hlk164412262"/>
      <w:r w:rsidR="00946399" w:rsidRPr="008E4382">
        <w:rPr>
          <w:color w:val="000000" w:themeColor="text1"/>
          <w:szCs w:val="24"/>
        </w:rPr>
        <w:t>Figure 4A-C</w:t>
      </w:r>
      <w:bookmarkEnd w:id="26"/>
      <w:r w:rsidR="00946399" w:rsidRPr="008E4382">
        <w:rPr>
          <w:color w:val="000000" w:themeColor="text1"/>
          <w:szCs w:val="24"/>
        </w:rPr>
        <w:t>)</w:t>
      </w:r>
      <w:bookmarkEnd w:id="25"/>
      <w:r w:rsidR="00946399" w:rsidRPr="008E4382">
        <w:rPr>
          <w:color w:val="000000" w:themeColor="text1"/>
          <w:szCs w:val="24"/>
        </w:rPr>
        <w:t xml:space="preserve">. </w:t>
      </w:r>
      <w:bookmarkStart w:id="27" w:name="_Hlk167048314"/>
      <w:bookmarkStart w:id="28" w:name="_Hlk164412296"/>
      <w:r w:rsidR="00262AA3" w:rsidRPr="00CE2A81">
        <w:rPr>
          <w:color w:val="000000" w:themeColor="text1"/>
          <w:szCs w:val="24"/>
        </w:rPr>
        <w:t>Moreover</w:t>
      </w:r>
      <w:r w:rsidR="00946399" w:rsidRPr="00CE2A81">
        <w:rPr>
          <w:color w:val="000000" w:themeColor="text1"/>
          <w:szCs w:val="24"/>
        </w:rPr>
        <w:t xml:space="preserve">, H1 hybrids </w:t>
      </w:r>
      <w:r w:rsidR="00CE2A81">
        <w:rPr>
          <w:color w:val="000000" w:themeColor="text1"/>
          <w:szCs w:val="24"/>
        </w:rPr>
        <w:t xml:space="preserve">also </w:t>
      </w:r>
      <w:r w:rsidR="00946399" w:rsidRPr="00CE2A81">
        <w:rPr>
          <w:color w:val="000000" w:themeColor="text1"/>
          <w:szCs w:val="24"/>
        </w:rPr>
        <w:t>exhibit</w:t>
      </w:r>
      <w:r w:rsidR="00CF3CBC">
        <w:rPr>
          <w:color w:val="000000" w:themeColor="text1"/>
          <w:szCs w:val="24"/>
        </w:rPr>
        <w:t>ed</w:t>
      </w:r>
      <w:r w:rsidR="00946399" w:rsidRPr="00CE2A81">
        <w:rPr>
          <w:color w:val="000000" w:themeColor="text1"/>
          <w:szCs w:val="24"/>
        </w:rPr>
        <w:t xml:space="preserve"> more </w:t>
      </w:r>
      <w:r w:rsidR="00082D36">
        <w:rPr>
          <w:color w:val="000000" w:themeColor="text1"/>
          <w:szCs w:val="24"/>
        </w:rPr>
        <w:t xml:space="preserve">genes with </w:t>
      </w:r>
      <w:r w:rsidR="00946399" w:rsidRPr="00CE2A81">
        <w:rPr>
          <w:color w:val="000000" w:themeColor="text1"/>
          <w:szCs w:val="24"/>
        </w:rPr>
        <w:t>additiv</w:t>
      </w:r>
      <w:r w:rsidR="00CE2A81" w:rsidRPr="00CE2A81">
        <w:rPr>
          <w:color w:val="000000" w:themeColor="text1"/>
          <w:szCs w:val="24"/>
        </w:rPr>
        <w:t>e</w:t>
      </w:r>
      <w:r w:rsidR="00946399" w:rsidRPr="00CE2A81">
        <w:rPr>
          <w:color w:val="000000" w:themeColor="text1"/>
          <w:szCs w:val="24"/>
        </w:rPr>
        <w:t xml:space="preserve"> expression </w:t>
      </w:r>
      <w:r w:rsidR="00082D36">
        <w:rPr>
          <w:color w:val="000000" w:themeColor="text1"/>
          <w:szCs w:val="24"/>
        </w:rPr>
        <w:t xml:space="preserve">profiles </w:t>
      </w:r>
      <w:r w:rsidR="00CE2A81" w:rsidRPr="00CE2A81">
        <w:rPr>
          <w:color w:val="000000" w:themeColor="text1"/>
          <w:szCs w:val="24"/>
        </w:rPr>
        <w:t xml:space="preserve">than </w:t>
      </w:r>
      <w:r w:rsidR="00946399" w:rsidRPr="00CE2A81">
        <w:rPr>
          <w:color w:val="000000" w:themeColor="text1"/>
          <w:szCs w:val="24"/>
        </w:rPr>
        <w:t>H2 hybrids</w:t>
      </w:r>
      <w:r w:rsidR="00946399" w:rsidRPr="008E4382">
        <w:rPr>
          <w:color w:val="000000" w:themeColor="text1"/>
          <w:szCs w:val="24"/>
        </w:rPr>
        <w:t xml:space="preserve"> </w:t>
      </w:r>
      <w:bookmarkEnd w:id="27"/>
      <w:r w:rsidR="00946399" w:rsidRPr="008E4382">
        <w:rPr>
          <w:color w:val="000000" w:themeColor="text1"/>
          <w:szCs w:val="24"/>
        </w:rPr>
        <w:t>(female soma n</w:t>
      </w:r>
      <w:r w:rsidR="00946399" w:rsidRPr="008E4382">
        <w:rPr>
          <w:color w:val="000000" w:themeColor="text1"/>
          <w:szCs w:val="24"/>
          <w:vertAlign w:val="subscript"/>
        </w:rPr>
        <w:t>H1</w:t>
      </w:r>
      <w:r w:rsidR="00946399" w:rsidRPr="008E4382">
        <w:rPr>
          <w:color w:val="000000" w:themeColor="text1"/>
          <w:szCs w:val="24"/>
        </w:rPr>
        <w:t xml:space="preserve"> = 676 or ~6.5%; n</w:t>
      </w:r>
      <w:r w:rsidR="00946399" w:rsidRPr="008E4382">
        <w:rPr>
          <w:color w:val="000000" w:themeColor="text1"/>
          <w:szCs w:val="24"/>
          <w:vertAlign w:val="subscript"/>
        </w:rPr>
        <w:t>H2</w:t>
      </w:r>
      <w:r w:rsidR="00946399" w:rsidRPr="008E4382">
        <w:rPr>
          <w:color w:val="000000" w:themeColor="text1"/>
          <w:szCs w:val="24"/>
        </w:rPr>
        <w:t xml:space="preserve"> = 572 or ~5%, Figure 4.4A; male soma n</w:t>
      </w:r>
      <w:r w:rsidR="00946399" w:rsidRPr="008E4382">
        <w:rPr>
          <w:color w:val="000000" w:themeColor="text1"/>
          <w:szCs w:val="24"/>
          <w:vertAlign w:val="subscript"/>
        </w:rPr>
        <w:t>H1</w:t>
      </w:r>
      <w:r w:rsidR="00946399" w:rsidRPr="008E4382">
        <w:rPr>
          <w:color w:val="000000" w:themeColor="text1"/>
          <w:szCs w:val="24"/>
        </w:rPr>
        <w:t xml:space="preserve"> = 686 or ~6%; n</w:t>
      </w:r>
      <w:r w:rsidR="00946399" w:rsidRPr="008E4382">
        <w:rPr>
          <w:color w:val="000000" w:themeColor="text1"/>
          <w:szCs w:val="24"/>
          <w:vertAlign w:val="subscript"/>
        </w:rPr>
        <w:t>H2</w:t>
      </w:r>
      <w:r w:rsidR="00946399" w:rsidRPr="008E4382">
        <w:rPr>
          <w:color w:val="000000" w:themeColor="text1"/>
          <w:szCs w:val="24"/>
        </w:rPr>
        <w:t xml:space="preserve"> = 611 or ~5.6%, Figure 4.4B; female gonad, n</w:t>
      </w:r>
      <w:r w:rsidR="00946399" w:rsidRPr="008E4382">
        <w:rPr>
          <w:color w:val="000000" w:themeColor="text1"/>
          <w:szCs w:val="24"/>
          <w:vertAlign w:val="subscript"/>
        </w:rPr>
        <w:t>H1</w:t>
      </w:r>
      <w:r w:rsidR="00946399" w:rsidRPr="008E4382">
        <w:rPr>
          <w:color w:val="000000" w:themeColor="text1"/>
          <w:szCs w:val="24"/>
        </w:rPr>
        <w:t xml:space="preserve"> = 698 or ~6%; n</w:t>
      </w:r>
      <w:r w:rsidR="00946399" w:rsidRPr="008E4382">
        <w:rPr>
          <w:color w:val="000000" w:themeColor="text1"/>
          <w:szCs w:val="24"/>
          <w:vertAlign w:val="subscript"/>
        </w:rPr>
        <w:t>H2</w:t>
      </w:r>
      <w:r w:rsidR="00946399" w:rsidRPr="008E4382">
        <w:rPr>
          <w:color w:val="000000" w:themeColor="text1"/>
          <w:szCs w:val="24"/>
        </w:rPr>
        <w:t xml:space="preserve"> = 399 or ~4%, Figure 4C). </w:t>
      </w:r>
      <w:bookmarkStart w:id="29" w:name="_Hlk167048325"/>
      <w:r w:rsidR="00946399" w:rsidRPr="008E4382">
        <w:rPr>
          <w:color w:val="000000" w:themeColor="text1"/>
          <w:szCs w:val="24"/>
        </w:rPr>
        <w:t xml:space="preserve">Additivity results in intermediate gene expression levels that nonetheless deviate from the expression profiles of both parental </w:t>
      </w:r>
      <w:r w:rsidR="0006538B" w:rsidRPr="008E4382">
        <w:rPr>
          <w:color w:val="000000" w:themeColor="text1"/>
          <w:szCs w:val="24"/>
        </w:rPr>
        <w:t>species and</w:t>
      </w:r>
      <w:r w:rsidR="00946399" w:rsidRPr="008E4382">
        <w:rPr>
          <w:color w:val="000000" w:themeColor="text1"/>
          <w:szCs w:val="24"/>
        </w:rPr>
        <w:t xml:space="preserve"> thus </w:t>
      </w:r>
      <w:r w:rsidR="00CD0CBD">
        <w:rPr>
          <w:color w:val="000000" w:themeColor="text1"/>
          <w:szCs w:val="24"/>
        </w:rPr>
        <w:t>could</w:t>
      </w:r>
      <w:r w:rsidR="00CD0CBD" w:rsidRPr="008E4382">
        <w:rPr>
          <w:color w:val="000000" w:themeColor="text1"/>
          <w:szCs w:val="24"/>
        </w:rPr>
        <w:t xml:space="preserve"> </w:t>
      </w:r>
      <w:r w:rsidR="00946399" w:rsidRPr="008E4382">
        <w:rPr>
          <w:color w:val="000000" w:themeColor="text1"/>
          <w:szCs w:val="24"/>
        </w:rPr>
        <w:t xml:space="preserve">contribute to dysfunction of genetic pathways. </w:t>
      </w:r>
      <w:bookmarkEnd w:id="28"/>
      <w:r w:rsidR="00946399" w:rsidRPr="00CE2A81">
        <w:rPr>
          <w:color w:val="000000" w:themeColor="text1"/>
          <w:szCs w:val="24"/>
        </w:rPr>
        <w:t>F</w:t>
      </w:r>
      <w:r w:rsidR="00CE2A81" w:rsidRPr="00CE2A81">
        <w:rPr>
          <w:color w:val="000000" w:themeColor="text1"/>
          <w:szCs w:val="24"/>
        </w:rPr>
        <w:t>inally</w:t>
      </w:r>
      <w:r w:rsidR="00946399" w:rsidRPr="00CE2A81">
        <w:rPr>
          <w:color w:val="000000" w:themeColor="text1"/>
          <w:szCs w:val="24"/>
        </w:rPr>
        <w:t>,</w:t>
      </w:r>
      <w:r w:rsidR="00A01843">
        <w:rPr>
          <w:color w:val="000000" w:themeColor="text1"/>
          <w:szCs w:val="24"/>
        </w:rPr>
        <w:t xml:space="preserve"> and more critically,</w:t>
      </w:r>
      <w:r w:rsidR="00946399" w:rsidRPr="00CE2A81">
        <w:rPr>
          <w:color w:val="000000" w:themeColor="text1"/>
          <w:szCs w:val="24"/>
        </w:rPr>
        <w:t xml:space="preserve"> </w:t>
      </w:r>
      <w:bookmarkStart w:id="30" w:name="_Hlk164412504"/>
      <w:r w:rsidR="00946399" w:rsidRPr="00CE2A81">
        <w:rPr>
          <w:color w:val="000000" w:themeColor="text1"/>
          <w:szCs w:val="24"/>
        </w:rPr>
        <w:t xml:space="preserve">H1 </w:t>
      </w:r>
      <w:r w:rsidR="00CF3CBC">
        <w:rPr>
          <w:color w:val="000000" w:themeColor="text1"/>
          <w:szCs w:val="24"/>
        </w:rPr>
        <w:t>hybrids</w:t>
      </w:r>
      <w:r w:rsidR="00CF3CBC" w:rsidRPr="00CE2A81">
        <w:rPr>
          <w:color w:val="000000" w:themeColor="text1"/>
          <w:szCs w:val="24"/>
        </w:rPr>
        <w:t xml:space="preserve"> </w:t>
      </w:r>
      <w:r w:rsidR="00CF3CBC">
        <w:rPr>
          <w:color w:val="000000" w:themeColor="text1"/>
          <w:szCs w:val="24"/>
        </w:rPr>
        <w:t>showed</w:t>
      </w:r>
      <w:r w:rsidR="00CF3CBC" w:rsidRPr="00CE2A81">
        <w:rPr>
          <w:color w:val="000000" w:themeColor="text1"/>
          <w:szCs w:val="24"/>
        </w:rPr>
        <w:t xml:space="preserve"> </w:t>
      </w:r>
      <w:r w:rsidR="00946399" w:rsidRPr="00CE2A81">
        <w:rPr>
          <w:color w:val="000000" w:themeColor="text1"/>
          <w:szCs w:val="24"/>
        </w:rPr>
        <w:t xml:space="preserve">a substantially higher incidence of </w:t>
      </w:r>
      <w:r w:rsidR="00CE2A81" w:rsidRPr="00CE2A81">
        <w:rPr>
          <w:color w:val="000000" w:themeColor="text1"/>
          <w:szCs w:val="24"/>
        </w:rPr>
        <w:t>transgressive genes</w:t>
      </w:r>
      <w:r w:rsidR="00946399" w:rsidRPr="00CE2A81">
        <w:rPr>
          <w:color w:val="000000" w:themeColor="text1"/>
          <w:szCs w:val="24"/>
        </w:rPr>
        <w:t xml:space="preserve"> than H2 </w:t>
      </w:r>
      <w:bookmarkEnd w:id="30"/>
      <w:r w:rsidR="00946399" w:rsidRPr="00CE2A81">
        <w:rPr>
          <w:color w:val="000000" w:themeColor="text1"/>
          <w:szCs w:val="24"/>
        </w:rPr>
        <w:t>in</w:t>
      </w:r>
      <w:r w:rsidR="0006538B" w:rsidRPr="00CE2A81">
        <w:rPr>
          <w:color w:val="000000" w:themeColor="text1"/>
          <w:szCs w:val="24"/>
        </w:rPr>
        <w:t xml:space="preserve"> </w:t>
      </w:r>
      <w:r w:rsidR="00946399" w:rsidRPr="00CE2A81">
        <w:rPr>
          <w:color w:val="000000" w:themeColor="text1"/>
          <w:szCs w:val="24"/>
        </w:rPr>
        <w:t>the male soma</w:t>
      </w:r>
      <w:r w:rsidR="00946399" w:rsidRPr="008E4382">
        <w:rPr>
          <w:color w:val="000000" w:themeColor="text1"/>
          <w:szCs w:val="24"/>
        </w:rPr>
        <w:t xml:space="preserve"> </w:t>
      </w:r>
      <w:bookmarkEnd w:id="29"/>
      <w:r w:rsidR="00946399" w:rsidRPr="008E4382">
        <w:rPr>
          <w:color w:val="000000" w:themeColor="text1"/>
          <w:szCs w:val="24"/>
        </w:rPr>
        <w:t>(n</w:t>
      </w:r>
      <w:r w:rsidR="00946399" w:rsidRPr="008E4382">
        <w:rPr>
          <w:color w:val="000000" w:themeColor="text1"/>
          <w:szCs w:val="24"/>
          <w:vertAlign w:val="subscript"/>
        </w:rPr>
        <w:t>H1</w:t>
      </w:r>
      <w:r w:rsidR="00946399" w:rsidRPr="008E4382">
        <w:rPr>
          <w:color w:val="000000" w:themeColor="text1"/>
          <w:szCs w:val="24"/>
        </w:rPr>
        <w:t>=4037 or ~36%; n</w:t>
      </w:r>
      <w:r w:rsidR="00946399" w:rsidRPr="008E4382">
        <w:rPr>
          <w:color w:val="000000" w:themeColor="text1"/>
          <w:szCs w:val="24"/>
          <w:vertAlign w:val="subscript"/>
        </w:rPr>
        <w:t>H2</w:t>
      </w:r>
      <w:r w:rsidR="00946399" w:rsidRPr="008E4382">
        <w:rPr>
          <w:color w:val="000000" w:themeColor="text1"/>
          <w:szCs w:val="24"/>
        </w:rPr>
        <w:t>=3606 or ~33%) and female gonad (n</w:t>
      </w:r>
      <w:r w:rsidR="00946399" w:rsidRPr="008E4382">
        <w:rPr>
          <w:color w:val="000000" w:themeColor="text1"/>
          <w:szCs w:val="24"/>
          <w:vertAlign w:val="subscript"/>
        </w:rPr>
        <w:t>H1</w:t>
      </w:r>
      <w:r w:rsidR="00946399" w:rsidRPr="008E4382">
        <w:rPr>
          <w:color w:val="000000" w:themeColor="text1"/>
          <w:szCs w:val="24"/>
        </w:rPr>
        <w:t>=5238 or ~47%; n</w:t>
      </w:r>
      <w:r w:rsidR="00946399" w:rsidRPr="008E4382">
        <w:rPr>
          <w:color w:val="000000" w:themeColor="text1"/>
          <w:szCs w:val="24"/>
          <w:vertAlign w:val="subscript"/>
        </w:rPr>
        <w:t>H2</w:t>
      </w:r>
      <w:r w:rsidR="00946399" w:rsidRPr="008E4382">
        <w:rPr>
          <w:color w:val="000000" w:themeColor="text1"/>
          <w:szCs w:val="24"/>
        </w:rPr>
        <w:t xml:space="preserve">=3871 or ~36%) </w:t>
      </w:r>
      <w:bookmarkStart w:id="31" w:name="_Hlk164412516"/>
      <w:bookmarkStart w:id="32" w:name="_Hlk167048349"/>
      <w:r w:rsidR="00946399" w:rsidRPr="008E4382">
        <w:rPr>
          <w:color w:val="000000" w:themeColor="text1"/>
          <w:szCs w:val="24"/>
        </w:rPr>
        <w:t>(Figure 4B, C)</w:t>
      </w:r>
      <w:bookmarkEnd w:id="31"/>
      <w:r w:rsidR="00946399" w:rsidRPr="008E4382">
        <w:rPr>
          <w:color w:val="000000" w:themeColor="text1"/>
          <w:szCs w:val="24"/>
        </w:rPr>
        <w:t xml:space="preserve">. </w:t>
      </w:r>
      <w:r w:rsidR="00946399" w:rsidRPr="00CE2A81">
        <w:rPr>
          <w:color w:val="000000" w:themeColor="text1"/>
          <w:szCs w:val="24"/>
        </w:rPr>
        <w:t xml:space="preserve">Specifically, </w:t>
      </w:r>
      <w:r w:rsidR="00CF3CBC">
        <w:rPr>
          <w:color w:val="000000" w:themeColor="text1"/>
          <w:szCs w:val="24"/>
        </w:rPr>
        <w:t>genes</w:t>
      </w:r>
      <w:r w:rsidR="00CF3CBC" w:rsidRPr="00CE2A81">
        <w:rPr>
          <w:color w:val="000000" w:themeColor="text1"/>
          <w:szCs w:val="24"/>
        </w:rPr>
        <w:t xml:space="preserve"> </w:t>
      </w:r>
      <w:r w:rsidR="00CF3CBC">
        <w:rPr>
          <w:color w:val="000000" w:themeColor="text1"/>
          <w:szCs w:val="24"/>
        </w:rPr>
        <w:t xml:space="preserve">with </w:t>
      </w:r>
      <w:r w:rsidR="00946399" w:rsidRPr="00CE2A81">
        <w:rPr>
          <w:color w:val="000000" w:themeColor="text1"/>
          <w:szCs w:val="24"/>
        </w:rPr>
        <w:t xml:space="preserve">underdominant </w:t>
      </w:r>
      <w:r w:rsidR="00CF3CBC">
        <w:rPr>
          <w:color w:val="000000" w:themeColor="text1"/>
          <w:szCs w:val="24"/>
        </w:rPr>
        <w:t>expression we</w:t>
      </w:r>
      <w:r w:rsidR="00946399" w:rsidRPr="00CE2A81">
        <w:rPr>
          <w:color w:val="000000" w:themeColor="text1"/>
          <w:szCs w:val="24"/>
        </w:rPr>
        <w:t>re ~1.5 fold more common in H1</w:t>
      </w:r>
      <w:r w:rsidR="001F73E6" w:rsidRPr="00CE2A81">
        <w:rPr>
          <w:color w:val="000000" w:themeColor="text1"/>
          <w:szCs w:val="24"/>
        </w:rPr>
        <w:t xml:space="preserve"> than H2</w:t>
      </w:r>
      <w:r w:rsidR="00CF3CBC">
        <w:rPr>
          <w:color w:val="000000" w:themeColor="text1"/>
          <w:szCs w:val="24"/>
        </w:rPr>
        <w:t>,</w:t>
      </w:r>
      <w:r w:rsidR="001F73E6" w:rsidRPr="00CE2A81">
        <w:rPr>
          <w:color w:val="000000" w:themeColor="text1"/>
          <w:szCs w:val="24"/>
        </w:rPr>
        <w:t xml:space="preserve"> </w:t>
      </w:r>
      <w:r w:rsidR="00946399" w:rsidRPr="00CE2A81">
        <w:rPr>
          <w:color w:val="000000" w:themeColor="text1"/>
          <w:szCs w:val="24"/>
        </w:rPr>
        <w:t>contribut</w:t>
      </w:r>
      <w:r w:rsidR="001F73E6" w:rsidRPr="00CE2A81">
        <w:rPr>
          <w:color w:val="000000" w:themeColor="text1"/>
          <w:szCs w:val="24"/>
        </w:rPr>
        <w:t xml:space="preserve">ing </w:t>
      </w:r>
      <w:r w:rsidR="00946399" w:rsidRPr="00CE2A81">
        <w:rPr>
          <w:color w:val="000000" w:themeColor="text1"/>
          <w:szCs w:val="24"/>
        </w:rPr>
        <w:t xml:space="preserve">to the elevated transgressive expression </w:t>
      </w:r>
      <w:r w:rsidR="00CF3CBC">
        <w:rPr>
          <w:color w:val="000000" w:themeColor="text1"/>
          <w:szCs w:val="24"/>
        </w:rPr>
        <w:t>of</w:t>
      </w:r>
      <w:r w:rsidR="00CF3CBC" w:rsidRPr="00CE2A81">
        <w:rPr>
          <w:color w:val="000000" w:themeColor="text1"/>
          <w:szCs w:val="24"/>
        </w:rPr>
        <w:t xml:space="preserve"> </w:t>
      </w:r>
      <w:r w:rsidR="00946399" w:rsidRPr="00CE2A81">
        <w:rPr>
          <w:color w:val="000000" w:themeColor="text1"/>
          <w:szCs w:val="24"/>
        </w:rPr>
        <w:t>H1</w:t>
      </w:r>
      <w:r w:rsidR="00946399" w:rsidRPr="008E4382">
        <w:rPr>
          <w:color w:val="000000" w:themeColor="text1"/>
          <w:szCs w:val="24"/>
        </w:rPr>
        <w:t xml:space="preserve"> (Figure 4B, C). Overall, these results indicate that the H1 hybrid cross, </w:t>
      </w:r>
      <w:r w:rsidR="00A01843">
        <w:rPr>
          <w:color w:val="000000" w:themeColor="text1"/>
          <w:szCs w:val="24"/>
        </w:rPr>
        <w:t xml:space="preserve">that experiences </w:t>
      </w:r>
      <w:r w:rsidR="00A01843" w:rsidRPr="008E4382">
        <w:rPr>
          <w:color w:val="000000" w:themeColor="text1"/>
          <w:szCs w:val="24"/>
        </w:rPr>
        <w:t xml:space="preserve">a </w:t>
      </w:r>
      <w:r w:rsidR="00A01843" w:rsidRPr="008E4382">
        <w:rPr>
          <w:color w:val="000000" w:themeColor="text1"/>
          <w:szCs w:val="24"/>
        </w:rPr>
        <w:lastRenderedPageBreak/>
        <w:t xml:space="preserve">higher incidence of hybrid male sterility </w:t>
      </w:r>
      <w:r w:rsidR="00946399" w:rsidRPr="008E4382">
        <w:rPr>
          <w:color w:val="000000" w:themeColor="text1"/>
          <w:szCs w:val="24"/>
        </w:rPr>
        <w:t xml:space="preserve">with </w:t>
      </w:r>
      <w:r w:rsidR="00946399" w:rsidRPr="003154CE">
        <w:rPr>
          <w:i/>
          <w:iCs/>
          <w:color w:val="000000" w:themeColor="text1"/>
          <w:szCs w:val="24"/>
        </w:rPr>
        <w:t>C. remanei</w:t>
      </w:r>
      <w:r w:rsidR="00946399" w:rsidRPr="008E4382">
        <w:rPr>
          <w:color w:val="000000" w:themeColor="text1"/>
          <w:szCs w:val="24"/>
        </w:rPr>
        <w:t xml:space="preserve"> as the maternal parent, has </w:t>
      </w:r>
      <w:r w:rsidR="00A01843">
        <w:rPr>
          <w:color w:val="000000" w:themeColor="text1"/>
          <w:szCs w:val="24"/>
        </w:rPr>
        <w:t>more profound</w:t>
      </w:r>
      <w:r w:rsidR="00A01843" w:rsidRPr="008E4382">
        <w:rPr>
          <w:color w:val="000000" w:themeColor="text1"/>
          <w:szCs w:val="24"/>
        </w:rPr>
        <w:t xml:space="preserve"> </w:t>
      </w:r>
      <w:r w:rsidR="00946399" w:rsidRPr="008E4382">
        <w:rPr>
          <w:color w:val="000000" w:themeColor="text1"/>
          <w:szCs w:val="24"/>
        </w:rPr>
        <w:t>misexpression than hybrids from the reciprocal H2 cross</w:t>
      </w:r>
      <w:r w:rsidR="00CF3CBC">
        <w:rPr>
          <w:color w:val="000000" w:themeColor="text1"/>
          <w:szCs w:val="24"/>
        </w:rPr>
        <w:t>, regardless of sex or tissue type</w:t>
      </w:r>
      <w:r w:rsidR="00946399" w:rsidRPr="008E4382">
        <w:rPr>
          <w:color w:val="000000" w:themeColor="text1"/>
          <w:szCs w:val="24"/>
        </w:rPr>
        <w:t xml:space="preserve">. </w:t>
      </w:r>
      <w:bookmarkEnd w:id="32"/>
    </w:p>
    <w:p w14:paraId="48126200" w14:textId="7E84E130" w:rsidR="00946399" w:rsidRDefault="00484F05"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next aimed to determine whether the same genes were misexpressed in both reciprocal hybrid crosses</w:t>
      </w:r>
      <w:r w:rsidR="00A974B5">
        <w:rPr>
          <w:color w:val="000000" w:themeColor="text1"/>
          <w:szCs w:val="24"/>
        </w:rPr>
        <w:t xml:space="preserve"> to understand </w:t>
      </w:r>
      <w:r w:rsidR="00665604">
        <w:rPr>
          <w:color w:val="000000" w:themeColor="text1"/>
          <w:szCs w:val="24"/>
        </w:rPr>
        <w:t xml:space="preserve">whether or not </w:t>
      </w:r>
      <w:r w:rsidR="00A974B5">
        <w:rPr>
          <w:color w:val="000000" w:themeColor="text1"/>
          <w:szCs w:val="24"/>
        </w:rPr>
        <w:t xml:space="preserve">the </w:t>
      </w:r>
      <w:r w:rsidR="00212135">
        <w:rPr>
          <w:color w:val="000000" w:themeColor="text1"/>
          <w:szCs w:val="24"/>
        </w:rPr>
        <w:t xml:space="preserve">underlying </w:t>
      </w:r>
      <w:r w:rsidR="00A974B5">
        <w:rPr>
          <w:color w:val="000000" w:themeColor="text1"/>
          <w:szCs w:val="24"/>
        </w:rPr>
        <w:t>regulatory mechanism</w:t>
      </w:r>
      <w:r w:rsidR="00665604">
        <w:rPr>
          <w:color w:val="000000" w:themeColor="text1"/>
          <w:szCs w:val="24"/>
        </w:rPr>
        <w:t>s were</w:t>
      </w:r>
      <w:r w:rsidR="00A974B5">
        <w:rPr>
          <w:color w:val="000000" w:themeColor="text1"/>
          <w:szCs w:val="24"/>
        </w:rPr>
        <w:t xml:space="preserve"> unique to each hybrid cross</w:t>
      </w:r>
      <w:r w:rsidR="00946399" w:rsidRPr="008E4382">
        <w:rPr>
          <w:color w:val="000000" w:themeColor="text1"/>
          <w:szCs w:val="24"/>
        </w:rPr>
        <w:t xml:space="preserve">. </w:t>
      </w:r>
      <w:r>
        <w:rPr>
          <w:color w:val="000000" w:themeColor="text1"/>
          <w:szCs w:val="24"/>
        </w:rPr>
        <w:t>W</w:t>
      </w:r>
      <w:r w:rsidR="00C50A99">
        <w:rPr>
          <w:color w:val="000000" w:themeColor="text1"/>
          <w:szCs w:val="24"/>
        </w:rPr>
        <w:t>e</w:t>
      </w:r>
      <w:r w:rsidR="00946399" w:rsidRPr="008E4382">
        <w:rPr>
          <w:color w:val="000000" w:themeColor="text1"/>
          <w:szCs w:val="24"/>
        </w:rPr>
        <w:t xml:space="preserve"> observe</w:t>
      </w:r>
      <w:r w:rsidR="000B704D">
        <w:rPr>
          <w:color w:val="000000" w:themeColor="text1"/>
          <w:szCs w:val="24"/>
        </w:rPr>
        <w:t>d a</w:t>
      </w:r>
      <w:r w:rsidR="00946399" w:rsidRPr="008E4382">
        <w:rPr>
          <w:color w:val="000000" w:themeColor="text1"/>
          <w:szCs w:val="24"/>
        </w:rPr>
        <w:t xml:space="preserve"> significant overlap of gene</w:t>
      </w:r>
      <w:r w:rsidR="000B704D">
        <w:rPr>
          <w:color w:val="000000" w:themeColor="text1"/>
          <w:szCs w:val="24"/>
        </w:rPr>
        <w:t>s</w:t>
      </w:r>
      <w:r w:rsidR="00946399" w:rsidRPr="008E4382">
        <w:rPr>
          <w:color w:val="000000" w:themeColor="text1"/>
          <w:szCs w:val="24"/>
        </w:rPr>
        <w:t xml:space="preserve"> in most expression dominance categories between hybrid crosses</w:t>
      </w:r>
      <w:r w:rsidR="0011575A">
        <w:rPr>
          <w:color w:val="000000" w:themeColor="text1"/>
          <w:szCs w:val="24"/>
        </w:rPr>
        <w:t xml:space="preserve"> (Figure 4)</w:t>
      </w:r>
      <w:r w:rsidR="000B704D" w:rsidRPr="002211F9">
        <w:rPr>
          <w:color w:val="000000" w:themeColor="text1"/>
          <w:szCs w:val="24"/>
        </w:rPr>
        <w:t>.</w:t>
      </w:r>
      <w:r w:rsidR="002211F9" w:rsidRPr="00D22FB0">
        <w:rPr>
          <w:color w:val="000000" w:themeColor="text1"/>
          <w:szCs w:val="24"/>
        </w:rPr>
        <w:t xml:space="preserve"> </w:t>
      </w:r>
      <w:r w:rsidR="00A13EF2">
        <w:rPr>
          <w:color w:val="000000" w:themeColor="text1"/>
          <w:szCs w:val="24"/>
        </w:rPr>
        <w:t>I</w:t>
      </w:r>
      <w:r w:rsidR="00700A20">
        <w:rPr>
          <w:color w:val="000000" w:themeColor="text1"/>
          <w:szCs w:val="24"/>
        </w:rPr>
        <w:t xml:space="preserve">n </w:t>
      </w:r>
      <w:r w:rsidR="00075FDE">
        <w:rPr>
          <w:color w:val="000000" w:themeColor="text1"/>
          <w:szCs w:val="24"/>
        </w:rPr>
        <w:t xml:space="preserve">hybrid </w:t>
      </w:r>
      <w:r w:rsidR="00700A20">
        <w:rPr>
          <w:color w:val="000000" w:themeColor="text1"/>
          <w:szCs w:val="24"/>
        </w:rPr>
        <w:t>females,</w:t>
      </w:r>
      <w:r w:rsidR="00075FDE">
        <w:rPr>
          <w:color w:val="000000" w:themeColor="text1"/>
          <w:szCs w:val="24"/>
        </w:rPr>
        <w:t xml:space="preserve"> </w:t>
      </w:r>
      <w:r w:rsidR="00A13EF2">
        <w:rPr>
          <w:color w:val="000000" w:themeColor="text1"/>
          <w:szCs w:val="24"/>
        </w:rPr>
        <w:t>h</w:t>
      </w:r>
      <w:r w:rsidR="00A13EF2" w:rsidRPr="00D22FB0">
        <w:rPr>
          <w:color w:val="000000" w:themeColor="text1"/>
          <w:szCs w:val="24"/>
        </w:rPr>
        <w:t>owever</w:t>
      </w:r>
      <w:r w:rsidR="00A13EF2">
        <w:rPr>
          <w:color w:val="000000" w:themeColor="text1"/>
          <w:szCs w:val="24"/>
        </w:rPr>
        <w:t xml:space="preserve">, </w:t>
      </w:r>
      <w:r w:rsidR="00075FDE">
        <w:rPr>
          <w:color w:val="000000" w:themeColor="text1"/>
          <w:szCs w:val="24"/>
        </w:rPr>
        <w:t xml:space="preserve">of the </w:t>
      </w:r>
      <w:r w:rsidR="00075FDE" w:rsidRPr="008E4382">
        <w:rPr>
          <w:color w:val="000000" w:themeColor="text1"/>
          <w:szCs w:val="24"/>
        </w:rPr>
        <w:t xml:space="preserve">transgressive genes that showed different expression inheritance in each hybrid cross, ~48-58% of </w:t>
      </w:r>
      <w:r w:rsidR="00A13EF2">
        <w:rPr>
          <w:color w:val="000000" w:themeColor="text1"/>
          <w:szCs w:val="24"/>
        </w:rPr>
        <w:t>them</w:t>
      </w:r>
      <w:r w:rsidR="00A13EF2" w:rsidRPr="008E4382">
        <w:rPr>
          <w:color w:val="000000" w:themeColor="text1"/>
          <w:szCs w:val="24"/>
        </w:rPr>
        <w:t xml:space="preserve"> </w:t>
      </w:r>
      <w:r w:rsidR="00D22FB0">
        <w:rPr>
          <w:color w:val="000000" w:themeColor="text1"/>
          <w:szCs w:val="24"/>
        </w:rPr>
        <w:t>displayed</w:t>
      </w:r>
      <w:r w:rsidR="00075FDE" w:rsidRPr="008E4382">
        <w:rPr>
          <w:color w:val="000000" w:themeColor="text1"/>
          <w:szCs w:val="24"/>
        </w:rPr>
        <w:t xml:space="preserve"> transgressive expression in </w:t>
      </w:r>
      <w:r w:rsidR="002211F9">
        <w:rPr>
          <w:color w:val="000000" w:themeColor="text1"/>
          <w:szCs w:val="24"/>
        </w:rPr>
        <w:t xml:space="preserve">only </w:t>
      </w:r>
      <w:r w:rsidR="00075FDE" w:rsidRPr="008E4382">
        <w:rPr>
          <w:color w:val="000000" w:themeColor="text1"/>
          <w:szCs w:val="24"/>
        </w:rPr>
        <w:t xml:space="preserve">one </w:t>
      </w:r>
      <w:r w:rsidR="002211F9">
        <w:rPr>
          <w:color w:val="000000" w:themeColor="text1"/>
          <w:szCs w:val="24"/>
        </w:rPr>
        <w:t xml:space="preserve">of the two </w:t>
      </w:r>
      <w:r w:rsidR="00075FDE" w:rsidRPr="008E4382">
        <w:rPr>
          <w:color w:val="000000" w:themeColor="text1"/>
          <w:szCs w:val="24"/>
        </w:rPr>
        <w:t>hybrid cross</w:t>
      </w:r>
      <w:r w:rsidR="002211F9">
        <w:rPr>
          <w:color w:val="000000" w:themeColor="text1"/>
          <w:szCs w:val="24"/>
        </w:rPr>
        <w:t>es</w:t>
      </w:r>
      <w:r w:rsidR="00D22FB0">
        <w:rPr>
          <w:color w:val="000000" w:themeColor="text1"/>
          <w:szCs w:val="24"/>
        </w:rPr>
        <w:t xml:space="preserve"> while displaying parent-like expression in the alternative cross</w:t>
      </w:r>
      <w:r w:rsidR="00075FDE" w:rsidRPr="008E4382">
        <w:rPr>
          <w:color w:val="000000" w:themeColor="text1"/>
          <w:szCs w:val="24"/>
        </w:rPr>
        <w:t xml:space="preserve"> (n</w:t>
      </w:r>
      <w:r w:rsidR="00075FDE" w:rsidRPr="008E4382">
        <w:rPr>
          <w:color w:val="000000" w:themeColor="text1"/>
          <w:szCs w:val="24"/>
          <w:vertAlign w:val="subscript"/>
        </w:rPr>
        <w:t>FS,H1</w:t>
      </w:r>
      <w:r w:rsidR="00075FDE" w:rsidRPr="008E4382">
        <w:rPr>
          <w:color w:val="000000" w:themeColor="text1"/>
          <w:szCs w:val="24"/>
        </w:rPr>
        <w:t xml:space="preserve"> = 258/444</w:t>
      </w:r>
      <w:r w:rsidR="007F5A1E">
        <w:rPr>
          <w:color w:val="000000" w:themeColor="text1"/>
          <w:szCs w:val="24"/>
        </w:rPr>
        <w:t>,</w:t>
      </w:r>
      <w:r w:rsidR="00075FDE" w:rsidRPr="008E4382">
        <w:rPr>
          <w:color w:val="000000" w:themeColor="text1"/>
          <w:szCs w:val="24"/>
        </w:rPr>
        <w:t xml:space="preserve"> ~58%; n</w:t>
      </w:r>
      <w:r w:rsidR="00075FDE" w:rsidRPr="008E4382">
        <w:rPr>
          <w:color w:val="000000" w:themeColor="text1"/>
          <w:szCs w:val="24"/>
          <w:vertAlign w:val="subscript"/>
        </w:rPr>
        <w:t>FS,H2</w:t>
      </w:r>
      <w:r w:rsidR="00075FDE" w:rsidRPr="008E4382">
        <w:rPr>
          <w:color w:val="000000" w:themeColor="text1"/>
          <w:szCs w:val="24"/>
        </w:rPr>
        <w:t xml:space="preserve"> = 252/466</w:t>
      </w:r>
      <w:r w:rsidR="007F5A1E">
        <w:rPr>
          <w:color w:val="000000" w:themeColor="text1"/>
          <w:szCs w:val="24"/>
        </w:rPr>
        <w:t>,</w:t>
      </w:r>
      <w:r w:rsidR="00075FDE" w:rsidRPr="008E4382">
        <w:rPr>
          <w:color w:val="000000" w:themeColor="text1"/>
          <w:szCs w:val="24"/>
        </w:rPr>
        <w:t xml:space="preserve"> ~54%; n</w:t>
      </w:r>
      <w:r w:rsidR="00075FDE" w:rsidRPr="008E4382">
        <w:rPr>
          <w:color w:val="000000" w:themeColor="text1"/>
          <w:szCs w:val="24"/>
          <w:vertAlign w:val="subscript"/>
        </w:rPr>
        <w:t>FG,H1</w:t>
      </w:r>
      <w:r w:rsidR="00075FDE" w:rsidRPr="008E4382">
        <w:rPr>
          <w:color w:val="000000" w:themeColor="text1"/>
          <w:szCs w:val="24"/>
        </w:rPr>
        <w:t xml:space="preserve"> = 448/823</w:t>
      </w:r>
      <w:r w:rsidR="007F5A1E">
        <w:rPr>
          <w:color w:val="000000" w:themeColor="text1"/>
          <w:szCs w:val="24"/>
        </w:rPr>
        <w:t>,</w:t>
      </w:r>
      <w:r w:rsidR="00075FDE" w:rsidRPr="008E4382">
        <w:rPr>
          <w:color w:val="000000" w:themeColor="text1"/>
          <w:szCs w:val="24"/>
        </w:rPr>
        <w:t xml:space="preserve"> ~54%; n</w:t>
      </w:r>
      <w:r w:rsidR="00075FDE" w:rsidRPr="008E4382">
        <w:rPr>
          <w:color w:val="000000" w:themeColor="text1"/>
          <w:szCs w:val="24"/>
          <w:vertAlign w:val="subscript"/>
        </w:rPr>
        <w:t>FG,H2</w:t>
      </w:r>
      <w:r w:rsidR="00075FDE" w:rsidRPr="008E4382">
        <w:rPr>
          <w:color w:val="000000" w:themeColor="text1"/>
          <w:szCs w:val="24"/>
        </w:rPr>
        <w:t xml:space="preserve"> = 46/95</w:t>
      </w:r>
      <w:r w:rsidR="007F5A1E">
        <w:rPr>
          <w:color w:val="000000" w:themeColor="text1"/>
          <w:szCs w:val="24"/>
        </w:rPr>
        <w:t>,</w:t>
      </w:r>
      <w:r w:rsidR="00075FDE" w:rsidRPr="008E4382">
        <w:rPr>
          <w:color w:val="000000" w:themeColor="text1"/>
          <w:szCs w:val="24"/>
        </w:rPr>
        <w:t xml:space="preserve"> ~48%) (Figure 4D, F).</w:t>
      </w:r>
      <w:r w:rsidR="00075FDE">
        <w:rPr>
          <w:color w:val="000000" w:themeColor="text1"/>
          <w:szCs w:val="24"/>
        </w:rPr>
        <w:t xml:space="preserve"> </w:t>
      </w:r>
      <w:r w:rsidR="00946399" w:rsidRPr="008E4382">
        <w:rPr>
          <w:color w:val="000000" w:themeColor="text1"/>
          <w:szCs w:val="24"/>
        </w:rPr>
        <w:t xml:space="preserve">This </w:t>
      </w:r>
      <w:r w:rsidR="00A13EF2">
        <w:rPr>
          <w:color w:val="000000" w:themeColor="text1"/>
          <w:szCs w:val="24"/>
        </w:rPr>
        <w:t xml:space="preserve">pattern of transgressive expression being unique to </w:t>
      </w:r>
      <w:r w:rsidR="006A6774">
        <w:rPr>
          <w:color w:val="000000" w:themeColor="text1"/>
          <w:szCs w:val="24"/>
        </w:rPr>
        <w:t xml:space="preserve">genes in </w:t>
      </w:r>
      <w:r w:rsidR="007F5A1E">
        <w:rPr>
          <w:color w:val="000000" w:themeColor="text1"/>
          <w:szCs w:val="24"/>
        </w:rPr>
        <w:t xml:space="preserve">one </w:t>
      </w:r>
      <w:r w:rsidR="00A13EF2">
        <w:rPr>
          <w:color w:val="000000" w:themeColor="text1"/>
          <w:szCs w:val="24"/>
        </w:rPr>
        <w:t>cross-direction was even more extreme</w:t>
      </w:r>
      <w:r w:rsidR="00946399" w:rsidRPr="008E4382">
        <w:rPr>
          <w:color w:val="000000" w:themeColor="text1"/>
          <w:szCs w:val="24"/>
        </w:rPr>
        <w:t xml:space="preserve"> in male soma (n</w:t>
      </w:r>
      <w:r w:rsidR="00946399" w:rsidRPr="008E4382">
        <w:rPr>
          <w:color w:val="000000" w:themeColor="text1"/>
          <w:szCs w:val="24"/>
          <w:vertAlign w:val="subscript"/>
        </w:rPr>
        <w:t>MS,H1</w:t>
      </w:r>
      <w:r w:rsidR="00946399" w:rsidRPr="008E4382">
        <w:rPr>
          <w:color w:val="000000" w:themeColor="text1"/>
          <w:szCs w:val="24"/>
        </w:rPr>
        <w:t xml:space="preserve"> = 951/1118</w:t>
      </w:r>
      <w:r w:rsidR="00665604">
        <w:rPr>
          <w:color w:val="000000" w:themeColor="text1"/>
          <w:szCs w:val="24"/>
        </w:rPr>
        <w:t xml:space="preserve">, </w:t>
      </w:r>
      <w:r w:rsidR="00946399" w:rsidRPr="008E4382">
        <w:rPr>
          <w:color w:val="000000" w:themeColor="text1"/>
          <w:szCs w:val="24"/>
        </w:rPr>
        <w:t>~85%; n</w:t>
      </w:r>
      <w:r w:rsidR="00946399" w:rsidRPr="008E4382">
        <w:rPr>
          <w:color w:val="000000" w:themeColor="text1"/>
          <w:szCs w:val="24"/>
          <w:vertAlign w:val="subscript"/>
        </w:rPr>
        <w:t>MS,H2</w:t>
      </w:r>
      <w:r w:rsidR="00946399" w:rsidRPr="008E4382">
        <w:rPr>
          <w:color w:val="000000" w:themeColor="text1"/>
          <w:szCs w:val="24"/>
        </w:rPr>
        <w:t xml:space="preserve"> = 642/818</w:t>
      </w:r>
      <w:r w:rsidR="00665604">
        <w:rPr>
          <w:color w:val="000000" w:themeColor="text1"/>
          <w:szCs w:val="24"/>
        </w:rPr>
        <w:t>,</w:t>
      </w:r>
      <w:r w:rsidR="00946399" w:rsidRPr="008E4382">
        <w:rPr>
          <w:color w:val="000000" w:themeColor="text1"/>
          <w:szCs w:val="24"/>
        </w:rPr>
        <w:t xml:space="preserve"> ~78%) (Figure 4E).</w:t>
      </w:r>
      <w:r w:rsidR="002211F9">
        <w:rPr>
          <w:color w:val="000000" w:themeColor="text1"/>
          <w:szCs w:val="24"/>
        </w:rPr>
        <w:t xml:space="preserve"> </w:t>
      </w:r>
      <w:r w:rsidR="00946399" w:rsidRPr="008E4382">
        <w:rPr>
          <w:color w:val="000000" w:themeColor="text1"/>
          <w:szCs w:val="24"/>
        </w:rPr>
        <w:t xml:space="preserve">These observations clearly indicate that many distinct genes are misexpressed in each hybrid cross. </w:t>
      </w:r>
      <w:r w:rsidR="00E437A1">
        <w:rPr>
          <w:color w:val="000000" w:themeColor="text1"/>
          <w:szCs w:val="24"/>
        </w:rPr>
        <w:t>A notable genetic distinction between t</w:t>
      </w:r>
      <w:r w:rsidR="00946399" w:rsidRPr="008E4382">
        <w:rPr>
          <w:color w:val="000000" w:themeColor="text1"/>
          <w:szCs w:val="24"/>
        </w:rPr>
        <w:t xml:space="preserve">he H1 and H2 males </w:t>
      </w:r>
      <w:r w:rsidR="00E437A1">
        <w:rPr>
          <w:color w:val="000000" w:themeColor="text1"/>
          <w:szCs w:val="24"/>
        </w:rPr>
        <w:t xml:space="preserve">is that they </w:t>
      </w:r>
      <w:r w:rsidR="00946399" w:rsidRPr="008E4382">
        <w:rPr>
          <w:color w:val="000000" w:themeColor="text1"/>
          <w:szCs w:val="24"/>
        </w:rPr>
        <w:t xml:space="preserve">inherit their X-chromosome and mitochondrial genome from </w:t>
      </w:r>
      <w:r w:rsidR="00946399" w:rsidRPr="003154CE">
        <w:rPr>
          <w:i/>
          <w:iCs/>
          <w:color w:val="000000" w:themeColor="text1"/>
          <w:szCs w:val="24"/>
        </w:rPr>
        <w:t>C. remanei</w:t>
      </w:r>
      <w:r w:rsidR="00946399" w:rsidRPr="008E4382">
        <w:rPr>
          <w:color w:val="000000" w:themeColor="text1"/>
          <w:szCs w:val="24"/>
        </w:rPr>
        <w:t xml:space="preserve"> </w:t>
      </w:r>
      <w:r w:rsidR="00E437A1">
        <w:rPr>
          <w:color w:val="000000" w:themeColor="text1"/>
          <w:szCs w:val="24"/>
        </w:rPr>
        <w:t>versus</w:t>
      </w:r>
      <w:r w:rsidR="00E437A1" w:rsidRPr="008E4382">
        <w:rPr>
          <w:color w:val="000000" w:themeColor="text1"/>
          <w:szCs w:val="24"/>
        </w:rPr>
        <w:t xml:space="preserve"> </w:t>
      </w:r>
      <w:r w:rsidR="00946399" w:rsidRPr="003154CE">
        <w:rPr>
          <w:i/>
          <w:iCs/>
          <w:color w:val="000000" w:themeColor="text1"/>
          <w:szCs w:val="24"/>
        </w:rPr>
        <w:t>C. latens</w:t>
      </w:r>
      <w:r w:rsidR="00946399" w:rsidRPr="008E4382">
        <w:rPr>
          <w:color w:val="000000" w:themeColor="text1"/>
          <w:szCs w:val="24"/>
        </w:rPr>
        <w:t>, respectively</w:t>
      </w:r>
      <w:r w:rsidR="00E437A1">
        <w:rPr>
          <w:color w:val="000000" w:themeColor="text1"/>
          <w:szCs w:val="24"/>
        </w:rPr>
        <w:t xml:space="preserve">, </w:t>
      </w:r>
      <w:r w:rsidR="006A6774">
        <w:rPr>
          <w:color w:val="000000" w:themeColor="text1"/>
          <w:szCs w:val="24"/>
        </w:rPr>
        <w:t>which</w:t>
      </w:r>
      <w:r w:rsidR="00E437A1">
        <w:rPr>
          <w:color w:val="000000" w:themeColor="text1"/>
          <w:szCs w:val="24"/>
        </w:rPr>
        <w:t xml:space="preserve"> could underlie their different patterns of misexpression.</w:t>
      </w:r>
      <w:r w:rsidR="00E437A1" w:rsidRPr="008E4382">
        <w:rPr>
          <w:color w:val="000000" w:themeColor="text1"/>
          <w:szCs w:val="24"/>
        </w:rPr>
        <w:t xml:space="preserve"> </w:t>
      </w:r>
      <w:r w:rsidR="00E437A1">
        <w:rPr>
          <w:color w:val="000000" w:themeColor="text1"/>
          <w:szCs w:val="24"/>
        </w:rPr>
        <w:t>A</w:t>
      </w:r>
      <w:r w:rsidR="00E437A1" w:rsidRPr="008E4382">
        <w:rPr>
          <w:color w:val="000000" w:themeColor="text1"/>
          <w:szCs w:val="24"/>
        </w:rPr>
        <w:t xml:space="preserve">lthough </w:t>
      </w:r>
      <w:r w:rsidR="00C50A99">
        <w:rPr>
          <w:color w:val="000000" w:themeColor="text1"/>
          <w:szCs w:val="24"/>
        </w:rPr>
        <w:t>we</w:t>
      </w:r>
      <w:r w:rsidR="00946399" w:rsidRPr="008E4382">
        <w:rPr>
          <w:color w:val="000000" w:themeColor="text1"/>
          <w:szCs w:val="24"/>
        </w:rPr>
        <w:t xml:space="preserve"> </w:t>
      </w:r>
      <w:r w:rsidR="00E437A1" w:rsidRPr="008E4382">
        <w:rPr>
          <w:color w:val="000000" w:themeColor="text1"/>
          <w:szCs w:val="24"/>
        </w:rPr>
        <w:t>d</w:t>
      </w:r>
      <w:r w:rsidR="00E437A1">
        <w:rPr>
          <w:color w:val="000000" w:themeColor="text1"/>
          <w:szCs w:val="24"/>
        </w:rPr>
        <w:t>id</w:t>
      </w:r>
      <w:r w:rsidR="00E437A1" w:rsidRPr="008E4382">
        <w:rPr>
          <w:color w:val="000000" w:themeColor="text1"/>
          <w:szCs w:val="24"/>
        </w:rPr>
        <w:t xml:space="preserve"> </w:t>
      </w:r>
      <w:r w:rsidR="00946399" w:rsidRPr="008E4382">
        <w:rPr>
          <w:color w:val="000000" w:themeColor="text1"/>
          <w:szCs w:val="24"/>
        </w:rPr>
        <w:t xml:space="preserve">not observe any obvious chromosomal enrichment of transgressive genes (Supplementary figure S5), the difference in X-chromosome origin might </w:t>
      </w:r>
      <w:r w:rsidR="00E437A1">
        <w:rPr>
          <w:color w:val="000000" w:themeColor="text1"/>
          <w:szCs w:val="24"/>
        </w:rPr>
        <w:t xml:space="preserve">nonetheless </w:t>
      </w:r>
      <w:r w:rsidR="00946399" w:rsidRPr="008E4382">
        <w:rPr>
          <w:color w:val="000000" w:themeColor="text1"/>
          <w:szCs w:val="24"/>
        </w:rPr>
        <w:t xml:space="preserve">indirectly </w:t>
      </w:r>
      <w:r w:rsidR="00E437A1">
        <w:rPr>
          <w:color w:val="000000" w:themeColor="text1"/>
          <w:szCs w:val="24"/>
        </w:rPr>
        <w:t>influence</w:t>
      </w:r>
      <w:r w:rsidR="00E437A1" w:rsidRPr="008E4382">
        <w:rPr>
          <w:color w:val="000000" w:themeColor="text1"/>
          <w:szCs w:val="24"/>
        </w:rPr>
        <w:t xml:space="preserve"> </w:t>
      </w:r>
      <w:r w:rsidR="00946399" w:rsidRPr="008E4382">
        <w:rPr>
          <w:color w:val="000000" w:themeColor="text1"/>
          <w:szCs w:val="24"/>
        </w:rPr>
        <w:t xml:space="preserve">the unique misexpression of genes in H1 and H2 male hybrids, potentially </w:t>
      </w:r>
      <w:r w:rsidR="00836EDF">
        <w:rPr>
          <w:color w:val="000000" w:themeColor="text1"/>
          <w:szCs w:val="24"/>
        </w:rPr>
        <w:t>underlying</w:t>
      </w:r>
      <w:r w:rsidR="00946399" w:rsidRPr="008E4382">
        <w:rPr>
          <w:color w:val="000000" w:themeColor="text1"/>
          <w:szCs w:val="24"/>
        </w:rPr>
        <w:t xml:space="preserve"> the asymmetr</w:t>
      </w:r>
      <w:r w:rsidR="00836EDF">
        <w:rPr>
          <w:color w:val="000000" w:themeColor="text1"/>
          <w:szCs w:val="24"/>
        </w:rPr>
        <w:t>ic</w:t>
      </w:r>
      <w:r w:rsidR="00946399" w:rsidRPr="008E4382">
        <w:rPr>
          <w:color w:val="000000" w:themeColor="text1"/>
          <w:szCs w:val="24"/>
        </w:rPr>
        <w:t xml:space="preserve"> hybrid incompatibility.</w:t>
      </w:r>
    </w:p>
    <w:p w14:paraId="65149A94" w14:textId="77777777" w:rsidR="00A72D44" w:rsidRPr="008E4382" w:rsidRDefault="00A72D44" w:rsidP="00662E34">
      <w:pPr>
        <w:spacing w:line="276" w:lineRule="auto"/>
        <w:rPr>
          <w:color w:val="000000" w:themeColor="text1"/>
          <w:szCs w:val="24"/>
        </w:rPr>
      </w:pPr>
    </w:p>
    <w:p w14:paraId="04466528" w14:textId="77777777" w:rsidR="00946399" w:rsidRDefault="00946399" w:rsidP="00662E34">
      <w:pPr>
        <w:pStyle w:val="Heading3"/>
        <w:spacing w:line="276" w:lineRule="auto"/>
        <w:rPr>
          <w:rFonts w:cs="Times New Roman"/>
        </w:rPr>
      </w:pPr>
      <w:bookmarkStart w:id="33" w:name="_Toc168460386"/>
      <w:r w:rsidRPr="00451BC4">
        <w:rPr>
          <w:rFonts w:cs="Times New Roman"/>
          <w:i/>
        </w:rPr>
        <w:t>cis</w:t>
      </w:r>
      <w:r>
        <w:rPr>
          <w:rFonts w:cs="Times New Roman"/>
        </w:rPr>
        <w:t xml:space="preserve">-only divergence is more prevalent than </w:t>
      </w:r>
      <w:r w:rsidRPr="00BF5A0A">
        <w:rPr>
          <w:rFonts w:cs="Times New Roman"/>
          <w:i/>
        </w:rPr>
        <w:t>trans</w:t>
      </w:r>
      <w:r>
        <w:rPr>
          <w:rFonts w:cs="Times New Roman"/>
        </w:rPr>
        <w:t>-only divergence</w:t>
      </w:r>
      <w:bookmarkEnd w:id="33"/>
    </w:p>
    <w:p w14:paraId="60BA3B62" w14:textId="3C075E13" w:rsidR="00B61802" w:rsidRDefault="00484F05"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used allele-specific expression analysis </w:t>
      </w:r>
      <w:r w:rsidR="00E8045D">
        <w:rPr>
          <w:color w:val="000000" w:themeColor="text1"/>
          <w:szCs w:val="24"/>
        </w:rPr>
        <w:t xml:space="preserve">with </w:t>
      </w:r>
      <w:r w:rsidR="00B7388F">
        <w:rPr>
          <w:color w:val="000000" w:themeColor="text1"/>
          <w:szCs w:val="24"/>
        </w:rPr>
        <w:t xml:space="preserve">the </w:t>
      </w:r>
      <w:r w:rsidR="00E8045D">
        <w:rPr>
          <w:color w:val="000000" w:themeColor="text1"/>
          <w:szCs w:val="24"/>
        </w:rPr>
        <w:t>F1</w:t>
      </w:r>
      <w:r w:rsidR="00E8045D" w:rsidRPr="008E4382">
        <w:rPr>
          <w:color w:val="000000" w:themeColor="text1"/>
          <w:szCs w:val="24"/>
        </w:rPr>
        <w:t xml:space="preserve"> </w:t>
      </w:r>
      <w:r w:rsidR="00946399" w:rsidRPr="008E4382">
        <w:rPr>
          <w:color w:val="000000" w:themeColor="text1"/>
          <w:szCs w:val="24"/>
        </w:rPr>
        <w:t xml:space="preserve">hybrids to classify genes </w:t>
      </w:r>
      <w:r w:rsidR="00E8045D">
        <w:rPr>
          <w:color w:val="000000" w:themeColor="text1"/>
          <w:szCs w:val="24"/>
        </w:rPr>
        <w:t>as having evolved</w:t>
      </w:r>
      <w:r w:rsidR="00E8045D" w:rsidRPr="008E4382">
        <w:rPr>
          <w:color w:val="000000" w:themeColor="text1"/>
          <w:szCs w:val="24"/>
        </w:rPr>
        <w:t xml:space="preserve"> </w:t>
      </w:r>
      <w:r w:rsidR="00946399" w:rsidRPr="008E4382">
        <w:rPr>
          <w:color w:val="000000" w:themeColor="text1"/>
          <w:szCs w:val="24"/>
        </w:rPr>
        <w:t xml:space="preserve">distinct categories of regulatory divergence: </w:t>
      </w:r>
      <w:r w:rsidR="00946399" w:rsidRPr="00451BC4">
        <w:rPr>
          <w:i/>
          <w:iCs/>
          <w:color w:val="000000" w:themeColor="text1"/>
          <w:szCs w:val="24"/>
        </w:rPr>
        <w:t>cis</w:t>
      </w:r>
      <w:r w:rsidR="00946399" w:rsidRPr="008E4382">
        <w:rPr>
          <w:color w:val="000000" w:themeColor="text1"/>
          <w:szCs w:val="24"/>
        </w:rPr>
        <w:t xml:space="preserve">-only, </w:t>
      </w:r>
      <w:r w:rsidR="00946399" w:rsidRPr="008E4382">
        <w:rPr>
          <w:i/>
          <w:iCs/>
          <w:color w:val="000000" w:themeColor="text1"/>
          <w:szCs w:val="24"/>
        </w:rPr>
        <w:t>trans</w:t>
      </w:r>
      <w:r w:rsidR="00946399" w:rsidRPr="008E4382">
        <w:rPr>
          <w:color w:val="000000" w:themeColor="text1"/>
          <w:szCs w:val="24"/>
        </w:rPr>
        <w:t xml:space="preserve">-only,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 xml:space="preserve">trans </w:t>
      </w:r>
      <w:r w:rsidR="00946399" w:rsidRPr="008E4382">
        <w:rPr>
          <w:color w:val="000000" w:themeColor="text1"/>
          <w:szCs w:val="24"/>
        </w:rPr>
        <w:t xml:space="preserve">(enhancing) and </w:t>
      </w:r>
      <w:r w:rsidR="00946399" w:rsidRPr="008E4382">
        <w:rPr>
          <w:i/>
          <w:iCs/>
          <w:color w:val="000000" w:themeColor="text1"/>
          <w:szCs w:val="24"/>
        </w:rPr>
        <w:t>cis</w:t>
      </w:r>
      <w:r w:rsidR="00E8045D">
        <w:rPr>
          <w:i/>
          <w:iCs/>
          <w:color w:val="000000" w:themeColor="text1"/>
          <w:szCs w:val="24"/>
        </w:rPr>
        <w:t>×</w:t>
      </w:r>
      <w:r w:rsidR="00946399" w:rsidRPr="008E4382">
        <w:rPr>
          <w:i/>
          <w:iCs/>
          <w:color w:val="000000" w:themeColor="text1"/>
          <w:szCs w:val="24"/>
        </w:rPr>
        <w:t xml:space="preserve">trans </w:t>
      </w:r>
      <w:r w:rsidR="00946399" w:rsidRPr="008E4382">
        <w:rPr>
          <w:color w:val="000000" w:themeColor="text1"/>
          <w:szCs w:val="24"/>
        </w:rPr>
        <w:t>(compensatory) (</w:t>
      </w:r>
      <w:r w:rsidR="00946399" w:rsidRPr="00D262F9">
        <w:rPr>
          <w:color w:val="000000" w:themeColor="text1"/>
          <w:szCs w:val="24"/>
          <w:highlight w:val="yellow"/>
        </w:rPr>
        <w:t>Supplementary figure S1</w:t>
      </w:r>
      <w:r w:rsidR="00946399" w:rsidRPr="008E4382">
        <w:rPr>
          <w:color w:val="000000" w:themeColor="text1"/>
          <w:szCs w:val="24"/>
        </w:rPr>
        <w:t xml:space="preserve">). </w:t>
      </w:r>
      <w:r w:rsidR="00155CBD">
        <w:rPr>
          <w:color w:val="000000" w:themeColor="text1"/>
          <w:szCs w:val="24"/>
        </w:rPr>
        <w:t>I</w:t>
      </w:r>
      <w:r w:rsidR="00B7388F">
        <w:rPr>
          <w:color w:val="000000" w:themeColor="text1"/>
          <w:szCs w:val="24"/>
        </w:rPr>
        <w:t>n hybrids</w:t>
      </w:r>
      <w:r w:rsidR="00946399" w:rsidRPr="008E4382">
        <w:rPr>
          <w:color w:val="000000" w:themeColor="text1"/>
          <w:szCs w:val="24"/>
        </w:rPr>
        <w:t xml:space="preserve">, </w:t>
      </w:r>
      <w:r w:rsidR="007D0840" w:rsidRPr="008E4382">
        <w:rPr>
          <w:color w:val="000000" w:themeColor="text1"/>
          <w:szCs w:val="24"/>
        </w:rPr>
        <w:t xml:space="preserve">consistently more </w:t>
      </w:r>
      <w:r w:rsidR="00155CBD">
        <w:rPr>
          <w:color w:val="000000" w:themeColor="text1"/>
          <w:szCs w:val="24"/>
        </w:rPr>
        <w:t xml:space="preserve">autosomal </w:t>
      </w:r>
      <w:r w:rsidR="007D0840" w:rsidRPr="008E4382">
        <w:rPr>
          <w:color w:val="000000" w:themeColor="text1"/>
          <w:szCs w:val="24"/>
        </w:rPr>
        <w:t xml:space="preserve">genes </w:t>
      </w:r>
      <w:r w:rsidR="007D0840">
        <w:rPr>
          <w:color w:val="000000" w:themeColor="text1"/>
          <w:szCs w:val="24"/>
        </w:rPr>
        <w:t xml:space="preserve">were </w:t>
      </w:r>
      <w:r w:rsidR="007D0840" w:rsidRPr="008E4382">
        <w:rPr>
          <w:color w:val="000000" w:themeColor="text1"/>
          <w:szCs w:val="24"/>
        </w:rPr>
        <w:t xml:space="preserve">affected by divergence in </w:t>
      </w:r>
      <w:r w:rsidR="007D0840" w:rsidRPr="00451BC4">
        <w:rPr>
          <w:i/>
          <w:iCs/>
          <w:color w:val="000000" w:themeColor="text1"/>
          <w:szCs w:val="24"/>
        </w:rPr>
        <w:t>cis</w:t>
      </w:r>
      <w:r w:rsidR="007D0840" w:rsidRPr="008E4382">
        <w:rPr>
          <w:color w:val="000000" w:themeColor="text1"/>
          <w:szCs w:val="24"/>
        </w:rPr>
        <w:t xml:space="preserve"> than </w:t>
      </w:r>
      <w:r w:rsidR="007D0840" w:rsidRPr="008E4382">
        <w:rPr>
          <w:i/>
          <w:iCs/>
          <w:color w:val="000000" w:themeColor="text1"/>
          <w:szCs w:val="24"/>
        </w:rPr>
        <w:t>trans</w:t>
      </w:r>
      <w:r w:rsidR="00643FDD">
        <w:rPr>
          <w:color w:val="000000" w:themeColor="text1"/>
          <w:szCs w:val="24"/>
        </w:rPr>
        <w:t xml:space="preserve">, whether considering all genes showing regulatory divergence or just those genes with </w:t>
      </w:r>
      <w:r w:rsidR="00643FDD" w:rsidRPr="003134C2">
        <w:rPr>
          <w:i/>
          <w:iCs/>
          <w:color w:val="000000" w:themeColor="text1"/>
          <w:szCs w:val="24"/>
        </w:rPr>
        <w:t>cis</w:t>
      </w:r>
      <w:r w:rsidR="00643FDD">
        <w:rPr>
          <w:color w:val="000000" w:themeColor="text1"/>
          <w:szCs w:val="24"/>
        </w:rPr>
        <w:t xml:space="preserve">-only or </w:t>
      </w:r>
      <w:r w:rsidR="00643FDD" w:rsidRPr="003134C2">
        <w:rPr>
          <w:i/>
          <w:iCs/>
          <w:color w:val="000000" w:themeColor="text1"/>
          <w:szCs w:val="24"/>
        </w:rPr>
        <w:t>trans</w:t>
      </w:r>
      <w:r w:rsidR="00643FDD">
        <w:rPr>
          <w:color w:val="000000" w:themeColor="text1"/>
          <w:szCs w:val="24"/>
        </w:rPr>
        <w:t>-only divergence (Table 2).</w:t>
      </w:r>
      <w:r w:rsidR="007D0840">
        <w:rPr>
          <w:color w:val="000000" w:themeColor="text1"/>
          <w:szCs w:val="24"/>
        </w:rPr>
        <w:t xml:space="preserve"> Specifically,</w:t>
      </w:r>
      <w:r w:rsidR="00946399" w:rsidRPr="008E4382">
        <w:rPr>
          <w:color w:val="000000" w:themeColor="text1"/>
          <w:szCs w:val="24"/>
        </w:rPr>
        <w:t xml:space="preserve"> </w:t>
      </w:r>
      <w:r w:rsidR="008720BC">
        <w:rPr>
          <w:color w:val="000000" w:themeColor="text1"/>
          <w:szCs w:val="24"/>
        </w:rPr>
        <w:t>expression profiles in both m</w:t>
      </w:r>
      <w:r w:rsidR="00946399" w:rsidRPr="008E4382">
        <w:rPr>
          <w:color w:val="000000" w:themeColor="text1"/>
          <w:szCs w:val="24"/>
        </w:rPr>
        <w:t xml:space="preserve">ales and females in reciprocal crosses </w:t>
      </w:r>
      <w:r w:rsidR="008720BC">
        <w:rPr>
          <w:color w:val="000000" w:themeColor="text1"/>
          <w:szCs w:val="24"/>
        </w:rPr>
        <w:t>indicated</w:t>
      </w:r>
      <w:r w:rsidR="008720BC" w:rsidRPr="008E4382">
        <w:rPr>
          <w:color w:val="000000" w:themeColor="text1"/>
          <w:szCs w:val="24"/>
        </w:rPr>
        <w:t xml:space="preserve"> </w:t>
      </w:r>
      <w:r w:rsidR="00946399" w:rsidRPr="008E4382">
        <w:rPr>
          <w:color w:val="000000" w:themeColor="text1"/>
          <w:szCs w:val="24"/>
        </w:rPr>
        <w:t xml:space="preserve">almost twice as many genes </w:t>
      </w:r>
      <w:r w:rsidR="008720BC">
        <w:rPr>
          <w:color w:val="000000" w:themeColor="text1"/>
          <w:szCs w:val="24"/>
        </w:rPr>
        <w:t>having experienced</w:t>
      </w:r>
      <w:r w:rsidR="008720BC" w:rsidRPr="008E4382">
        <w:rPr>
          <w:color w:val="000000" w:themeColor="text1"/>
          <w:szCs w:val="24"/>
        </w:rPr>
        <w:t xml:space="preserve"> </w:t>
      </w:r>
      <w:r w:rsidR="00946399" w:rsidRPr="00451BC4">
        <w:rPr>
          <w:i/>
          <w:iCs/>
          <w:color w:val="000000" w:themeColor="text1"/>
          <w:szCs w:val="24"/>
        </w:rPr>
        <w:t>cis</w:t>
      </w:r>
      <w:r w:rsidR="00946399" w:rsidRPr="008E4382">
        <w:rPr>
          <w:color w:val="000000" w:themeColor="text1"/>
          <w:szCs w:val="24"/>
        </w:rPr>
        <w:t xml:space="preserve">-only divergence </w:t>
      </w:r>
      <w:r w:rsidR="008720BC">
        <w:rPr>
          <w:color w:val="000000" w:themeColor="text1"/>
          <w:szCs w:val="24"/>
        </w:rPr>
        <w:t>(</w:t>
      </w:r>
      <w:r w:rsidR="008720BC" w:rsidRPr="008E4382">
        <w:rPr>
          <w:color w:val="000000" w:themeColor="text1"/>
          <w:szCs w:val="24"/>
        </w:rPr>
        <w:t>~8-16% of genes</w:t>
      </w:r>
      <w:r w:rsidR="008720BC">
        <w:rPr>
          <w:color w:val="000000" w:themeColor="text1"/>
          <w:szCs w:val="24"/>
        </w:rPr>
        <w:t xml:space="preserve">) </w:t>
      </w:r>
      <w:r w:rsidR="00946399" w:rsidRPr="008E4382">
        <w:rPr>
          <w:color w:val="000000" w:themeColor="text1"/>
          <w:szCs w:val="24"/>
        </w:rPr>
        <w:t xml:space="preserve">compared to </w:t>
      </w:r>
      <w:r w:rsidR="00946399" w:rsidRPr="008E4382">
        <w:rPr>
          <w:i/>
          <w:iCs/>
          <w:color w:val="000000" w:themeColor="text1"/>
          <w:szCs w:val="24"/>
        </w:rPr>
        <w:t>trans</w:t>
      </w:r>
      <w:r w:rsidR="00946399" w:rsidRPr="008E4382">
        <w:rPr>
          <w:color w:val="000000" w:themeColor="text1"/>
          <w:szCs w:val="24"/>
        </w:rPr>
        <w:t xml:space="preserve">-only divergence </w:t>
      </w:r>
      <w:r w:rsidR="008720BC">
        <w:rPr>
          <w:color w:val="000000" w:themeColor="text1"/>
          <w:szCs w:val="24"/>
        </w:rPr>
        <w:t>(</w:t>
      </w:r>
      <w:r w:rsidR="008720BC" w:rsidRPr="008E4382">
        <w:rPr>
          <w:color w:val="000000" w:themeColor="text1"/>
          <w:szCs w:val="24"/>
        </w:rPr>
        <w:t>~5-7% of genes</w:t>
      </w:r>
      <w:r w:rsidR="008720BC">
        <w:rPr>
          <w:color w:val="000000" w:themeColor="text1"/>
          <w:szCs w:val="24"/>
        </w:rPr>
        <w:t xml:space="preserve">) </w:t>
      </w:r>
      <w:r w:rsidR="00946399" w:rsidRPr="008E4382">
        <w:rPr>
          <w:color w:val="000000" w:themeColor="text1"/>
          <w:szCs w:val="24"/>
        </w:rPr>
        <w:t>(</w:t>
      </w:r>
      <w:r w:rsidR="008720BC" w:rsidRPr="008E4382">
        <w:rPr>
          <w:color w:val="000000" w:themeColor="text1"/>
          <w:szCs w:val="24"/>
        </w:rPr>
        <w:t>Table 2</w:t>
      </w:r>
      <w:r w:rsidR="008720BC">
        <w:rPr>
          <w:color w:val="000000" w:themeColor="text1"/>
          <w:szCs w:val="24"/>
        </w:rPr>
        <w:t xml:space="preserve">; </w:t>
      </w:r>
      <w:r w:rsidR="00946399" w:rsidRPr="008E4382">
        <w:rPr>
          <w:color w:val="000000" w:themeColor="text1"/>
          <w:szCs w:val="24"/>
        </w:rPr>
        <w:t>Figure 5C, D).</w:t>
      </w:r>
      <w:r w:rsidR="00872660">
        <w:rPr>
          <w:color w:val="000000" w:themeColor="text1"/>
          <w:szCs w:val="24"/>
        </w:rPr>
        <w:t xml:space="preserve"> </w:t>
      </w:r>
      <w:r w:rsidR="00944CDC">
        <w:rPr>
          <w:color w:val="000000" w:themeColor="text1"/>
          <w:szCs w:val="24"/>
        </w:rPr>
        <w:t xml:space="preserve">Within </w:t>
      </w:r>
      <w:r w:rsidR="009D6AA7">
        <w:rPr>
          <w:color w:val="000000" w:themeColor="text1"/>
          <w:szCs w:val="24"/>
        </w:rPr>
        <w:t xml:space="preserve">the </w:t>
      </w:r>
      <w:r w:rsidR="00944CDC">
        <w:rPr>
          <w:color w:val="000000" w:themeColor="text1"/>
          <w:szCs w:val="24"/>
        </w:rPr>
        <w:t xml:space="preserve">H1 cross, </w:t>
      </w:r>
      <w:r w:rsidR="00946399" w:rsidRPr="00D262F9">
        <w:rPr>
          <w:i/>
          <w:iCs/>
          <w:color w:val="000000" w:themeColor="text1"/>
          <w:szCs w:val="24"/>
        </w:rPr>
        <w:t>cis</w:t>
      </w:r>
      <w:r w:rsidR="00946399" w:rsidRPr="00D262F9">
        <w:rPr>
          <w:color w:val="000000" w:themeColor="text1"/>
          <w:szCs w:val="24"/>
        </w:rPr>
        <w:t>-only divergence was especially abundant in female soma relative to male soma</w:t>
      </w:r>
      <w:r w:rsidR="00946399" w:rsidRPr="008E4382">
        <w:rPr>
          <w:b/>
          <w:bCs/>
          <w:color w:val="000000" w:themeColor="text1"/>
          <w:szCs w:val="24"/>
        </w:rPr>
        <w:t xml:space="preserve"> </w:t>
      </w:r>
      <w:r w:rsidR="00946399" w:rsidRPr="003134C2">
        <w:rPr>
          <w:color w:val="000000" w:themeColor="text1"/>
          <w:szCs w:val="24"/>
        </w:rPr>
        <w:t>(</w:t>
      </w:r>
      <w:r w:rsidR="00946399" w:rsidRPr="008E4382">
        <w:rPr>
          <w:color w:val="000000" w:themeColor="text1"/>
          <w:szCs w:val="24"/>
        </w:rPr>
        <w:t>n</w:t>
      </w:r>
      <w:r w:rsidR="00946399" w:rsidRPr="008E4382">
        <w:rPr>
          <w:color w:val="000000" w:themeColor="text1"/>
          <w:szCs w:val="24"/>
          <w:vertAlign w:val="subscript"/>
        </w:rPr>
        <w:t>FS</w:t>
      </w:r>
      <w:r w:rsidR="00946399" w:rsidRPr="008E4382">
        <w:rPr>
          <w:color w:val="000000" w:themeColor="text1"/>
          <w:szCs w:val="24"/>
        </w:rPr>
        <w:t xml:space="preserve"> = 1700 or ~16%; n</w:t>
      </w:r>
      <w:r w:rsidR="00946399" w:rsidRPr="008E4382">
        <w:rPr>
          <w:color w:val="000000" w:themeColor="text1"/>
          <w:szCs w:val="24"/>
          <w:vertAlign w:val="subscript"/>
        </w:rPr>
        <w:t>MS</w:t>
      </w:r>
      <w:r w:rsidR="00946399" w:rsidRPr="008E4382">
        <w:rPr>
          <w:color w:val="000000" w:themeColor="text1"/>
          <w:szCs w:val="24"/>
        </w:rPr>
        <w:t xml:space="preserve"> = 1104 or ~10%) (Figure 5A, C, E</w:t>
      </w:r>
      <w:r w:rsidR="00946399" w:rsidRPr="00D262F9">
        <w:rPr>
          <w:color w:val="000000" w:themeColor="text1"/>
          <w:szCs w:val="24"/>
        </w:rPr>
        <w:t xml:space="preserve">). </w:t>
      </w:r>
      <w:r w:rsidR="00944CDC" w:rsidRPr="00D262F9">
        <w:rPr>
          <w:color w:val="000000" w:themeColor="text1"/>
          <w:szCs w:val="24"/>
        </w:rPr>
        <w:t>Conversely</w:t>
      </w:r>
      <w:r w:rsidR="00946399" w:rsidRPr="00D262F9">
        <w:rPr>
          <w:color w:val="000000" w:themeColor="text1"/>
          <w:szCs w:val="24"/>
        </w:rPr>
        <w:t xml:space="preserve">, </w:t>
      </w:r>
      <w:r w:rsidR="009D6AA7">
        <w:rPr>
          <w:color w:val="000000" w:themeColor="text1"/>
          <w:szCs w:val="24"/>
        </w:rPr>
        <w:t xml:space="preserve">the </w:t>
      </w:r>
      <w:r w:rsidR="00946399" w:rsidRPr="00D262F9">
        <w:rPr>
          <w:color w:val="000000" w:themeColor="text1"/>
          <w:szCs w:val="24"/>
        </w:rPr>
        <w:t>H2</w:t>
      </w:r>
      <w:r w:rsidR="00CE336D" w:rsidRPr="00D262F9">
        <w:rPr>
          <w:color w:val="000000" w:themeColor="text1"/>
          <w:szCs w:val="24"/>
        </w:rPr>
        <w:t xml:space="preserve"> </w:t>
      </w:r>
      <w:r w:rsidR="00944CDC" w:rsidRPr="00D262F9">
        <w:rPr>
          <w:color w:val="000000" w:themeColor="text1"/>
          <w:szCs w:val="24"/>
        </w:rPr>
        <w:t>cross revea</w:t>
      </w:r>
      <w:r w:rsidR="00946399" w:rsidRPr="00D262F9">
        <w:rPr>
          <w:color w:val="000000" w:themeColor="text1"/>
          <w:szCs w:val="24"/>
        </w:rPr>
        <w:t xml:space="preserve">led a higher incidence of genes with </w:t>
      </w:r>
      <w:r w:rsidR="00946399" w:rsidRPr="00D262F9">
        <w:rPr>
          <w:i/>
          <w:iCs/>
          <w:color w:val="000000" w:themeColor="text1"/>
          <w:szCs w:val="24"/>
        </w:rPr>
        <w:t>cis</w:t>
      </w:r>
      <w:r w:rsidR="00946399" w:rsidRPr="00D262F9">
        <w:rPr>
          <w:color w:val="000000" w:themeColor="text1"/>
          <w:szCs w:val="24"/>
        </w:rPr>
        <w:t>-only divergence in male</w:t>
      </w:r>
      <w:r w:rsidR="00DE5878" w:rsidRPr="00D262F9">
        <w:rPr>
          <w:color w:val="000000" w:themeColor="text1"/>
          <w:szCs w:val="24"/>
        </w:rPr>
        <w:t xml:space="preserve">s </w:t>
      </w:r>
      <w:r w:rsidR="00946399" w:rsidRPr="00D262F9">
        <w:rPr>
          <w:color w:val="000000" w:themeColor="text1"/>
          <w:szCs w:val="24"/>
        </w:rPr>
        <w:t>than female</w:t>
      </w:r>
      <w:r w:rsidR="00DE5878" w:rsidRPr="00D262F9">
        <w:rPr>
          <w:color w:val="000000" w:themeColor="text1"/>
          <w:szCs w:val="24"/>
        </w:rPr>
        <w:t xml:space="preserve">s </w:t>
      </w:r>
      <w:r w:rsidR="009D6AA7">
        <w:rPr>
          <w:color w:val="000000" w:themeColor="text1"/>
          <w:szCs w:val="24"/>
        </w:rPr>
        <w:t>for</w:t>
      </w:r>
      <w:r w:rsidR="009D6AA7" w:rsidRPr="00D262F9">
        <w:rPr>
          <w:color w:val="000000" w:themeColor="text1"/>
          <w:szCs w:val="24"/>
        </w:rPr>
        <w:t xml:space="preserve"> </w:t>
      </w:r>
      <w:r w:rsidR="009D6AA7">
        <w:rPr>
          <w:color w:val="000000" w:themeColor="text1"/>
          <w:szCs w:val="24"/>
        </w:rPr>
        <w:t xml:space="preserve">both </w:t>
      </w:r>
      <w:r w:rsidR="00DE5878" w:rsidRPr="00D262F9">
        <w:rPr>
          <w:color w:val="000000" w:themeColor="text1"/>
          <w:szCs w:val="24"/>
        </w:rPr>
        <w:t xml:space="preserve">soma </w:t>
      </w:r>
      <w:r w:rsidR="009D6AA7">
        <w:rPr>
          <w:color w:val="000000" w:themeColor="text1"/>
          <w:szCs w:val="24"/>
        </w:rPr>
        <w:t>and</w:t>
      </w:r>
      <w:r w:rsidR="00DE5878" w:rsidRPr="00D262F9">
        <w:rPr>
          <w:color w:val="000000" w:themeColor="text1"/>
          <w:szCs w:val="24"/>
        </w:rPr>
        <w:t xml:space="preserve"> gonad tissues</w:t>
      </w:r>
      <w:r w:rsidR="00DE5878">
        <w:rPr>
          <w:color w:val="000000" w:themeColor="text1"/>
          <w:szCs w:val="24"/>
        </w:rPr>
        <w:t xml:space="preserve"> (</w:t>
      </w:r>
      <w:r w:rsidR="00946399" w:rsidRPr="008E4382">
        <w:rPr>
          <w:color w:val="000000" w:themeColor="text1"/>
          <w:szCs w:val="24"/>
        </w:rPr>
        <w:t>n</w:t>
      </w:r>
      <w:r w:rsidR="00946399" w:rsidRPr="008E4382">
        <w:rPr>
          <w:color w:val="000000" w:themeColor="text1"/>
          <w:szCs w:val="24"/>
          <w:vertAlign w:val="subscript"/>
        </w:rPr>
        <w:t xml:space="preserve">FS, </w:t>
      </w:r>
      <w:r w:rsidR="00946399" w:rsidRPr="00451BC4">
        <w:rPr>
          <w:i/>
          <w:iCs/>
          <w:color w:val="000000" w:themeColor="text1"/>
          <w:szCs w:val="24"/>
          <w:vertAlign w:val="subscript"/>
        </w:rPr>
        <w:t>cis</w:t>
      </w:r>
      <w:r w:rsidR="00946399" w:rsidRPr="008E4382">
        <w:rPr>
          <w:color w:val="000000" w:themeColor="text1"/>
          <w:szCs w:val="24"/>
          <w:vertAlign w:val="subscript"/>
        </w:rPr>
        <w:t>-only</w:t>
      </w:r>
      <w:r w:rsidR="00946399" w:rsidRPr="008E4382">
        <w:rPr>
          <w:color w:val="000000" w:themeColor="text1"/>
          <w:szCs w:val="24"/>
        </w:rPr>
        <w:t xml:space="preserve"> = 891 or ~8%; n</w:t>
      </w:r>
      <w:r w:rsidR="00946399" w:rsidRPr="008E4382">
        <w:rPr>
          <w:color w:val="000000" w:themeColor="text1"/>
          <w:szCs w:val="24"/>
          <w:vertAlign w:val="subscript"/>
        </w:rPr>
        <w:t xml:space="preserve">MS, </w:t>
      </w:r>
      <w:r w:rsidR="00946399" w:rsidRPr="00451BC4">
        <w:rPr>
          <w:i/>
          <w:iCs/>
          <w:color w:val="000000" w:themeColor="text1"/>
          <w:szCs w:val="24"/>
          <w:vertAlign w:val="subscript"/>
        </w:rPr>
        <w:t>cis</w:t>
      </w:r>
      <w:r w:rsidR="00946399" w:rsidRPr="008E4382">
        <w:rPr>
          <w:i/>
          <w:iCs/>
          <w:color w:val="000000" w:themeColor="text1"/>
          <w:szCs w:val="24"/>
          <w:vertAlign w:val="subscript"/>
        </w:rPr>
        <w:t>-</w:t>
      </w:r>
      <w:r w:rsidR="00946399" w:rsidRPr="008E4382">
        <w:rPr>
          <w:color w:val="000000" w:themeColor="text1"/>
          <w:szCs w:val="24"/>
          <w:vertAlign w:val="subscript"/>
        </w:rPr>
        <w:t>only</w:t>
      </w:r>
      <w:r w:rsidR="00946399" w:rsidRPr="008E4382">
        <w:rPr>
          <w:color w:val="000000" w:themeColor="text1"/>
          <w:szCs w:val="24"/>
        </w:rPr>
        <w:t xml:space="preserve"> = 1132 or ~10%</w:t>
      </w:r>
      <w:r w:rsidR="00DE5878">
        <w:rPr>
          <w:color w:val="000000" w:themeColor="text1"/>
          <w:szCs w:val="24"/>
        </w:rPr>
        <w:t xml:space="preserve">; </w:t>
      </w:r>
      <w:r w:rsidR="00DE5878" w:rsidRPr="008E4382">
        <w:rPr>
          <w:color w:val="000000" w:themeColor="text1"/>
          <w:szCs w:val="24"/>
        </w:rPr>
        <w:t>n</w:t>
      </w:r>
      <w:r w:rsidR="00DE5878" w:rsidRPr="008E4382">
        <w:rPr>
          <w:color w:val="000000" w:themeColor="text1"/>
          <w:szCs w:val="24"/>
          <w:vertAlign w:val="subscript"/>
        </w:rPr>
        <w:t>F</w:t>
      </w:r>
      <w:r w:rsidR="00DE5878">
        <w:rPr>
          <w:color w:val="000000" w:themeColor="text1"/>
          <w:szCs w:val="24"/>
          <w:vertAlign w:val="subscript"/>
        </w:rPr>
        <w:t>G</w:t>
      </w:r>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color w:val="000000" w:themeColor="text1"/>
          <w:szCs w:val="24"/>
          <w:vertAlign w:val="subscript"/>
        </w:rPr>
        <w:t>-only</w:t>
      </w:r>
      <w:r w:rsidR="00DE5878" w:rsidRPr="008E4382">
        <w:rPr>
          <w:color w:val="000000" w:themeColor="text1"/>
          <w:szCs w:val="24"/>
        </w:rPr>
        <w:t xml:space="preserve"> = </w:t>
      </w:r>
      <w:r w:rsidR="00DE5878">
        <w:rPr>
          <w:color w:val="000000" w:themeColor="text1"/>
          <w:szCs w:val="24"/>
        </w:rPr>
        <w:t>1093</w:t>
      </w:r>
      <w:r w:rsidR="00DE5878" w:rsidRPr="008E4382">
        <w:rPr>
          <w:color w:val="000000" w:themeColor="text1"/>
          <w:szCs w:val="24"/>
        </w:rPr>
        <w:t xml:space="preserve"> or ~</w:t>
      </w:r>
      <w:r w:rsidR="00DE5878">
        <w:rPr>
          <w:color w:val="000000" w:themeColor="text1"/>
          <w:szCs w:val="24"/>
        </w:rPr>
        <w:t>10</w:t>
      </w:r>
      <w:r w:rsidR="00DE5878" w:rsidRPr="008E4382">
        <w:rPr>
          <w:color w:val="000000" w:themeColor="text1"/>
          <w:szCs w:val="24"/>
        </w:rPr>
        <w:t>%; n</w:t>
      </w:r>
      <w:r w:rsidR="00DE5878" w:rsidRPr="008E4382">
        <w:rPr>
          <w:color w:val="000000" w:themeColor="text1"/>
          <w:szCs w:val="24"/>
          <w:vertAlign w:val="subscript"/>
        </w:rPr>
        <w:t>M</w:t>
      </w:r>
      <w:r w:rsidR="00DE5878">
        <w:rPr>
          <w:color w:val="000000" w:themeColor="text1"/>
          <w:szCs w:val="24"/>
          <w:vertAlign w:val="subscript"/>
        </w:rPr>
        <w:t>G</w:t>
      </w:r>
      <w:r w:rsidR="00DE5878" w:rsidRPr="008E4382">
        <w:rPr>
          <w:color w:val="000000" w:themeColor="text1"/>
          <w:szCs w:val="24"/>
          <w:vertAlign w:val="subscript"/>
        </w:rPr>
        <w:t xml:space="preserve">, </w:t>
      </w:r>
      <w:r w:rsidR="00DE5878" w:rsidRPr="00451BC4">
        <w:rPr>
          <w:i/>
          <w:iCs/>
          <w:color w:val="000000" w:themeColor="text1"/>
          <w:szCs w:val="24"/>
          <w:vertAlign w:val="subscript"/>
        </w:rPr>
        <w:t>cis</w:t>
      </w:r>
      <w:r w:rsidR="00DE5878" w:rsidRPr="008E4382">
        <w:rPr>
          <w:i/>
          <w:iCs/>
          <w:color w:val="000000" w:themeColor="text1"/>
          <w:szCs w:val="24"/>
          <w:vertAlign w:val="subscript"/>
        </w:rPr>
        <w:t>-</w:t>
      </w:r>
      <w:r w:rsidR="00DE5878" w:rsidRPr="008E4382">
        <w:rPr>
          <w:color w:val="000000" w:themeColor="text1"/>
          <w:szCs w:val="24"/>
          <w:vertAlign w:val="subscript"/>
        </w:rPr>
        <w:t>only</w:t>
      </w:r>
      <w:r w:rsidR="00DE5878" w:rsidRPr="008E4382">
        <w:rPr>
          <w:color w:val="000000" w:themeColor="text1"/>
          <w:szCs w:val="24"/>
        </w:rPr>
        <w:t xml:space="preserve"> = 1</w:t>
      </w:r>
      <w:r w:rsidR="00DE5878">
        <w:rPr>
          <w:color w:val="000000" w:themeColor="text1"/>
          <w:szCs w:val="24"/>
        </w:rPr>
        <w:t>223</w:t>
      </w:r>
      <w:r w:rsidR="00DE5878" w:rsidRPr="008E4382">
        <w:rPr>
          <w:color w:val="000000" w:themeColor="text1"/>
          <w:szCs w:val="24"/>
        </w:rPr>
        <w:t xml:space="preserve"> or ~</w:t>
      </w:r>
      <w:r w:rsidR="00DE5878">
        <w:rPr>
          <w:color w:val="000000" w:themeColor="text1"/>
          <w:szCs w:val="24"/>
        </w:rPr>
        <w:t>12</w:t>
      </w:r>
      <w:r w:rsidR="00DE5878" w:rsidRPr="008E4382">
        <w:rPr>
          <w:color w:val="000000" w:themeColor="text1"/>
          <w:szCs w:val="24"/>
        </w:rPr>
        <w:t>%</w:t>
      </w:r>
      <w:r w:rsidR="00946399" w:rsidRPr="008E4382">
        <w:rPr>
          <w:color w:val="000000" w:themeColor="text1"/>
          <w:szCs w:val="24"/>
        </w:rPr>
        <w:t xml:space="preserve">) (Figure 5B, D, E) (Table 2). </w:t>
      </w:r>
      <w:r w:rsidR="009D6AA7">
        <w:rPr>
          <w:color w:val="000000" w:themeColor="text1"/>
          <w:szCs w:val="24"/>
        </w:rPr>
        <w:t>G</w:t>
      </w:r>
      <w:r w:rsidR="00946399" w:rsidRPr="00D262F9">
        <w:rPr>
          <w:color w:val="000000" w:themeColor="text1"/>
          <w:szCs w:val="24"/>
        </w:rPr>
        <w:t xml:space="preserve">enes </w:t>
      </w:r>
      <w:r w:rsidR="009D6AA7">
        <w:rPr>
          <w:color w:val="000000" w:themeColor="text1"/>
          <w:szCs w:val="24"/>
        </w:rPr>
        <w:t>that exhibited</w:t>
      </w:r>
      <w:r w:rsidR="009D6AA7" w:rsidRPr="00D262F9">
        <w:rPr>
          <w:color w:val="000000" w:themeColor="text1"/>
          <w:szCs w:val="24"/>
        </w:rPr>
        <w:t xml:space="preserve"> </w:t>
      </w:r>
      <w:r w:rsidR="00946399" w:rsidRPr="00D262F9">
        <w:rPr>
          <w:i/>
          <w:iCs/>
          <w:color w:val="000000" w:themeColor="text1"/>
          <w:szCs w:val="24"/>
        </w:rPr>
        <w:t>trans</w:t>
      </w:r>
      <w:r w:rsidR="00946399" w:rsidRPr="00D262F9">
        <w:rPr>
          <w:color w:val="000000" w:themeColor="text1"/>
          <w:szCs w:val="24"/>
        </w:rPr>
        <w:t>-only divergence</w:t>
      </w:r>
      <w:r w:rsidR="009D6AA7">
        <w:rPr>
          <w:color w:val="000000" w:themeColor="text1"/>
          <w:szCs w:val="24"/>
        </w:rPr>
        <w:t>, however,</w:t>
      </w:r>
      <w:r w:rsidR="00946399" w:rsidRPr="00D262F9">
        <w:rPr>
          <w:color w:val="000000" w:themeColor="text1"/>
          <w:szCs w:val="24"/>
        </w:rPr>
        <w:t xml:space="preserve"> were similar in abundance across sexes and hybrid crosses, comprising &lt;10% of all the genes </w:t>
      </w:r>
      <w:r w:rsidRPr="00D262F9">
        <w:rPr>
          <w:color w:val="000000" w:themeColor="text1"/>
          <w:szCs w:val="24"/>
        </w:rPr>
        <w:t>analyzed</w:t>
      </w:r>
      <w:r w:rsidR="00946399" w:rsidRPr="008E4382">
        <w:rPr>
          <w:color w:val="000000" w:themeColor="text1"/>
          <w:szCs w:val="24"/>
        </w:rPr>
        <w:t xml:space="preserve"> (n</w:t>
      </w:r>
      <w:r w:rsidR="00946399" w:rsidRPr="008E4382">
        <w:rPr>
          <w:color w:val="000000" w:themeColor="text1"/>
          <w:szCs w:val="24"/>
          <w:vertAlign w:val="subscript"/>
        </w:rPr>
        <w:t xml:space="preserve">H1,FS,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659 or ~6%; n</w:t>
      </w:r>
      <w:r w:rsidR="00946399" w:rsidRPr="008E4382">
        <w:rPr>
          <w:color w:val="000000" w:themeColor="text1"/>
          <w:szCs w:val="24"/>
          <w:vertAlign w:val="subscript"/>
        </w:rPr>
        <w:t xml:space="preserve"> H1,MS,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550 or ~5%; n</w:t>
      </w:r>
      <w:r w:rsidR="00946399" w:rsidRPr="008E4382">
        <w:rPr>
          <w:color w:val="000000" w:themeColor="text1"/>
          <w:szCs w:val="24"/>
          <w:vertAlign w:val="subscript"/>
        </w:rPr>
        <w:t xml:space="preserve">H2,FS,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622 or ~6%; n</w:t>
      </w:r>
      <w:r w:rsidR="00946399" w:rsidRPr="008E4382">
        <w:rPr>
          <w:color w:val="000000" w:themeColor="text1"/>
          <w:szCs w:val="24"/>
          <w:vertAlign w:val="subscript"/>
        </w:rPr>
        <w:t xml:space="preserve"> H2,MS, </w:t>
      </w:r>
      <w:r w:rsidR="00946399" w:rsidRPr="008E4382">
        <w:rPr>
          <w:i/>
          <w:iCs/>
          <w:color w:val="000000" w:themeColor="text1"/>
          <w:szCs w:val="24"/>
          <w:vertAlign w:val="subscript"/>
        </w:rPr>
        <w:t>trans</w:t>
      </w:r>
      <w:r w:rsidR="00946399" w:rsidRPr="008E4382">
        <w:rPr>
          <w:color w:val="000000" w:themeColor="text1"/>
          <w:szCs w:val="24"/>
          <w:vertAlign w:val="subscript"/>
        </w:rPr>
        <w:t>-only</w:t>
      </w:r>
      <w:r w:rsidR="00946399" w:rsidRPr="008E4382">
        <w:rPr>
          <w:color w:val="000000" w:themeColor="text1"/>
          <w:szCs w:val="24"/>
        </w:rPr>
        <w:t xml:space="preserve"> = 584 or ~5.4%</w:t>
      </w:r>
      <w:r w:rsidR="004E4D7A">
        <w:rPr>
          <w:color w:val="000000" w:themeColor="text1"/>
          <w:szCs w:val="24"/>
        </w:rPr>
        <w:t xml:space="preserve">; </w:t>
      </w:r>
      <w:r w:rsidR="004E4D7A" w:rsidRPr="008E4382">
        <w:rPr>
          <w:color w:val="000000" w:themeColor="text1"/>
          <w:szCs w:val="24"/>
        </w:rPr>
        <w:t>n</w:t>
      </w:r>
      <w:r w:rsidR="004E4D7A">
        <w:rPr>
          <w:color w:val="000000" w:themeColor="text1"/>
          <w:szCs w:val="24"/>
          <w:vertAlign w:val="subscript"/>
        </w:rPr>
        <w:t>H2, F</w:t>
      </w:r>
      <w:r w:rsidR="004E4D7A" w:rsidRPr="008E4382">
        <w:rPr>
          <w:color w:val="000000" w:themeColor="text1"/>
          <w:szCs w:val="24"/>
          <w:vertAlign w:val="subscript"/>
        </w:rPr>
        <w:t xml:space="preserve">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554 or ~5%; </w:t>
      </w:r>
      <w:r w:rsidR="004E4D7A" w:rsidRPr="008E4382">
        <w:rPr>
          <w:color w:val="000000" w:themeColor="text1"/>
          <w:szCs w:val="24"/>
        </w:rPr>
        <w:lastRenderedPageBreak/>
        <w:t>n</w:t>
      </w:r>
      <w:r w:rsidR="004E4D7A" w:rsidRPr="004E4D7A">
        <w:rPr>
          <w:color w:val="000000" w:themeColor="text1"/>
          <w:szCs w:val="24"/>
          <w:vertAlign w:val="subscript"/>
        </w:rPr>
        <w:t xml:space="preserve"> </w:t>
      </w:r>
      <w:r w:rsidR="004E4D7A">
        <w:rPr>
          <w:color w:val="000000" w:themeColor="text1"/>
          <w:szCs w:val="24"/>
          <w:vertAlign w:val="subscript"/>
        </w:rPr>
        <w:t xml:space="preserve">H2, </w:t>
      </w:r>
      <w:r w:rsidR="004E4D7A" w:rsidRPr="008E4382">
        <w:rPr>
          <w:color w:val="000000" w:themeColor="text1"/>
          <w:szCs w:val="24"/>
          <w:vertAlign w:val="subscript"/>
        </w:rPr>
        <w:t xml:space="preserve">MG, </w:t>
      </w:r>
      <w:r w:rsidR="004E4D7A" w:rsidRPr="008E4382">
        <w:rPr>
          <w:i/>
          <w:iCs/>
          <w:color w:val="000000" w:themeColor="text1"/>
          <w:szCs w:val="24"/>
          <w:vertAlign w:val="subscript"/>
        </w:rPr>
        <w:t>trans</w:t>
      </w:r>
      <w:r w:rsidR="004E4D7A" w:rsidRPr="008E4382">
        <w:rPr>
          <w:color w:val="000000" w:themeColor="text1"/>
          <w:szCs w:val="24"/>
          <w:vertAlign w:val="subscript"/>
        </w:rPr>
        <w:t>-only</w:t>
      </w:r>
      <w:r w:rsidR="004E4D7A" w:rsidRPr="008E4382">
        <w:rPr>
          <w:color w:val="000000" w:themeColor="text1"/>
          <w:szCs w:val="24"/>
        </w:rPr>
        <w:t xml:space="preserve"> = 530 or ~5%</w:t>
      </w:r>
      <w:r w:rsidR="00946399" w:rsidRPr="008E4382">
        <w:rPr>
          <w:color w:val="000000" w:themeColor="text1"/>
          <w:szCs w:val="24"/>
        </w:rPr>
        <w:t>)</w:t>
      </w:r>
      <w:r w:rsidR="00C003AC">
        <w:rPr>
          <w:color w:val="000000" w:themeColor="text1"/>
          <w:szCs w:val="24"/>
        </w:rPr>
        <w:t xml:space="preserve"> </w:t>
      </w:r>
      <w:r w:rsidR="00C003AC" w:rsidRPr="008E4382">
        <w:rPr>
          <w:color w:val="000000" w:themeColor="text1"/>
          <w:szCs w:val="24"/>
        </w:rPr>
        <w:t>(Table 2)</w:t>
      </w:r>
      <w:r w:rsidR="00946399" w:rsidRPr="008E4382">
        <w:rPr>
          <w:color w:val="000000" w:themeColor="text1"/>
          <w:szCs w:val="24"/>
        </w:rPr>
        <w:t xml:space="preserve">. These </w:t>
      </w:r>
      <w:r w:rsidR="00155CBD">
        <w:rPr>
          <w:color w:val="000000" w:themeColor="text1"/>
          <w:szCs w:val="24"/>
        </w:rPr>
        <w:t xml:space="preserve">general </w:t>
      </w:r>
      <w:r w:rsidR="008A5905">
        <w:rPr>
          <w:color w:val="000000" w:themeColor="text1"/>
          <w:szCs w:val="24"/>
        </w:rPr>
        <w:t>patterns</w:t>
      </w:r>
      <w:r w:rsidR="00946399" w:rsidRPr="008E4382">
        <w:rPr>
          <w:color w:val="000000" w:themeColor="text1"/>
          <w:szCs w:val="24"/>
        </w:rPr>
        <w:t xml:space="preserve"> </w:t>
      </w:r>
      <w:r w:rsidR="009D6AA7">
        <w:rPr>
          <w:color w:val="000000" w:themeColor="text1"/>
          <w:szCs w:val="24"/>
        </w:rPr>
        <w:t xml:space="preserve">also </w:t>
      </w:r>
      <w:r w:rsidR="009D6AA7" w:rsidRPr="008E4382">
        <w:rPr>
          <w:color w:val="000000" w:themeColor="text1"/>
          <w:szCs w:val="24"/>
        </w:rPr>
        <w:t>h</w:t>
      </w:r>
      <w:r w:rsidR="009D6AA7">
        <w:rPr>
          <w:color w:val="000000" w:themeColor="text1"/>
          <w:szCs w:val="24"/>
        </w:rPr>
        <w:t>e</w:t>
      </w:r>
      <w:r w:rsidR="009D6AA7" w:rsidRPr="008E4382">
        <w:rPr>
          <w:color w:val="000000" w:themeColor="text1"/>
          <w:szCs w:val="24"/>
        </w:rPr>
        <w:t xml:space="preserve">ld </w:t>
      </w:r>
      <w:r w:rsidR="00946399" w:rsidRPr="008E4382">
        <w:rPr>
          <w:color w:val="000000" w:themeColor="text1"/>
          <w:szCs w:val="24"/>
        </w:rPr>
        <w:t>when restrict</w:t>
      </w:r>
      <w:r w:rsidR="009D6AA7">
        <w:rPr>
          <w:color w:val="000000" w:themeColor="text1"/>
          <w:szCs w:val="24"/>
        </w:rPr>
        <w:t>ing the analysis</w:t>
      </w:r>
      <w:r w:rsidR="00946399" w:rsidRPr="008E4382">
        <w:rPr>
          <w:color w:val="000000" w:themeColor="text1"/>
          <w:szCs w:val="24"/>
        </w:rPr>
        <w:t xml:space="preserve"> to X-linked loci (Table 3; </w:t>
      </w:r>
      <w:r w:rsidR="00946399" w:rsidRPr="00D262F9">
        <w:rPr>
          <w:color w:val="000000" w:themeColor="text1"/>
          <w:szCs w:val="24"/>
          <w:highlight w:val="yellow"/>
        </w:rPr>
        <w:t>Supplementary figure S7</w:t>
      </w:r>
      <w:r w:rsidR="00946399" w:rsidRPr="008E4382">
        <w:rPr>
          <w:color w:val="000000" w:themeColor="text1"/>
          <w:szCs w:val="24"/>
        </w:rPr>
        <w:t xml:space="preserve">). These patterns </w:t>
      </w:r>
      <w:r w:rsidR="00A412DC">
        <w:rPr>
          <w:color w:val="000000" w:themeColor="text1"/>
          <w:szCs w:val="24"/>
        </w:rPr>
        <w:t>for</w:t>
      </w:r>
      <w:r w:rsidR="00A412DC" w:rsidRPr="008E4382">
        <w:rPr>
          <w:color w:val="000000" w:themeColor="text1"/>
          <w:szCs w:val="24"/>
        </w:rPr>
        <w:t xml:space="preserve">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color w:val="000000" w:themeColor="text1"/>
          <w:szCs w:val="24"/>
        </w:rPr>
        <w:t xml:space="preserve"> are consistent with </w:t>
      </w:r>
      <w:r w:rsidR="00550625">
        <w:rPr>
          <w:color w:val="000000" w:themeColor="text1"/>
          <w:szCs w:val="24"/>
        </w:rPr>
        <w:t xml:space="preserve">the </w:t>
      </w:r>
      <w:r w:rsidR="00A412DC">
        <w:rPr>
          <w:color w:val="000000" w:themeColor="text1"/>
          <w:szCs w:val="24"/>
        </w:rPr>
        <w:t xml:space="preserve">classic </w:t>
      </w:r>
      <w:r w:rsidR="00946399" w:rsidRPr="008E4382">
        <w:rPr>
          <w:color w:val="000000" w:themeColor="text1"/>
          <w:szCs w:val="24"/>
        </w:rPr>
        <w:t xml:space="preserve">expectation that </w:t>
      </w:r>
      <w:r w:rsidR="00946399" w:rsidRPr="00451BC4">
        <w:rPr>
          <w:i/>
          <w:iCs/>
          <w:color w:val="000000" w:themeColor="text1"/>
          <w:szCs w:val="24"/>
        </w:rPr>
        <w:t>cis</w:t>
      </w:r>
      <w:r w:rsidR="00946399" w:rsidRPr="008E4382">
        <w:rPr>
          <w:color w:val="000000" w:themeColor="text1"/>
          <w:szCs w:val="24"/>
        </w:rPr>
        <w:t xml:space="preserve">-regulatory elements will disproportionately </w:t>
      </w:r>
      <w:r w:rsidR="00A412DC">
        <w:rPr>
          <w:color w:val="000000" w:themeColor="text1"/>
          <w:szCs w:val="24"/>
        </w:rPr>
        <w:t>accumulate</w:t>
      </w:r>
      <w:r w:rsidR="00A412DC" w:rsidRPr="008E4382">
        <w:rPr>
          <w:color w:val="000000" w:themeColor="text1"/>
          <w:szCs w:val="24"/>
        </w:rPr>
        <w:t xml:space="preserve"> </w:t>
      </w:r>
      <w:r w:rsidR="00946399" w:rsidRPr="008E4382">
        <w:rPr>
          <w:color w:val="000000" w:themeColor="text1"/>
          <w:szCs w:val="24"/>
        </w:rPr>
        <w:t>differences between species</w:t>
      </w:r>
      <w:r w:rsidR="00A412DC">
        <w:rPr>
          <w:color w:val="000000" w:themeColor="text1"/>
          <w:szCs w:val="24"/>
        </w:rPr>
        <w:t xml:space="preserve"> over the long term, as a result of selective filtering of their more limited pleiotropic mutational effects</w:t>
      </w:r>
      <w:r w:rsidR="00946399" w:rsidRPr="008E4382">
        <w:rPr>
          <w:color w:val="000000" w:themeColor="text1"/>
          <w:szCs w:val="24"/>
        </w:rPr>
        <w:t xml:space="preserve"> </w:t>
      </w:r>
      <w:r w:rsidR="00946399" w:rsidRPr="008E4382">
        <w:rPr>
          <w:color w:val="000000" w:themeColor="text1"/>
          <w:szCs w:val="24"/>
        </w:rPr>
        <w:fldChar w:fldCharType="begin"/>
      </w:r>
      <w:r w:rsidR="001858AE">
        <w:rPr>
          <w:color w:val="000000" w:themeColor="text1"/>
          <w:szCs w:val="24"/>
        </w:rPr>
        <w:instrText xml:space="preserve"> ADDIN ZOTERO_ITEM CSL_CITATION {"citationID":"i4uTDiKX","properties":{"formattedCitation":"(Bell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Inc.","page":"346-350","publisher":"Nature Publishing Group","source":"www.nature.com","title":"Regulatory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00946399" w:rsidRPr="008E4382">
        <w:rPr>
          <w:color w:val="000000" w:themeColor="text1"/>
          <w:szCs w:val="24"/>
        </w:rPr>
        <w:fldChar w:fldCharType="separate"/>
      </w:r>
      <w:r w:rsidR="00DF51E1" w:rsidRPr="00DF51E1">
        <w:t>(Bell et al., 2013; Mack et al., 2016; Wittkopp et al., 2008)</w:t>
      </w:r>
      <w:r w:rsidR="00946399" w:rsidRPr="008E4382">
        <w:rPr>
          <w:color w:val="000000" w:themeColor="text1"/>
          <w:szCs w:val="24"/>
        </w:rPr>
        <w:fldChar w:fldCharType="end"/>
      </w:r>
      <w:r w:rsidR="00A412DC" w:rsidRPr="008E4382">
        <w:rPr>
          <w:color w:val="000000" w:themeColor="text1"/>
          <w:szCs w:val="24"/>
        </w:rPr>
        <w:fldChar w:fldCharType="begin"/>
      </w:r>
      <w:r w:rsidR="001858AE">
        <w:rPr>
          <w:color w:val="000000" w:themeColor="text1"/>
          <w:szCs w:val="24"/>
        </w:rPr>
        <w:instrText xml:space="preserve"> ADDIN ZOTERO_ITEM CSL_CITATION {"citationID":"9ZXInmll","properties":{"formattedCitation":"(Carroll, 2005; Stern &amp; Orgogozo, 2009)","plainCitation":"(Carroll, 2005; Stern &amp; Orgogozo, 2009)","noteIndex":0},"citationItems":[{"id":4653,"uris":["http://zotero.org/users/9504344/items/USTB9SAR"],"itemData":{"id":4653,"type":"article-journal","abstract":"Emerging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L."},{"family":"Orgogozo","given":"Virginie"}],"issued":{"date-parts":[["2009",2,6]]}}}],"schema":"https://github.com/citation-style-language/schema/raw/master/csl-citation.json"} </w:instrText>
      </w:r>
      <w:r w:rsidR="00A412DC" w:rsidRPr="008E4382">
        <w:rPr>
          <w:color w:val="000000" w:themeColor="text1"/>
          <w:szCs w:val="24"/>
        </w:rPr>
        <w:fldChar w:fldCharType="separate"/>
      </w:r>
      <w:r w:rsidR="00A412DC" w:rsidRPr="00DF51E1">
        <w:t>(Carroll, 2005; Stern &amp; Orgogozo, 2009)</w:t>
      </w:r>
      <w:r w:rsidR="00A412DC" w:rsidRPr="008E4382">
        <w:rPr>
          <w:color w:val="000000" w:themeColor="text1"/>
          <w:szCs w:val="24"/>
        </w:rPr>
        <w:fldChar w:fldCharType="end"/>
      </w:r>
      <w:r w:rsidR="00946399" w:rsidRPr="008E4382">
        <w:rPr>
          <w:color w:val="000000" w:themeColor="text1"/>
          <w:szCs w:val="24"/>
        </w:rPr>
        <w:t xml:space="preserve">. </w:t>
      </w:r>
      <w:r w:rsidR="00B61802" w:rsidRPr="008E4382">
        <w:rPr>
          <w:color w:val="000000" w:themeColor="text1"/>
          <w:szCs w:val="24"/>
        </w:rPr>
        <w:t xml:space="preserve">However, previous work with whole animal transcriptomic data in </w:t>
      </w:r>
      <w:r w:rsidR="00B61802" w:rsidRPr="003154CE">
        <w:rPr>
          <w:i/>
          <w:iCs/>
          <w:color w:val="000000" w:themeColor="text1"/>
          <w:szCs w:val="24"/>
        </w:rPr>
        <w:t>C. briggsae</w:t>
      </w:r>
      <w:r w:rsidR="00B61802" w:rsidRPr="008E4382">
        <w:rPr>
          <w:color w:val="000000" w:themeColor="text1"/>
          <w:szCs w:val="24"/>
        </w:rPr>
        <w:t xml:space="preserve"> and </w:t>
      </w:r>
      <w:r w:rsidR="00B61802" w:rsidRPr="003154CE">
        <w:rPr>
          <w:i/>
          <w:iCs/>
          <w:color w:val="000000" w:themeColor="text1"/>
          <w:szCs w:val="24"/>
        </w:rPr>
        <w:t>C. nigoni</w:t>
      </w:r>
      <w:r w:rsidR="00B61802" w:rsidRPr="008E4382">
        <w:rPr>
          <w:color w:val="000000" w:themeColor="text1"/>
          <w:szCs w:val="24"/>
        </w:rPr>
        <w:t xml:space="preserve"> nematodes identified a larger contribution of </w:t>
      </w:r>
      <w:r w:rsidR="00B61802" w:rsidRPr="00451BC4">
        <w:rPr>
          <w:i/>
          <w:iCs/>
          <w:color w:val="000000" w:themeColor="text1"/>
          <w:szCs w:val="24"/>
        </w:rPr>
        <w:t>cis</w:t>
      </w:r>
      <w:r w:rsidR="00B61802" w:rsidRPr="008E4382">
        <w:rPr>
          <w:color w:val="000000" w:themeColor="text1"/>
          <w:szCs w:val="24"/>
        </w:rPr>
        <w:t>-</w:t>
      </w:r>
      <w:r w:rsidR="00B61802" w:rsidRPr="008E4382">
        <w:rPr>
          <w:i/>
          <w:iCs/>
          <w:color w:val="000000" w:themeColor="text1"/>
          <w:szCs w:val="24"/>
        </w:rPr>
        <w:t>trans</w:t>
      </w:r>
      <w:r w:rsidR="00B61802" w:rsidRPr="008E4382">
        <w:rPr>
          <w:color w:val="000000" w:themeColor="text1"/>
          <w:szCs w:val="24"/>
        </w:rPr>
        <w:t xml:space="preserve"> compensatory changes in hybrid incompatibility </w:t>
      </w:r>
      <w:r w:rsidR="00B61802" w:rsidRPr="008E4382">
        <w:rPr>
          <w:color w:val="000000" w:themeColor="text1"/>
          <w:szCs w:val="24"/>
        </w:rPr>
        <w:fldChar w:fldCharType="begin"/>
      </w:r>
      <w:r w:rsidR="001858AE">
        <w:rPr>
          <w:color w:val="000000" w:themeColor="text1"/>
          <w:szCs w:val="24"/>
        </w:rPr>
        <w:instrText xml:space="preserve"> ADDIN ZOTERO_ITEM CSL_CITATION {"citationID":"tFK2Tfd2","properties":{"formattedCitation":"(S\\uc0\\u225{}nchez-Ram\\uc0\\u237{}rez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00B61802" w:rsidRPr="008E4382">
        <w:rPr>
          <w:color w:val="000000" w:themeColor="text1"/>
          <w:szCs w:val="24"/>
        </w:rPr>
        <w:fldChar w:fldCharType="separate"/>
      </w:r>
      <w:r w:rsidR="00B61802" w:rsidRPr="00DF51E1">
        <w:t>(Sánchez-Ramírez et al., 2021; Viswanath &amp; Cutter, 2023)</w:t>
      </w:r>
      <w:r w:rsidR="00B61802" w:rsidRPr="008E4382">
        <w:rPr>
          <w:color w:val="000000" w:themeColor="text1"/>
          <w:szCs w:val="24"/>
        </w:rPr>
        <w:fldChar w:fldCharType="end"/>
      </w:r>
      <w:r w:rsidR="00B61802" w:rsidRPr="008E4382">
        <w:rPr>
          <w:color w:val="000000" w:themeColor="text1"/>
          <w:szCs w:val="24"/>
        </w:rPr>
        <w:t xml:space="preserve">, a point that </w:t>
      </w:r>
      <w:r w:rsidR="00B61802">
        <w:rPr>
          <w:color w:val="000000" w:themeColor="text1"/>
          <w:szCs w:val="24"/>
        </w:rPr>
        <w:t>we</w:t>
      </w:r>
      <w:r w:rsidR="00B61802" w:rsidRPr="008E4382">
        <w:rPr>
          <w:color w:val="000000" w:themeColor="text1"/>
          <w:szCs w:val="24"/>
        </w:rPr>
        <w:t xml:space="preserve"> return to in the Discussion. </w:t>
      </w:r>
    </w:p>
    <w:p w14:paraId="448F1BF0" w14:textId="62F8A45F" w:rsidR="00A72D44" w:rsidRPr="00B61802" w:rsidRDefault="00A72D44" w:rsidP="00662E34">
      <w:pPr>
        <w:spacing w:line="276" w:lineRule="auto"/>
        <w:rPr>
          <w:color w:val="000000" w:themeColor="text1"/>
          <w:szCs w:val="24"/>
        </w:rPr>
      </w:pPr>
    </w:p>
    <w:p w14:paraId="7DD50F0E" w14:textId="64362A34" w:rsidR="00946399" w:rsidRDefault="00946399" w:rsidP="00662E34">
      <w:pPr>
        <w:pStyle w:val="Heading3"/>
        <w:spacing w:line="276" w:lineRule="auto"/>
        <w:rPr>
          <w:rFonts w:cs="Times New Roman"/>
        </w:rPr>
      </w:pPr>
      <w:bookmarkStart w:id="34" w:name="_Toc168460387"/>
      <w:r>
        <w:rPr>
          <w:rFonts w:cs="Times New Roman"/>
        </w:rPr>
        <w:t xml:space="preserve">Compensatory </w:t>
      </w:r>
      <w:r w:rsidRPr="00451BC4">
        <w:rPr>
          <w:rFonts w:cs="Times New Roman"/>
          <w:i/>
        </w:rPr>
        <w:t>cis</w:t>
      </w:r>
      <w:r>
        <w:rPr>
          <w:rFonts w:cs="Times New Roman"/>
        </w:rPr>
        <w:t>-</w:t>
      </w:r>
      <w:r w:rsidRPr="00EB2BE8">
        <w:rPr>
          <w:rFonts w:cs="Times New Roman"/>
          <w:i/>
        </w:rPr>
        <w:t>trans</w:t>
      </w:r>
      <w:r>
        <w:rPr>
          <w:rFonts w:cs="Times New Roman"/>
        </w:rPr>
        <w:t xml:space="preserve"> changes </w:t>
      </w:r>
      <w:r w:rsidR="00ED610F">
        <w:rPr>
          <w:rFonts w:cs="Times New Roman"/>
        </w:rPr>
        <w:t xml:space="preserve">underlie </w:t>
      </w:r>
      <w:r>
        <w:rPr>
          <w:rFonts w:cs="Times New Roman"/>
        </w:rPr>
        <w:t>differences between males and females</w:t>
      </w:r>
      <w:bookmarkEnd w:id="34"/>
    </w:p>
    <w:p w14:paraId="0C368B12" w14:textId="51A64D5E" w:rsidR="00D90D46" w:rsidRDefault="00946399" w:rsidP="00D90D46">
      <w:pPr>
        <w:spacing w:line="276" w:lineRule="auto"/>
        <w:rPr>
          <w:color w:val="000000" w:themeColor="text1"/>
          <w:szCs w:val="24"/>
        </w:rPr>
      </w:pPr>
      <w:r w:rsidRPr="008E4382">
        <w:rPr>
          <w:color w:val="000000" w:themeColor="text1"/>
          <w:szCs w:val="24"/>
        </w:rPr>
        <w:t xml:space="preserve">To further explore the evolution of gene regulation between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assessed the relative impact of sex-specific divergent </w:t>
      </w:r>
      <w:r w:rsidRPr="00451BC4">
        <w:rPr>
          <w:i/>
          <w:iCs/>
          <w:color w:val="000000" w:themeColor="text1"/>
          <w:szCs w:val="24"/>
        </w:rPr>
        <w:t>cis</w:t>
      </w:r>
      <w:r w:rsidRPr="008E4382">
        <w:rPr>
          <w:i/>
          <w:iCs/>
          <w:color w:val="000000" w:themeColor="text1"/>
          <w:szCs w:val="24"/>
        </w:rPr>
        <w:t xml:space="preserve">- </w:t>
      </w:r>
      <w:r w:rsidRPr="008E4382">
        <w:rPr>
          <w:color w:val="000000" w:themeColor="text1"/>
          <w:szCs w:val="24"/>
        </w:rPr>
        <w:t xml:space="preserve">and </w:t>
      </w:r>
      <w:r w:rsidRPr="008E4382">
        <w:rPr>
          <w:i/>
          <w:iCs/>
          <w:color w:val="000000" w:themeColor="text1"/>
          <w:szCs w:val="24"/>
        </w:rPr>
        <w:t>trans-</w:t>
      </w:r>
      <w:r w:rsidRPr="008E4382">
        <w:rPr>
          <w:color w:val="000000" w:themeColor="text1"/>
          <w:szCs w:val="24"/>
        </w:rPr>
        <w:t xml:space="preserve">acting regulators on F1 hybrids through allele specific expression analysis. </w:t>
      </w:r>
      <w:r w:rsidR="00D90D46">
        <w:rPr>
          <w:color w:val="000000" w:themeColor="text1"/>
          <w:szCs w:val="24"/>
        </w:rPr>
        <w:t>First, w</w:t>
      </w:r>
      <w:r w:rsidR="00D90D46" w:rsidRPr="00B61802">
        <w:rPr>
          <w:color w:val="000000" w:themeColor="text1"/>
          <w:szCs w:val="24"/>
        </w:rPr>
        <w:t xml:space="preserve">e found that </w:t>
      </w:r>
      <w:r w:rsidR="00D90D46" w:rsidRPr="00B61802">
        <w:rPr>
          <w:i/>
          <w:iCs/>
          <w:color w:val="000000" w:themeColor="text1"/>
          <w:szCs w:val="24"/>
        </w:rPr>
        <w:t>cis</w:t>
      </w:r>
      <w:r w:rsidR="00D90D46" w:rsidRPr="00B61802">
        <w:rPr>
          <w:color w:val="000000" w:themeColor="text1"/>
          <w:szCs w:val="24"/>
        </w:rPr>
        <w:t xml:space="preserve">-only divergence </w:t>
      </w:r>
      <w:r w:rsidR="00D90D46" w:rsidRPr="00616D27">
        <w:rPr>
          <w:color w:val="000000" w:themeColor="text1"/>
          <w:szCs w:val="24"/>
        </w:rPr>
        <w:t xml:space="preserve">disproportionately revealed </w:t>
      </w:r>
      <w:r w:rsidR="00D90D46">
        <w:rPr>
          <w:color w:val="000000" w:themeColor="text1"/>
          <w:szCs w:val="24"/>
        </w:rPr>
        <w:t xml:space="preserve">itself </w:t>
      </w:r>
      <w:r w:rsidR="00D90D46" w:rsidRPr="00616D27">
        <w:rPr>
          <w:color w:val="000000" w:themeColor="text1"/>
          <w:szCs w:val="24"/>
        </w:rPr>
        <w:t xml:space="preserve">in hybrid females for genes that are typically female-biased in the parental species </w:t>
      </w:r>
      <w:r w:rsidR="00D90D46" w:rsidRPr="00B61802">
        <w:rPr>
          <w:color w:val="000000" w:themeColor="text1"/>
          <w:szCs w:val="24"/>
        </w:rPr>
        <w:t>(Figure 6A, C). Complementarily, hybrid males reveal</w:t>
      </w:r>
      <w:r w:rsidR="00D90D46">
        <w:rPr>
          <w:color w:val="000000" w:themeColor="text1"/>
          <w:szCs w:val="24"/>
        </w:rPr>
        <w:t>ed</w:t>
      </w:r>
      <w:r w:rsidR="00D90D46" w:rsidRPr="00B61802">
        <w:rPr>
          <w:color w:val="000000" w:themeColor="text1"/>
          <w:szCs w:val="24"/>
        </w:rPr>
        <w:t xml:space="preserve"> </w:t>
      </w:r>
      <w:r w:rsidR="00D90D46" w:rsidRPr="00B61802">
        <w:rPr>
          <w:i/>
          <w:iCs/>
          <w:color w:val="000000" w:themeColor="text1"/>
          <w:szCs w:val="24"/>
        </w:rPr>
        <w:t>cis</w:t>
      </w:r>
      <w:r w:rsidR="00D90D46" w:rsidRPr="00B61802">
        <w:rPr>
          <w:color w:val="000000" w:themeColor="text1"/>
          <w:szCs w:val="24"/>
        </w:rPr>
        <w:t xml:space="preserve">-only divergence </w:t>
      </w:r>
      <w:r w:rsidR="00D90D46">
        <w:rPr>
          <w:color w:val="000000" w:themeColor="text1"/>
          <w:szCs w:val="24"/>
        </w:rPr>
        <w:t>for</w:t>
      </w:r>
      <w:r w:rsidR="00D90D46" w:rsidRPr="00B61802">
        <w:rPr>
          <w:color w:val="000000" w:themeColor="text1"/>
          <w:szCs w:val="24"/>
        </w:rPr>
        <w:t xml:space="preserve"> genes that typically have male-biased expression in the parental species (Figure 6B, D). </w:t>
      </w:r>
      <w:r w:rsidR="00D90D46">
        <w:rPr>
          <w:color w:val="000000" w:themeColor="text1"/>
          <w:szCs w:val="24"/>
        </w:rPr>
        <w:t xml:space="preserve">In contrast, </w:t>
      </w:r>
      <w:r w:rsidR="00D90D46" w:rsidRPr="00B61802">
        <w:rPr>
          <w:i/>
          <w:iCs/>
          <w:color w:val="000000" w:themeColor="text1"/>
          <w:szCs w:val="24"/>
        </w:rPr>
        <w:t>trans</w:t>
      </w:r>
      <w:r w:rsidR="00D90D46" w:rsidRPr="00B61802">
        <w:rPr>
          <w:color w:val="000000" w:themeColor="text1"/>
          <w:szCs w:val="24"/>
        </w:rPr>
        <w:t>-only divergence</w:t>
      </w:r>
      <w:r w:rsidR="00D90D46">
        <w:rPr>
          <w:color w:val="000000" w:themeColor="text1"/>
          <w:szCs w:val="24"/>
        </w:rPr>
        <w:t xml:space="preserve"> was </w:t>
      </w:r>
      <w:r w:rsidR="00D90D46" w:rsidRPr="00B61802">
        <w:rPr>
          <w:color w:val="000000" w:themeColor="text1"/>
          <w:szCs w:val="24"/>
        </w:rPr>
        <w:t>associated with sex-neutral genes in both males and females (Figure 6).</w:t>
      </w:r>
      <w:r w:rsidR="00D90D46">
        <w:rPr>
          <w:color w:val="000000" w:themeColor="text1"/>
          <w:szCs w:val="24"/>
        </w:rPr>
        <w:t xml:space="preserve"> </w:t>
      </w:r>
      <w:r w:rsidR="00D90D46" w:rsidRPr="00B61802">
        <w:rPr>
          <w:color w:val="000000" w:themeColor="text1"/>
          <w:szCs w:val="24"/>
        </w:rPr>
        <w:t xml:space="preserve">These observations indicate that </w:t>
      </w:r>
      <w:r w:rsidR="00D90D46" w:rsidRPr="00B61802">
        <w:rPr>
          <w:i/>
          <w:iCs/>
          <w:color w:val="000000" w:themeColor="text1"/>
          <w:szCs w:val="24"/>
        </w:rPr>
        <w:t>cis-</w:t>
      </w:r>
      <w:r w:rsidR="00D90D46" w:rsidRPr="00B61802">
        <w:rPr>
          <w:color w:val="000000" w:themeColor="text1"/>
          <w:szCs w:val="24"/>
        </w:rPr>
        <w:t xml:space="preserve"> versus </w:t>
      </w:r>
      <w:r w:rsidR="00D90D46" w:rsidRPr="00B61802">
        <w:rPr>
          <w:i/>
          <w:iCs/>
          <w:color w:val="000000" w:themeColor="text1"/>
          <w:szCs w:val="24"/>
        </w:rPr>
        <w:t>trans</w:t>
      </w:r>
      <w:r w:rsidR="00D90D46" w:rsidRPr="00B61802">
        <w:rPr>
          <w:color w:val="000000" w:themeColor="text1"/>
          <w:szCs w:val="24"/>
        </w:rPr>
        <w:t xml:space="preserve">-acting regulatory divergence </w:t>
      </w:r>
      <w:r w:rsidR="00D90D46">
        <w:rPr>
          <w:color w:val="000000" w:themeColor="text1"/>
          <w:szCs w:val="24"/>
        </w:rPr>
        <w:t xml:space="preserve">also </w:t>
      </w:r>
      <w:r w:rsidR="00D90D46" w:rsidRPr="00B61802">
        <w:rPr>
          <w:color w:val="000000" w:themeColor="text1"/>
          <w:szCs w:val="24"/>
        </w:rPr>
        <w:t>play distinct roles in sex-biased gene regulation to contribute to species differences in gene expression</w:t>
      </w:r>
      <w:r w:rsidR="00D90D46">
        <w:rPr>
          <w:color w:val="000000" w:themeColor="text1"/>
          <w:szCs w:val="24"/>
        </w:rPr>
        <w:t>.</w:t>
      </w:r>
    </w:p>
    <w:p w14:paraId="27E18A31" w14:textId="782814F4" w:rsidR="00454F8A" w:rsidRDefault="00A70F80" w:rsidP="00662E34">
      <w:pPr>
        <w:spacing w:line="276" w:lineRule="auto"/>
        <w:rPr>
          <w:color w:val="000000" w:themeColor="text1"/>
          <w:szCs w:val="24"/>
        </w:rPr>
      </w:pPr>
      <w:bookmarkStart w:id="35" w:name="_Hlk164344566"/>
      <w:r>
        <w:rPr>
          <w:color w:val="000000" w:themeColor="text1"/>
          <w:szCs w:val="24"/>
        </w:rPr>
        <w:t xml:space="preserve">Next, we found that gene expression of the sexes differed in the incidence of genes with detectable joint effects of both </w:t>
      </w:r>
      <w:r w:rsidRPr="003134C2">
        <w:rPr>
          <w:i/>
          <w:iCs/>
          <w:color w:val="000000" w:themeColor="text1"/>
          <w:szCs w:val="24"/>
        </w:rPr>
        <w:t>cis</w:t>
      </w:r>
      <w:r>
        <w:rPr>
          <w:color w:val="000000" w:themeColor="text1"/>
          <w:szCs w:val="24"/>
        </w:rPr>
        <w:t xml:space="preserve">-acting and </w:t>
      </w:r>
      <w:r w:rsidRPr="003134C2">
        <w:rPr>
          <w:i/>
          <w:iCs/>
          <w:color w:val="000000" w:themeColor="text1"/>
          <w:szCs w:val="24"/>
        </w:rPr>
        <w:t>trans</w:t>
      </w:r>
      <w:r>
        <w:rPr>
          <w:color w:val="000000" w:themeColor="text1"/>
          <w:szCs w:val="24"/>
        </w:rPr>
        <w:t xml:space="preserve">-acting regulatory divergence. </w:t>
      </w:r>
      <w:r w:rsidR="003A17D3">
        <w:rPr>
          <w:color w:val="000000" w:themeColor="text1"/>
          <w:szCs w:val="24"/>
        </w:rPr>
        <w:t xml:space="preserve">Genes exhibiting </w:t>
      </w:r>
      <w:r w:rsidR="001F738D" w:rsidRPr="00451BC4">
        <w:rPr>
          <w:i/>
          <w:iCs/>
          <w:color w:val="000000" w:themeColor="text1"/>
          <w:szCs w:val="24"/>
        </w:rPr>
        <w:t>cis</w:t>
      </w:r>
      <w:r w:rsidR="001F738D" w:rsidRPr="008E4382">
        <w:rPr>
          <w:i/>
          <w:iCs/>
          <w:color w:val="000000" w:themeColor="text1"/>
          <w:szCs w:val="24"/>
        </w:rPr>
        <w:t>-trans</w:t>
      </w:r>
      <w:r w:rsidR="001F738D" w:rsidRPr="008E4382">
        <w:rPr>
          <w:color w:val="000000" w:themeColor="text1"/>
          <w:szCs w:val="24"/>
        </w:rPr>
        <w:t xml:space="preserve"> compensatory </w:t>
      </w:r>
      <w:r w:rsidR="003A17D3">
        <w:rPr>
          <w:color w:val="000000" w:themeColor="text1"/>
          <w:szCs w:val="24"/>
        </w:rPr>
        <w:t>regulatory changes</w:t>
      </w:r>
      <w:r>
        <w:rPr>
          <w:color w:val="000000" w:themeColor="text1"/>
          <w:szCs w:val="24"/>
        </w:rPr>
        <w:t>, in particular,</w:t>
      </w:r>
      <w:r w:rsidR="003A17D3">
        <w:rPr>
          <w:color w:val="000000" w:themeColor="text1"/>
          <w:szCs w:val="24"/>
        </w:rPr>
        <w:t xml:space="preserve"> </w:t>
      </w:r>
      <w:r w:rsidR="00454F8A">
        <w:rPr>
          <w:color w:val="000000" w:themeColor="text1"/>
          <w:szCs w:val="24"/>
        </w:rPr>
        <w:t>were</w:t>
      </w:r>
      <w:r w:rsidR="001F738D" w:rsidRPr="008E4382">
        <w:rPr>
          <w:color w:val="000000" w:themeColor="text1"/>
          <w:szCs w:val="24"/>
        </w:rPr>
        <w:t xml:space="preserve"> ~1.5 times </w:t>
      </w:r>
      <w:r w:rsidR="00454F8A">
        <w:rPr>
          <w:color w:val="000000" w:themeColor="text1"/>
          <w:szCs w:val="24"/>
        </w:rPr>
        <w:t>more common</w:t>
      </w:r>
      <w:r w:rsidR="001F738D" w:rsidRPr="008E4382">
        <w:rPr>
          <w:color w:val="000000" w:themeColor="text1"/>
          <w:szCs w:val="24"/>
        </w:rPr>
        <w:t xml:space="preserve"> in males than females in </w:t>
      </w:r>
      <w:r w:rsidR="001F738D">
        <w:rPr>
          <w:color w:val="000000" w:themeColor="text1"/>
          <w:szCs w:val="24"/>
        </w:rPr>
        <w:t>H1 soma</w:t>
      </w:r>
      <w:r w:rsidR="001F738D" w:rsidRPr="008E4382">
        <w:rPr>
          <w:color w:val="000000" w:themeColor="text1"/>
          <w:szCs w:val="24"/>
        </w:rPr>
        <w:t xml:space="preserve"> (n</w:t>
      </w:r>
      <w:r w:rsidR="001F738D" w:rsidRPr="008E4382">
        <w:rPr>
          <w:color w:val="000000" w:themeColor="text1"/>
          <w:szCs w:val="24"/>
          <w:vertAlign w:val="subscript"/>
        </w:rPr>
        <w:t>FS</w:t>
      </w:r>
      <w:r w:rsidR="001F738D" w:rsidRPr="008E4382">
        <w:rPr>
          <w:color w:val="000000" w:themeColor="text1"/>
          <w:szCs w:val="24"/>
        </w:rPr>
        <w:t xml:space="preserve"> = 547 or ~5%; n</w:t>
      </w:r>
      <w:r w:rsidR="001F738D" w:rsidRPr="008E4382">
        <w:rPr>
          <w:color w:val="000000" w:themeColor="text1"/>
          <w:szCs w:val="24"/>
          <w:vertAlign w:val="subscript"/>
        </w:rPr>
        <w:t>MS</w:t>
      </w:r>
      <w:r w:rsidR="001F738D" w:rsidRPr="008E4382">
        <w:rPr>
          <w:color w:val="000000" w:themeColor="text1"/>
          <w:szCs w:val="24"/>
        </w:rPr>
        <w:t xml:space="preserve"> = 912 or ~8%) and ~7 times as abundant in </w:t>
      </w:r>
      <w:r w:rsidR="001F738D">
        <w:rPr>
          <w:color w:val="000000" w:themeColor="text1"/>
          <w:szCs w:val="24"/>
        </w:rPr>
        <w:t>H2 male</w:t>
      </w:r>
      <w:r w:rsidR="00E7666B">
        <w:rPr>
          <w:color w:val="000000" w:themeColor="text1"/>
          <w:szCs w:val="24"/>
        </w:rPr>
        <w:t>s</w:t>
      </w:r>
      <w:r w:rsidR="009D6E64">
        <w:rPr>
          <w:color w:val="000000" w:themeColor="text1"/>
          <w:szCs w:val="24"/>
        </w:rPr>
        <w:t xml:space="preserve"> </w:t>
      </w:r>
      <w:r w:rsidR="003A17D3">
        <w:rPr>
          <w:color w:val="000000" w:themeColor="text1"/>
          <w:szCs w:val="24"/>
        </w:rPr>
        <w:t xml:space="preserve">as </w:t>
      </w:r>
      <w:r w:rsidR="009D6E64">
        <w:rPr>
          <w:color w:val="000000" w:themeColor="text1"/>
          <w:szCs w:val="24"/>
        </w:rPr>
        <w:t>female</w:t>
      </w:r>
      <w:r w:rsidR="00E7666B">
        <w:rPr>
          <w:color w:val="000000" w:themeColor="text1"/>
          <w:szCs w:val="24"/>
        </w:rPr>
        <w:t>s</w:t>
      </w:r>
      <w:r w:rsidR="001F738D" w:rsidRPr="008E4382">
        <w:rPr>
          <w:color w:val="000000" w:themeColor="text1"/>
          <w:szCs w:val="24"/>
        </w:rPr>
        <w:t xml:space="preserve"> </w:t>
      </w:r>
      <w:r w:rsidR="00454F8A">
        <w:rPr>
          <w:color w:val="000000" w:themeColor="text1"/>
          <w:szCs w:val="24"/>
        </w:rPr>
        <w:t xml:space="preserve">for </w:t>
      </w:r>
      <w:r w:rsidR="00B978B9">
        <w:rPr>
          <w:color w:val="000000" w:themeColor="text1"/>
          <w:szCs w:val="24"/>
        </w:rPr>
        <w:t xml:space="preserve">autosomal genes </w:t>
      </w:r>
      <w:r w:rsidR="001F738D" w:rsidRPr="008E4382">
        <w:rPr>
          <w:color w:val="000000" w:themeColor="text1"/>
          <w:szCs w:val="24"/>
        </w:rPr>
        <w:t>(n</w:t>
      </w:r>
      <w:r w:rsidR="001F738D" w:rsidRPr="008E4382">
        <w:rPr>
          <w:color w:val="000000" w:themeColor="text1"/>
          <w:szCs w:val="24"/>
          <w:vertAlign w:val="subscript"/>
        </w:rPr>
        <w:t>FS</w:t>
      </w:r>
      <w:r w:rsidR="001F738D" w:rsidRPr="008E4382">
        <w:rPr>
          <w:color w:val="000000" w:themeColor="text1"/>
          <w:szCs w:val="24"/>
        </w:rPr>
        <w:t xml:space="preserve"> = 169 or ~1%; n</w:t>
      </w:r>
      <w:r w:rsidR="001F738D" w:rsidRPr="008E4382">
        <w:rPr>
          <w:color w:val="000000" w:themeColor="text1"/>
          <w:szCs w:val="24"/>
          <w:vertAlign w:val="subscript"/>
        </w:rPr>
        <w:t>MS</w:t>
      </w:r>
      <w:r w:rsidR="001F738D" w:rsidRPr="008E4382">
        <w:rPr>
          <w:color w:val="000000" w:themeColor="text1"/>
          <w:szCs w:val="24"/>
        </w:rPr>
        <w:t xml:space="preserve"> = 841 or ~7%) (Figure 5C, D, E) (Table 2)</w:t>
      </w:r>
      <w:r w:rsidR="00427A03">
        <w:rPr>
          <w:color w:val="000000" w:themeColor="text1"/>
          <w:szCs w:val="24"/>
        </w:rPr>
        <w:t xml:space="preserve">. </w:t>
      </w:r>
      <w:bookmarkEnd w:id="35"/>
      <w:r w:rsidR="00267CF8" w:rsidRPr="008E4382">
        <w:rPr>
          <w:color w:val="000000" w:themeColor="text1"/>
          <w:szCs w:val="24"/>
        </w:rPr>
        <w:t xml:space="preserve">Among the genes showing </w:t>
      </w:r>
      <w:r w:rsidR="00ED0BD0">
        <w:rPr>
          <w:color w:val="000000" w:themeColor="text1"/>
          <w:szCs w:val="24"/>
        </w:rPr>
        <w:t xml:space="preserve">any form of </w:t>
      </w:r>
      <w:r w:rsidR="00267CF8" w:rsidRPr="008E4382">
        <w:rPr>
          <w:color w:val="000000" w:themeColor="text1"/>
          <w:szCs w:val="24"/>
        </w:rPr>
        <w:t xml:space="preserve">regulatory divergence, males expressed ~5.5-fold more genes with </w:t>
      </w:r>
      <w:r w:rsidR="00267CF8" w:rsidRPr="00451BC4">
        <w:rPr>
          <w:i/>
          <w:iCs/>
          <w:color w:val="000000" w:themeColor="text1"/>
          <w:szCs w:val="24"/>
        </w:rPr>
        <w:t>cis</w:t>
      </w:r>
      <w:r w:rsidR="00267CF8" w:rsidRPr="008E4382">
        <w:rPr>
          <w:i/>
          <w:iCs/>
          <w:color w:val="000000" w:themeColor="text1"/>
          <w:szCs w:val="24"/>
        </w:rPr>
        <w:t xml:space="preserve">-trans </w:t>
      </w:r>
      <w:r w:rsidR="00267CF8" w:rsidRPr="008E4382">
        <w:rPr>
          <w:color w:val="000000" w:themeColor="text1"/>
          <w:szCs w:val="24"/>
        </w:rPr>
        <w:t xml:space="preserve">compensatory divergence than the female transcriptome, consistent with H2 soma </w:t>
      </w:r>
      <w:r w:rsidR="0003693D">
        <w:rPr>
          <w:color w:val="000000" w:themeColor="text1"/>
          <w:szCs w:val="24"/>
        </w:rPr>
        <w:t xml:space="preserve">patterns </w:t>
      </w:r>
      <w:r w:rsidR="00267CF8" w:rsidRPr="008E4382">
        <w:rPr>
          <w:color w:val="000000" w:themeColor="text1"/>
          <w:szCs w:val="24"/>
        </w:rPr>
        <w:t>(n</w:t>
      </w:r>
      <w:r w:rsidR="00267CF8" w:rsidRPr="008E4382">
        <w:rPr>
          <w:color w:val="000000" w:themeColor="text1"/>
          <w:szCs w:val="24"/>
          <w:vertAlign w:val="subscript"/>
        </w:rPr>
        <w:t>FG, Compensat</w:t>
      </w:r>
      <w:r w:rsidR="00CD77CC">
        <w:rPr>
          <w:color w:val="000000" w:themeColor="text1"/>
          <w:szCs w:val="24"/>
          <w:vertAlign w:val="subscript"/>
        </w:rPr>
        <w:t>o</w:t>
      </w:r>
      <w:r w:rsidR="00267CF8" w:rsidRPr="008E4382">
        <w:rPr>
          <w:color w:val="000000" w:themeColor="text1"/>
          <w:szCs w:val="24"/>
          <w:vertAlign w:val="subscript"/>
        </w:rPr>
        <w:t>ry</w:t>
      </w:r>
      <w:r w:rsidR="00267CF8" w:rsidRPr="008E4382">
        <w:rPr>
          <w:color w:val="000000" w:themeColor="text1"/>
          <w:szCs w:val="24"/>
        </w:rPr>
        <w:t xml:space="preserve"> = 169 or ~1%; n</w:t>
      </w:r>
      <w:r w:rsidR="00267CF8" w:rsidRPr="008E4382">
        <w:rPr>
          <w:color w:val="000000" w:themeColor="text1"/>
          <w:szCs w:val="24"/>
          <w:vertAlign w:val="subscript"/>
        </w:rPr>
        <w:t>MG, Compensatory</w:t>
      </w:r>
      <w:r w:rsidR="00267CF8" w:rsidRPr="008E4382">
        <w:rPr>
          <w:color w:val="000000" w:themeColor="text1"/>
          <w:szCs w:val="24"/>
        </w:rPr>
        <w:t xml:space="preserve"> = 941 or ~9%) (Figure 5D, F). Furthermore, male gonad</w:t>
      </w:r>
      <w:r w:rsidR="00454F8A">
        <w:rPr>
          <w:color w:val="000000" w:themeColor="text1"/>
          <w:szCs w:val="24"/>
        </w:rPr>
        <w:t xml:space="preserve">s </w:t>
      </w:r>
      <w:r w:rsidR="00267CF8" w:rsidRPr="008E4382">
        <w:rPr>
          <w:color w:val="000000" w:themeColor="text1"/>
          <w:szCs w:val="24"/>
        </w:rPr>
        <w:t>also show</w:t>
      </w:r>
      <w:r w:rsidR="00ED0BD0">
        <w:rPr>
          <w:color w:val="000000" w:themeColor="text1"/>
          <w:szCs w:val="24"/>
        </w:rPr>
        <w:t>ed a</w:t>
      </w:r>
      <w:r w:rsidR="00267CF8" w:rsidRPr="008E4382">
        <w:rPr>
          <w:color w:val="000000" w:themeColor="text1"/>
          <w:szCs w:val="24"/>
        </w:rPr>
        <w:t xml:space="preserve"> higher abundance of genes in all other regulatory divergence categories than females, </w:t>
      </w:r>
      <w:r w:rsidR="00454F8A">
        <w:rPr>
          <w:color w:val="000000" w:themeColor="text1"/>
          <w:szCs w:val="24"/>
        </w:rPr>
        <w:t>consistent with</w:t>
      </w:r>
      <w:r w:rsidR="00267CF8" w:rsidRPr="008E4382">
        <w:rPr>
          <w:color w:val="000000" w:themeColor="text1"/>
          <w:szCs w:val="24"/>
        </w:rPr>
        <w:t xml:space="preserve"> males show</w:t>
      </w:r>
      <w:r w:rsidR="00454F8A">
        <w:rPr>
          <w:color w:val="000000" w:themeColor="text1"/>
          <w:szCs w:val="24"/>
        </w:rPr>
        <w:t>ing</w:t>
      </w:r>
      <w:r w:rsidR="00267CF8" w:rsidRPr="008E4382">
        <w:rPr>
          <w:color w:val="000000" w:themeColor="text1"/>
          <w:szCs w:val="24"/>
        </w:rPr>
        <w:t xml:space="preserve"> overall </w:t>
      </w:r>
      <w:r w:rsidR="00ED0BD0">
        <w:rPr>
          <w:color w:val="000000" w:themeColor="text1"/>
          <w:szCs w:val="24"/>
        </w:rPr>
        <w:t>more extensive</w:t>
      </w:r>
      <w:r w:rsidR="00ED0BD0" w:rsidRPr="008E4382">
        <w:rPr>
          <w:color w:val="000000" w:themeColor="text1"/>
          <w:szCs w:val="24"/>
        </w:rPr>
        <w:t xml:space="preserve"> </w:t>
      </w:r>
      <w:r w:rsidR="00267CF8" w:rsidRPr="008E4382">
        <w:rPr>
          <w:color w:val="000000" w:themeColor="text1"/>
          <w:szCs w:val="24"/>
        </w:rPr>
        <w:t>regulatory divergence than females (Figure 5D, F; Table 2).</w:t>
      </w:r>
      <w:r w:rsidR="00E60935">
        <w:rPr>
          <w:color w:val="000000" w:themeColor="text1"/>
          <w:szCs w:val="24"/>
        </w:rPr>
        <w:t xml:space="preserve"> </w:t>
      </w:r>
      <w:r w:rsidR="00CD77CC">
        <w:rPr>
          <w:color w:val="000000" w:themeColor="text1"/>
          <w:szCs w:val="24"/>
        </w:rPr>
        <w:t xml:space="preserve">In the case of </w:t>
      </w:r>
      <w:r w:rsidR="00CD77CC" w:rsidRPr="008E4382">
        <w:rPr>
          <w:color w:val="000000" w:themeColor="text1"/>
          <w:szCs w:val="24"/>
        </w:rPr>
        <w:t>autosomal genes with conserved regulation</w:t>
      </w:r>
      <w:r w:rsidR="00CD77CC" w:rsidRPr="003A52D0">
        <w:rPr>
          <w:color w:val="000000" w:themeColor="text1"/>
          <w:szCs w:val="24"/>
        </w:rPr>
        <w:t xml:space="preserve"> </w:t>
      </w:r>
      <w:r w:rsidR="00CD77CC">
        <w:rPr>
          <w:color w:val="000000" w:themeColor="text1"/>
          <w:szCs w:val="24"/>
        </w:rPr>
        <w:t>for gonad tissue samples, by contrast,</w:t>
      </w:r>
      <w:r w:rsidR="00CD77CC" w:rsidRPr="008E4382">
        <w:rPr>
          <w:color w:val="000000" w:themeColor="text1"/>
          <w:szCs w:val="24"/>
        </w:rPr>
        <w:t xml:space="preserve"> </w:t>
      </w:r>
      <w:r w:rsidR="00CD77CC">
        <w:rPr>
          <w:color w:val="000000" w:themeColor="text1"/>
          <w:szCs w:val="24"/>
        </w:rPr>
        <w:t xml:space="preserve">female H2 hybrids had </w:t>
      </w:r>
      <w:r w:rsidR="00CD77CC" w:rsidRPr="008E4382">
        <w:rPr>
          <w:color w:val="000000" w:themeColor="text1"/>
          <w:szCs w:val="24"/>
        </w:rPr>
        <w:t xml:space="preserve">~1.4-fold </w:t>
      </w:r>
      <w:r w:rsidR="00CD77CC">
        <w:rPr>
          <w:color w:val="000000" w:themeColor="text1"/>
          <w:szCs w:val="24"/>
        </w:rPr>
        <w:t>more</w:t>
      </w:r>
      <w:r w:rsidR="00CD77CC" w:rsidRPr="008E4382">
        <w:rPr>
          <w:color w:val="000000" w:themeColor="text1"/>
          <w:szCs w:val="24"/>
        </w:rPr>
        <w:t xml:space="preserve"> than males</w:t>
      </w:r>
      <w:r w:rsidR="00CD77CC">
        <w:rPr>
          <w:color w:val="000000" w:themeColor="text1"/>
          <w:szCs w:val="24"/>
        </w:rPr>
        <w:t xml:space="preserve">, similar to soma tissue </w:t>
      </w:r>
      <w:r w:rsidR="00CD77CC" w:rsidRPr="008E4382">
        <w:rPr>
          <w:color w:val="000000" w:themeColor="text1"/>
          <w:szCs w:val="24"/>
        </w:rPr>
        <w:t>(n</w:t>
      </w:r>
      <w:r w:rsidR="00CD77CC" w:rsidRPr="008E4382">
        <w:rPr>
          <w:color w:val="000000" w:themeColor="text1"/>
          <w:szCs w:val="24"/>
          <w:vertAlign w:val="subscript"/>
        </w:rPr>
        <w:t>FG</w:t>
      </w:r>
      <w:r w:rsidR="00CD77CC" w:rsidRPr="008E4382">
        <w:rPr>
          <w:color w:val="000000" w:themeColor="text1"/>
          <w:szCs w:val="24"/>
        </w:rPr>
        <w:t xml:space="preserve"> = 5311 or ~50%; n</w:t>
      </w:r>
      <w:r w:rsidR="00CD77CC" w:rsidRPr="008E4382">
        <w:rPr>
          <w:color w:val="000000" w:themeColor="text1"/>
          <w:szCs w:val="24"/>
          <w:vertAlign w:val="subscript"/>
        </w:rPr>
        <w:t>MG</w:t>
      </w:r>
      <w:r w:rsidR="00CD77CC" w:rsidRPr="008E4382">
        <w:rPr>
          <w:color w:val="000000" w:themeColor="text1"/>
          <w:szCs w:val="24"/>
        </w:rPr>
        <w:t xml:space="preserve"> = 3754 or ~36%) (Figure 5D, F) (Table 2).</w:t>
      </w:r>
      <w:r w:rsidR="00CD77CC">
        <w:rPr>
          <w:color w:val="000000" w:themeColor="text1"/>
          <w:szCs w:val="24"/>
        </w:rPr>
        <w:t xml:space="preserve"> </w:t>
      </w:r>
      <w:r w:rsidR="0003693D" w:rsidRPr="008E4382">
        <w:rPr>
          <w:color w:val="000000" w:themeColor="text1"/>
          <w:szCs w:val="24"/>
        </w:rPr>
        <w:t xml:space="preserve">The disproportionate abundance of compensating </w:t>
      </w:r>
      <w:r w:rsidR="0003693D" w:rsidRPr="00451BC4">
        <w:rPr>
          <w:i/>
          <w:iCs/>
          <w:color w:val="000000" w:themeColor="text1"/>
          <w:szCs w:val="24"/>
        </w:rPr>
        <w:t>cis</w:t>
      </w:r>
      <w:r w:rsidR="0003693D" w:rsidRPr="008E4382">
        <w:rPr>
          <w:i/>
          <w:iCs/>
          <w:color w:val="000000" w:themeColor="text1"/>
          <w:szCs w:val="24"/>
        </w:rPr>
        <w:t>-trans</w:t>
      </w:r>
      <w:r w:rsidR="0003693D" w:rsidRPr="008E4382">
        <w:rPr>
          <w:color w:val="000000" w:themeColor="text1"/>
          <w:szCs w:val="24"/>
        </w:rPr>
        <w:t xml:space="preserve"> differences evident in males </w:t>
      </w:r>
      <w:r w:rsidR="0071552B" w:rsidRPr="008E4382">
        <w:rPr>
          <w:color w:val="000000" w:themeColor="text1"/>
          <w:szCs w:val="24"/>
        </w:rPr>
        <w:t xml:space="preserve">compared to females </w:t>
      </w:r>
      <w:r w:rsidR="0003693D" w:rsidRPr="008E4382">
        <w:rPr>
          <w:color w:val="000000" w:themeColor="text1"/>
          <w:szCs w:val="24"/>
        </w:rPr>
        <w:t>for both hybrid crosses</w:t>
      </w:r>
      <w:r w:rsidR="00FE7A5A">
        <w:rPr>
          <w:color w:val="000000" w:themeColor="text1"/>
          <w:szCs w:val="24"/>
        </w:rPr>
        <w:t xml:space="preserve"> and </w:t>
      </w:r>
      <w:r w:rsidR="0003693D">
        <w:rPr>
          <w:color w:val="000000" w:themeColor="text1"/>
          <w:szCs w:val="24"/>
        </w:rPr>
        <w:t>in both tissues</w:t>
      </w:r>
      <w:r w:rsidR="0003693D" w:rsidRPr="008E4382">
        <w:rPr>
          <w:color w:val="000000" w:themeColor="text1"/>
          <w:szCs w:val="24"/>
        </w:rPr>
        <w:t xml:space="preserve"> shows that </w:t>
      </w:r>
      <w:r w:rsidR="0003693D" w:rsidRPr="00451BC4">
        <w:rPr>
          <w:i/>
          <w:iCs/>
          <w:color w:val="000000" w:themeColor="text1"/>
          <w:szCs w:val="24"/>
        </w:rPr>
        <w:t>cis</w:t>
      </w:r>
      <w:r w:rsidR="0003693D" w:rsidRPr="008E4382">
        <w:rPr>
          <w:color w:val="000000" w:themeColor="text1"/>
          <w:szCs w:val="24"/>
        </w:rPr>
        <w:t>-</w:t>
      </w:r>
      <w:r w:rsidR="0003693D" w:rsidRPr="008E4382">
        <w:rPr>
          <w:i/>
          <w:iCs/>
          <w:color w:val="000000" w:themeColor="text1"/>
          <w:szCs w:val="24"/>
        </w:rPr>
        <w:t>trans</w:t>
      </w:r>
      <w:r w:rsidR="0003693D" w:rsidRPr="008E4382">
        <w:rPr>
          <w:color w:val="000000" w:themeColor="text1"/>
          <w:szCs w:val="24"/>
        </w:rPr>
        <w:t xml:space="preserve"> compensatory </w:t>
      </w:r>
      <w:r w:rsidR="00FE7A5A">
        <w:rPr>
          <w:color w:val="000000" w:themeColor="text1"/>
          <w:szCs w:val="24"/>
        </w:rPr>
        <w:t>evolution</w:t>
      </w:r>
      <w:r w:rsidR="00FE7A5A" w:rsidRPr="008E4382">
        <w:rPr>
          <w:color w:val="000000" w:themeColor="text1"/>
          <w:szCs w:val="24"/>
        </w:rPr>
        <w:t xml:space="preserve"> </w:t>
      </w:r>
      <w:r w:rsidR="0003693D" w:rsidRPr="008E4382">
        <w:rPr>
          <w:color w:val="000000" w:themeColor="text1"/>
          <w:szCs w:val="24"/>
        </w:rPr>
        <w:t xml:space="preserve">is likely driving key </w:t>
      </w:r>
      <w:r w:rsidR="00FE7A5A">
        <w:rPr>
          <w:color w:val="000000" w:themeColor="text1"/>
          <w:szCs w:val="24"/>
        </w:rPr>
        <w:t xml:space="preserve">sex </w:t>
      </w:r>
      <w:r w:rsidR="0003693D" w:rsidRPr="008E4382">
        <w:rPr>
          <w:color w:val="000000" w:themeColor="text1"/>
          <w:szCs w:val="24"/>
        </w:rPr>
        <w:t>differences in gene regulat</w:t>
      </w:r>
      <w:r w:rsidR="00FE7A5A">
        <w:rPr>
          <w:color w:val="000000" w:themeColor="text1"/>
          <w:szCs w:val="24"/>
        </w:rPr>
        <w:t>ory controls</w:t>
      </w:r>
      <w:r w:rsidR="0003693D" w:rsidRPr="008E4382">
        <w:rPr>
          <w:color w:val="000000" w:themeColor="text1"/>
          <w:szCs w:val="24"/>
        </w:rPr>
        <w:t xml:space="preserve">. </w:t>
      </w:r>
    </w:p>
    <w:p w14:paraId="78E221AC" w14:textId="2D4773DE" w:rsidR="00AD22D5" w:rsidRDefault="00946399" w:rsidP="00662E34">
      <w:pPr>
        <w:spacing w:line="276" w:lineRule="auto"/>
        <w:rPr>
          <w:color w:val="000000" w:themeColor="text1"/>
          <w:szCs w:val="24"/>
        </w:rPr>
      </w:pPr>
      <w:r w:rsidRPr="008E4382">
        <w:rPr>
          <w:color w:val="000000" w:themeColor="text1"/>
          <w:szCs w:val="24"/>
        </w:rPr>
        <w:lastRenderedPageBreak/>
        <w:t xml:space="preserve">Differences in regulatory divergence patterns between males and females could be attributed to the varying effects of X-linked genes on each sex, as male (XO) and female (XX) </w:t>
      </w:r>
      <w:r w:rsidR="001763F9" w:rsidRPr="003134C2">
        <w:rPr>
          <w:i/>
          <w:iCs/>
          <w:color w:val="000000" w:themeColor="text1"/>
          <w:szCs w:val="24"/>
        </w:rPr>
        <w:t>Caenorhabditis</w:t>
      </w:r>
      <w:r w:rsidRPr="008E4382">
        <w:rPr>
          <w:color w:val="000000" w:themeColor="text1"/>
          <w:szCs w:val="24"/>
        </w:rPr>
        <w:t xml:space="preserve"> differ</w:t>
      </w:r>
      <w:r w:rsidR="001763F9">
        <w:rPr>
          <w:color w:val="000000" w:themeColor="text1"/>
          <w:szCs w:val="24"/>
        </w:rPr>
        <w:t xml:space="preserve"> in their</w:t>
      </w:r>
      <w:r w:rsidRPr="008E4382">
        <w:rPr>
          <w:color w:val="000000" w:themeColor="text1"/>
          <w:szCs w:val="24"/>
        </w:rPr>
        <w:t xml:space="preserve"> number of X-chromosome</w:t>
      </w:r>
      <w:r w:rsidR="001763F9">
        <w:rPr>
          <w:color w:val="000000" w:themeColor="text1"/>
          <w:szCs w:val="24"/>
        </w:rPr>
        <w:t xml:space="preserve"> copie</w:t>
      </w:r>
      <w:r w:rsidRPr="008E4382">
        <w:rPr>
          <w:color w:val="000000" w:themeColor="text1"/>
          <w:szCs w:val="24"/>
        </w:rPr>
        <w:t xml:space="preserve">s. Due to the hemizygous nature of </w:t>
      </w:r>
      <w:r w:rsidR="001763F9">
        <w:rPr>
          <w:color w:val="000000" w:themeColor="text1"/>
          <w:szCs w:val="24"/>
        </w:rPr>
        <w:t xml:space="preserve">the </w:t>
      </w:r>
      <w:r w:rsidRPr="008E4382">
        <w:rPr>
          <w:color w:val="000000" w:themeColor="text1"/>
          <w:szCs w:val="24"/>
        </w:rPr>
        <w:t xml:space="preserve">X-chromosome in males, </w:t>
      </w:r>
      <w:r w:rsidR="00C50A99">
        <w:rPr>
          <w:color w:val="000000" w:themeColor="text1"/>
          <w:szCs w:val="24"/>
        </w:rPr>
        <w:t>we</w:t>
      </w:r>
      <w:r w:rsidRPr="008E4382">
        <w:rPr>
          <w:color w:val="000000" w:themeColor="text1"/>
          <w:szCs w:val="24"/>
        </w:rPr>
        <w:t xml:space="preserve"> used a modified </w:t>
      </w:r>
      <w:r w:rsidR="00D8604C">
        <w:rPr>
          <w:color w:val="000000" w:themeColor="text1"/>
          <w:szCs w:val="24"/>
        </w:rPr>
        <w:t xml:space="preserve">classification </w:t>
      </w:r>
      <w:r w:rsidRPr="008E4382">
        <w:rPr>
          <w:color w:val="000000" w:themeColor="text1"/>
          <w:szCs w:val="24"/>
        </w:rPr>
        <w:t xml:space="preserve">scheme based on gene expression inheritance following </w:t>
      </w:r>
      <w:r w:rsidRPr="008E4382">
        <w:rPr>
          <w:color w:val="000000" w:themeColor="text1"/>
          <w:szCs w:val="24"/>
        </w:rPr>
        <w:fldChar w:fldCharType="begin"/>
      </w:r>
      <w:r w:rsidRPr="008E4382">
        <w:rPr>
          <w:color w:val="000000" w:themeColor="text1"/>
          <w:szCs w:val="24"/>
        </w:rPr>
        <w:instrText xml:space="preserve"> ADDIN ZOTERO_ITEM CSL_CITATION {"citationID":"H7YE13ow","properties":{"formattedCitation":"(S\\uc0\\u225{}nchez-Ram\\uc0\\u237{}rez et al. 2021)","plainCitation":"(Sánchez-Ramírez et al. 2021)","dontUpdate":true,"noteIndex":0},"citationItems":[{"id":325,"uris":["http://zotero.org/users/9504344/items/VQAAKTRI"],"itemData":{"id":325,"type":"article-journal","abstract":"When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Pr="008E4382">
        <w:rPr>
          <w:color w:val="000000" w:themeColor="text1"/>
        </w:rPr>
        <w:t>Sánchez-Ramírez et al. (2021)</w:t>
      </w:r>
      <w:r w:rsidRPr="008E4382">
        <w:rPr>
          <w:color w:val="000000" w:themeColor="text1"/>
          <w:szCs w:val="24"/>
        </w:rPr>
        <w:fldChar w:fldCharType="end"/>
      </w:r>
      <w:r w:rsidRPr="008E4382">
        <w:rPr>
          <w:color w:val="000000" w:themeColor="text1"/>
          <w:szCs w:val="24"/>
        </w:rPr>
        <w:t xml:space="preserve"> (see </w:t>
      </w:r>
      <w:r w:rsidR="00FB3F26">
        <w:rPr>
          <w:color w:val="000000" w:themeColor="text1"/>
          <w:szCs w:val="24"/>
        </w:rPr>
        <w:t>M</w:t>
      </w:r>
      <w:r w:rsidR="00FB3F26" w:rsidRPr="008E4382">
        <w:rPr>
          <w:color w:val="000000" w:themeColor="text1"/>
          <w:szCs w:val="24"/>
        </w:rPr>
        <w:t>ethods</w:t>
      </w:r>
      <w:r w:rsidRPr="008E4382">
        <w:rPr>
          <w:color w:val="000000" w:themeColor="text1"/>
          <w:szCs w:val="24"/>
        </w:rPr>
        <w:t xml:space="preserve">) to </w:t>
      </w:r>
      <w:r w:rsidR="00D8604C">
        <w:rPr>
          <w:color w:val="000000" w:themeColor="text1"/>
          <w:szCs w:val="24"/>
        </w:rPr>
        <w:t>categorize</w:t>
      </w:r>
      <w:r w:rsidR="00D8604C" w:rsidRPr="008E4382">
        <w:rPr>
          <w:color w:val="000000" w:themeColor="text1"/>
          <w:szCs w:val="24"/>
        </w:rPr>
        <w:t xml:space="preserve"> </w:t>
      </w:r>
      <w:r w:rsidRPr="008E4382">
        <w:rPr>
          <w:color w:val="000000" w:themeColor="text1"/>
          <w:szCs w:val="24"/>
        </w:rPr>
        <w:t xml:space="preserve">X-linked genes </w:t>
      </w:r>
      <w:r w:rsidR="00D8604C">
        <w:rPr>
          <w:color w:val="000000" w:themeColor="text1"/>
          <w:szCs w:val="24"/>
        </w:rPr>
        <w:t>as</w:t>
      </w:r>
      <w:r w:rsidR="00D8604C" w:rsidRPr="008E4382">
        <w:rPr>
          <w:color w:val="000000" w:themeColor="text1"/>
          <w:szCs w:val="24"/>
        </w:rPr>
        <w:t xml:space="preserve"> </w:t>
      </w:r>
      <w:r w:rsidRPr="00451BC4">
        <w:rPr>
          <w:i/>
          <w:iCs/>
          <w:color w:val="000000" w:themeColor="text1"/>
          <w:szCs w:val="24"/>
        </w:rPr>
        <w:t>cis</w:t>
      </w:r>
      <w:r w:rsidRPr="008E4382">
        <w:rPr>
          <w:color w:val="000000" w:themeColor="text1"/>
          <w:szCs w:val="24"/>
        </w:rPr>
        <w:t xml:space="preserve">-only*, </w:t>
      </w:r>
      <w:r w:rsidRPr="008E4382">
        <w:rPr>
          <w:i/>
          <w:iCs/>
          <w:color w:val="000000" w:themeColor="text1"/>
          <w:szCs w:val="24"/>
        </w:rPr>
        <w:t>trans</w:t>
      </w:r>
      <w:r w:rsidRPr="008E4382">
        <w:rPr>
          <w:color w:val="000000" w:themeColor="text1"/>
          <w:szCs w:val="24"/>
        </w:rPr>
        <w:t>-only*</w:t>
      </w:r>
      <w:r w:rsidR="00D8604C">
        <w:rPr>
          <w:color w:val="000000" w:themeColor="text1"/>
          <w:szCs w:val="24"/>
        </w:rPr>
        <w:t>,</w:t>
      </w:r>
      <w:r w:rsidRPr="008E4382">
        <w:rPr>
          <w:color w:val="000000" w:themeColor="text1"/>
          <w:szCs w:val="24"/>
        </w:rPr>
        <w:t xml:space="preserve"> and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w:t>
      </w:r>
      <w:r w:rsidR="00D8604C">
        <w:rPr>
          <w:color w:val="000000" w:themeColor="text1"/>
          <w:szCs w:val="24"/>
        </w:rPr>
        <w:t>,</w:t>
      </w:r>
      <w:r w:rsidRPr="008E4382">
        <w:rPr>
          <w:color w:val="000000" w:themeColor="text1"/>
          <w:szCs w:val="24"/>
        </w:rPr>
        <w:t xml:space="preserve"> as well as conserved and “other” </w:t>
      </w:r>
      <w:r w:rsidR="00325A3D">
        <w:rPr>
          <w:color w:val="000000" w:themeColor="text1"/>
          <w:szCs w:val="24"/>
        </w:rPr>
        <w:t>[</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(enhancing), </w:t>
      </w:r>
      <w:r w:rsidRPr="008E4382">
        <w:rPr>
          <w:i/>
          <w:iCs/>
          <w:color w:val="000000" w:themeColor="text1"/>
          <w:szCs w:val="24"/>
        </w:rPr>
        <w:t>cis</w:t>
      </w:r>
      <w:r w:rsidR="00E8045D">
        <w:rPr>
          <w:i/>
          <w:iCs/>
          <w:color w:val="000000" w:themeColor="text1"/>
          <w:szCs w:val="24"/>
        </w:rPr>
        <w:t>×</w:t>
      </w:r>
      <w:r w:rsidRPr="008E4382">
        <w:rPr>
          <w:i/>
          <w:iCs/>
          <w:color w:val="000000" w:themeColor="text1"/>
          <w:szCs w:val="24"/>
        </w:rPr>
        <w:t>trans</w:t>
      </w:r>
      <w:r w:rsidRPr="008E4382">
        <w:rPr>
          <w:color w:val="000000" w:themeColor="text1"/>
          <w:szCs w:val="24"/>
        </w:rPr>
        <w:t xml:space="preserve"> (compensatory), ambiguous</w:t>
      </w:r>
      <w:r w:rsidR="00325A3D">
        <w:rPr>
          <w:color w:val="000000" w:themeColor="text1"/>
          <w:szCs w:val="24"/>
        </w:rPr>
        <w:t>]</w:t>
      </w:r>
      <w:r w:rsidR="00325A3D" w:rsidRPr="008E4382">
        <w:rPr>
          <w:color w:val="000000" w:themeColor="text1"/>
          <w:szCs w:val="24"/>
        </w:rPr>
        <w:t xml:space="preserve">. </w:t>
      </w:r>
      <w:r w:rsidRPr="008E4382">
        <w:rPr>
          <w:color w:val="000000" w:themeColor="text1"/>
          <w:szCs w:val="24"/>
        </w:rPr>
        <w:t xml:space="preserve">The use of modified criteria for classifying X-linked genes is indicated by the asterisks (*), </w:t>
      </w:r>
      <w:r w:rsidR="00D8604C">
        <w:rPr>
          <w:color w:val="000000" w:themeColor="text1"/>
          <w:szCs w:val="24"/>
        </w:rPr>
        <w:t>although</w:t>
      </w:r>
      <w:r w:rsidRPr="008E4382">
        <w:rPr>
          <w:color w:val="000000" w:themeColor="text1"/>
          <w:szCs w:val="24"/>
        </w:rPr>
        <w:t xml:space="preserve"> this re-categorization is conceptually consistent with </w:t>
      </w:r>
      <w:r w:rsidR="00D8604C">
        <w:rPr>
          <w:color w:val="000000" w:themeColor="text1"/>
          <w:szCs w:val="24"/>
        </w:rPr>
        <w:t xml:space="preserve">the </w:t>
      </w:r>
      <w:r w:rsidRPr="008E4382">
        <w:rPr>
          <w:color w:val="000000" w:themeColor="text1"/>
          <w:szCs w:val="24"/>
        </w:rPr>
        <w:t xml:space="preserve">categories defined in females. </w:t>
      </w:r>
      <w:r w:rsidR="003C4F81">
        <w:rPr>
          <w:color w:val="000000" w:themeColor="text1"/>
          <w:szCs w:val="24"/>
        </w:rPr>
        <w:t xml:space="preserve">In line with patterns observed </w:t>
      </w:r>
      <w:r w:rsidR="00C10480">
        <w:rPr>
          <w:color w:val="000000" w:themeColor="text1"/>
          <w:szCs w:val="24"/>
        </w:rPr>
        <w:t xml:space="preserve">for </w:t>
      </w:r>
      <w:r w:rsidR="003C4F81">
        <w:rPr>
          <w:color w:val="000000" w:themeColor="text1"/>
          <w:szCs w:val="24"/>
        </w:rPr>
        <w:t xml:space="preserve">autosomes, </w:t>
      </w:r>
      <w:r w:rsidR="00E44B97" w:rsidRPr="008E4382">
        <w:rPr>
          <w:color w:val="000000" w:themeColor="text1"/>
          <w:szCs w:val="24"/>
        </w:rPr>
        <w:t>X-chromosomes</w:t>
      </w:r>
      <w:r w:rsidR="00E44B97" w:rsidRPr="00C10480">
        <w:rPr>
          <w:color w:val="000000" w:themeColor="text1"/>
          <w:szCs w:val="24"/>
        </w:rPr>
        <w:t xml:space="preserve"> </w:t>
      </w:r>
      <w:r w:rsidR="00E44B97">
        <w:rPr>
          <w:color w:val="000000" w:themeColor="text1"/>
          <w:szCs w:val="24"/>
        </w:rPr>
        <w:t xml:space="preserve">were </w:t>
      </w:r>
      <w:r w:rsidR="00E44B97" w:rsidRPr="008E4382">
        <w:rPr>
          <w:color w:val="000000" w:themeColor="text1"/>
          <w:szCs w:val="24"/>
        </w:rPr>
        <w:t>2-</w:t>
      </w:r>
      <w:r w:rsidR="00E44B97">
        <w:rPr>
          <w:color w:val="000000" w:themeColor="text1"/>
          <w:szCs w:val="24"/>
        </w:rPr>
        <w:t>to-</w:t>
      </w:r>
      <w:r w:rsidR="00E44B97" w:rsidRPr="008E4382">
        <w:rPr>
          <w:color w:val="000000" w:themeColor="text1"/>
          <w:szCs w:val="24"/>
        </w:rPr>
        <w:t>3-fold enrich</w:t>
      </w:r>
      <w:r w:rsidR="00E44B97">
        <w:rPr>
          <w:color w:val="000000" w:themeColor="text1"/>
          <w:szCs w:val="24"/>
        </w:rPr>
        <w:t>ed for</w:t>
      </w:r>
      <w:r w:rsidR="00E44B97" w:rsidRPr="008E4382">
        <w:rPr>
          <w:color w:val="000000" w:themeColor="text1"/>
          <w:szCs w:val="24"/>
        </w:rPr>
        <w:t xml:space="preserve"> </w:t>
      </w:r>
      <w:r w:rsidR="003C4F81">
        <w:rPr>
          <w:color w:val="000000" w:themeColor="text1"/>
          <w:szCs w:val="24"/>
        </w:rPr>
        <w:t>g</w:t>
      </w:r>
      <w:r w:rsidRPr="008E4382">
        <w:rPr>
          <w:color w:val="000000" w:themeColor="text1"/>
          <w:szCs w:val="24"/>
        </w:rPr>
        <w:t xml:space="preserve">enes displaying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divergence </w:t>
      </w:r>
      <w:r w:rsidR="00E44B97">
        <w:rPr>
          <w:color w:val="000000" w:themeColor="text1"/>
          <w:szCs w:val="24"/>
        </w:rPr>
        <w:t>from</w:t>
      </w:r>
      <w:r w:rsidR="00C10480" w:rsidRPr="008E4382">
        <w:rPr>
          <w:color w:val="000000" w:themeColor="text1"/>
          <w:szCs w:val="24"/>
        </w:rPr>
        <w:t xml:space="preserve"> male</w:t>
      </w:r>
      <w:r w:rsidR="00C10480">
        <w:rPr>
          <w:color w:val="000000" w:themeColor="text1"/>
          <w:szCs w:val="24"/>
        </w:rPr>
        <w:t xml:space="preserve"> </w:t>
      </w:r>
      <w:r w:rsidR="00E44B97">
        <w:rPr>
          <w:color w:val="000000" w:themeColor="text1"/>
          <w:szCs w:val="24"/>
        </w:rPr>
        <w:t xml:space="preserve">transcriptomes </w:t>
      </w:r>
      <w:r w:rsidR="00C10480">
        <w:rPr>
          <w:color w:val="000000" w:themeColor="text1"/>
          <w:szCs w:val="24"/>
        </w:rPr>
        <w:t xml:space="preserve">versus </w:t>
      </w:r>
      <w:r w:rsidR="00E44B97">
        <w:rPr>
          <w:color w:val="000000" w:themeColor="text1"/>
          <w:szCs w:val="24"/>
        </w:rPr>
        <w:t>female transcriptomes</w:t>
      </w:r>
      <w:r w:rsidR="00E44B97" w:rsidRPr="008E4382">
        <w:rPr>
          <w:color w:val="000000" w:themeColor="text1"/>
          <w:szCs w:val="24"/>
        </w:rPr>
        <w:t xml:space="preserve"> </w:t>
      </w:r>
      <w:r w:rsidR="00E44B97">
        <w:rPr>
          <w:color w:val="000000" w:themeColor="text1"/>
          <w:szCs w:val="24"/>
        </w:rPr>
        <w:t xml:space="preserve">showing </w:t>
      </w:r>
      <w:r w:rsidRPr="008E4382">
        <w:rPr>
          <w:color w:val="000000" w:themeColor="text1"/>
          <w:szCs w:val="24"/>
        </w:rPr>
        <w:t xml:space="preserve">1.6-fold to 2-fold </w:t>
      </w:r>
      <w:r w:rsidR="00C10480" w:rsidRPr="008E4382">
        <w:rPr>
          <w:color w:val="000000" w:themeColor="text1"/>
          <w:szCs w:val="24"/>
        </w:rPr>
        <w:t>underrepresent</w:t>
      </w:r>
      <w:r w:rsidR="00C10480">
        <w:rPr>
          <w:color w:val="000000" w:themeColor="text1"/>
          <w:szCs w:val="24"/>
        </w:rPr>
        <w:t>ation</w:t>
      </w:r>
      <w:r w:rsidR="00C10480" w:rsidRPr="008E4382">
        <w:rPr>
          <w:color w:val="000000" w:themeColor="text1"/>
          <w:szCs w:val="24"/>
        </w:rPr>
        <w:t xml:space="preserve"> </w:t>
      </w:r>
      <w:r w:rsidR="00E44B97">
        <w:rPr>
          <w:color w:val="000000" w:themeColor="text1"/>
          <w:szCs w:val="24"/>
        </w:rPr>
        <w:t xml:space="preserve">of such genes </w:t>
      </w:r>
      <w:r w:rsidRPr="008E4382">
        <w:rPr>
          <w:color w:val="000000" w:themeColor="text1"/>
          <w:szCs w:val="24"/>
        </w:rPr>
        <w:t>on the X-chromosome</w:t>
      </w:r>
      <w:r w:rsidR="00C10480">
        <w:rPr>
          <w:color w:val="000000" w:themeColor="text1"/>
          <w:szCs w:val="24"/>
        </w:rPr>
        <w:t xml:space="preserve"> </w:t>
      </w:r>
      <w:r w:rsidRPr="008E4382">
        <w:rPr>
          <w:color w:val="000000" w:themeColor="text1"/>
          <w:szCs w:val="24"/>
        </w:rPr>
        <w:t>(Fisher exact test, p &lt; 0.05) (Figure 7). In addition, genes displaying conserved regulation show a ~1.4</w:t>
      </w:r>
      <w:r w:rsidRPr="008E4382">
        <w:rPr>
          <w:b/>
          <w:bCs/>
          <w:color w:val="000000" w:themeColor="text1"/>
          <w:szCs w:val="24"/>
        </w:rPr>
        <w:t>-</w:t>
      </w:r>
      <w:r w:rsidRPr="008E4382">
        <w:rPr>
          <w:color w:val="000000" w:themeColor="text1"/>
          <w:szCs w:val="24"/>
        </w:rPr>
        <w:t>fold to 2-fold enrichment on the X-chromosomes in females and</w:t>
      </w:r>
      <w:r w:rsidR="003C4F81">
        <w:rPr>
          <w:color w:val="000000" w:themeColor="text1"/>
          <w:szCs w:val="24"/>
        </w:rPr>
        <w:t xml:space="preserve"> modest</w:t>
      </w:r>
      <w:r w:rsidRPr="008E4382">
        <w:rPr>
          <w:color w:val="000000" w:themeColor="text1"/>
          <w:szCs w:val="24"/>
        </w:rPr>
        <w:t xml:space="preserve"> increase in abundance on the X-chromosome in males (Figure 7)</w:t>
      </w:r>
      <w:r w:rsidR="003C4F81">
        <w:rPr>
          <w:color w:val="000000" w:themeColor="text1"/>
          <w:szCs w:val="24"/>
        </w:rPr>
        <w:t xml:space="preserve">. These patterns </w:t>
      </w:r>
      <w:r w:rsidR="006374AD">
        <w:rPr>
          <w:color w:val="000000" w:themeColor="text1"/>
          <w:szCs w:val="24"/>
        </w:rPr>
        <w:t xml:space="preserve">implicate </w:t>
      </w:r>
      <w:r w:rsidR="003C4F81" w:rsidRPr="008E4382">
        <w:rPr>
          <w:color w:val="000000" w:themeColor="text1"/>
          <w:szCs w:val="24"/>
        </w:rPr>
        <w:t>a</w:t>
      </w:r>
      <w:r w:rsidR="006374AD">
        <w:rPr>
          <w:color w:val="000000" w:themeColor="text1"/>
          <w:szCs w:val="24"/>
        </w:rPr>
        <w:t>n especially</w:t>
      </w:r>
      <w:r w:rsidR="003C4F81" w:rsidRPr="008E4382">
        <w:rPr>
          <w:color w:val="000000" w:themeColor="text1"/>
          <w:szCs w:val="24"/>
        </w:rPr>
        <w:t xml:space="preserve"> large role of </w:t>
      </w:r>
      <w:r w:rsidR="006374AD">
        <w:rPr>
          <w:color w:val="000000" w:themeColor="text1"/>
          <w:szCs w:val="24"/>
        </w:rPr>
        <w:t xml:space="preserve">the </w:t>
      </w:r>
      <w:r w:rsidR="003C4F81" w:rsidRPr="008E4382">
        <w:rPr>
          <w:color w:val="000000" w:themeColor="text1"/>
          <w:szCs w:val="24"/>
        </w:rPr>
        <w:t xml:space="preserve">X-chromosome in </w:t>
      </w:r>
      <w:r w:rsidR="003C4F81" w:rsidRPr="00451BC4">
        <w:rPr>
          <w:i/>
          <w:iCs/>
          <w:color w:val="000000" w:themeColor="text1"/>
          <w:szCs w:val="24"/>
        </w:rPr>
        <w:t>cis</w:t>
      </w:r>
      <w:r w:rsidR="003C4F81" w:rsidRPr="008E4382">
        <w:rPr>
          <w:color w:val="000000" w:themeColor="text1"/>
          <w:szCs w:val="24"/>
        </w:rPr>
        <w:t>-</w:t>
      </w:r>
      <w:r w:rsidR="003C4F81" w:rsidRPr="008E4382">
        <w:rPr>
          <w:i/>
          <w:iCs/>
          <w:color w:val="000000" w:themeColor="text1"/>
          <w:szCs w:val="24"/>
        </w:rPr>
        <w:t>trans</w:t>
      </w:r>
      <w:r w:rsidR="003C4F81" w:rsidRPr="008E4382">
        <w:rPr>
          <w:color w:val="000000" w:themeColor="text1"/>
          <w:szCs w:val="24"/>
        </w:rPr>
        <w:t xml:space="preserve"> compensatory regulatory divergence in males</w:t>
      </w:r>
      <w:r w:rsidR="006374AD">
        <w:rPr>
          <w:color w:val="000000" w:themeColor="text1"/>
          <w:szCs w:val="24"/>
        </w:rPr>
        <w:t>,</w:t>
      </w:r>
      <w:r w:rsidRPr="008E4382">
        <w:rPr>
          <w:color w:val="000000" w:themeColor="text1"/>
          <w:szCs w:val="24"/>
        </w:rPr>
        <w:t xml:space="preserve"> </w:t>
      </w:r>
      <w:r w:rsidR="003C4F81">
        <w:rPr>
          <w:color w:val="000000" w:themeColor="text1"/>
          <w:szCs w:val="24"/>
        </w:rPr>
        <w:t xml:space="preserve">as </w:t>
      </w:r>
      <w:r w:rsidR="00053902">
        <w:rPr>
          <w:color w:val="000000" w:themeColor="text1"/>
          <w:szCs w:val="24"/>
        </w:rPr>
        <w:t xml:space="preserve">also </w:t>
      </w:r>
      <w:r w:rsidR="003C4F81">
        <w:rPr>
          <w:color w:val="000000" w:themeColor="text1"/>
          <w:szCs w:val="24"/>
        </w:rPr>
        <w:t>see</w:t>
      </w:r>
      <w:r w:rsidR="00E7666B">
        <w:rPr>
          <w:color w:val="000000" w:themeColor="text1"/>
          <w:szCs w:val="24"/>
        </w:rPr>
        <w:t>n</w:t>
      </w:r>
      <w:r w:rsidR="003C4F81">
        <w:rPr>
          <w:color w:val="000000" w:themeColor="text1"/>
          <w:szCs w:val="24"/>
        </w:rPr>
        <w:t xml:space="preserve"> in</w:t>
      </w:r>
      <w:r w:rsidRPr="008E4382">
        <w:rPr>
          <w:color w:val="000000" w:themeColor="text1"/>
          <w:szCs w:val="24"/>
        </w:rPr>
        <w:t xml:space="preserve"> hybrids </w:t>
      </w:r>
      <w:r w:rsidR="00E7666B">
        <w:rPr>
          <w:color w:val="000000" w:themeColor="text1"/>
          <w:szCs w:val="24"/>
        </w:rPr>
        <w:t>of</w:t>
      </w:r>
      <w:r w:rsidRPr="008E4382">
        <w:rPr>
          <w:color w:val="000000" w:themeColor="text1"/>
          <w:szCs w:val="24"/>
        </w:rPr>
        <w:t xml:space="preserve"> </w:t>
      </w:r>
      <w:r w:rsidRPr="003154CE">
        <w:rPr>
          <w:i/>
          <w:iCs/>
          <w:color w:val="000000" w:themeColor="text1"/>
          <w:szCs w:val="24"/>
        </w:rPr>
        <w:t>C. briggsae</w:t>
      </w:r>
      <w:r w:rsidR="00053902">
        <w:rPr>
          <w:color w:val="000000" w:themeColor="text1"/>
          <w:szCs w:val="24"/>
        </w:rPr>
        <w:t xml:space="preserve"> ×</w:t>
      </w:r>
      <w:r w:rsidR="00053902" w:rsidRPr="008E4382">
        <w:rPr>
          <w:color w:val="000000" w:themeColor="text1"/>
          <w:szCs w:val="24"/>
        </w:rPr>
        <w:t xml:space="preserve"> </w:t>
      </w:r>
      <w:r w:rsidRPr="003154CE">
        <w:rPr>
          <w:i/>
          <w:iCs/>
          <w:color w:val="000000" w:themeColor="text1"/>
          <w:szCs w:val="24"/>
        </w:rPr>
        <w:t>C. nigoni</w:t>
      </w:r>
      <w:r w:rsidRPr="008E4382">
        <w:rPr>
          <w:color w:val="000000" w:themeColor="text1"/>
          <w:szCs w:val="24"/>
        </w:rPr>
        <w:t xml:space="preserve"> </w:t>
      </w:r>
      <w:r w:rsidRPr="008E4382">
        <w:rPr>
          <w:color w:val="000000" w:themeColor="text1"/>
          <w:szCs w:val="24"/>
        </w:rPr>
        <w:fldChar w:fldCharType="begin"/>
      </w:r>
      <w:r w:rsidR="00DF51E1">
        <w:rPr>
          <w:color w:val="000000" w:themeColor="text1"/>
          <w:szCs w:val="24"/>
        </w:rPr>
        <w:instrText xml:space="preserve"> ADDIN ZOTERO_ITEM CSL_CITATION {"citationID":"DjBeKhfc","properties":{"formattedCitation":"(S\\uc0\\u225{}nchez-Ram\\uc0\\u237{}rez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E4382">
        <w:rPr>
          <w:color w:val="000000" w:themeColor="text1"/>
          <w:szCs w:val="24"/>
        </w:rPr>
        <w:fldChar w:fldCharType="separate"/>
      </w:r>
      <w:r w:rsidR="00DF51E1" w:rsidRPr="00DF51E1">
        <w:t>(Sánchez-Ramírez et al., 2021)</w:t>
      </w:r>
      <w:r w:rsidRPr="008E4382">
        <w:rPr>
          <w:color w:val="000000" w:themeColor="text1"/>
          <w:szCs w:val="24"/>
        </w:rPr>
        <w:fldChar w:fldCharType="end"/>
      </w:r>
      <w:r w:rsidRPr="008E4382">
        <w:rPr>
          <w:color w:val="000000" w:themeColor="text1"/>
          <w:szCs w:val="24"/>
        </w:rPr>
        <w:t xml:space="preserve">. </w:t>
      </w:r>
    </w:p>
    <w:p w14:paraId="322CA5D1" w14:textId="4C34C30B" w:rsidR="009B7663" w:rsidDel="00AD22D5" w:rsidRDefault="00946399" w:rsidP="00662E34">
      <w:pPr>
        <w:spacing w:line="276" w:lineRule="auto"/>
        <w:rPr>
          <w:del w:id="36" w:author="Asher Cutter" w:date="2025-12-18T11:22:00Z" w16du:dateUtc="2025-12-18T16:22:00Z"/>
          <w:color w:val="000000" w:themeColor="text1"/>
          <w:szCs w:val="24"/>
        </w:rPr>
      </w:pPr>
      <w:commentRangeStart w:id="37"/>
      <w:del w:id="38" w:author="Asher Cutter" w:date="2025-12-12T11:00:00Z" w16du:dateUtc="2025-12-12T16:00:00Z">
        <w:r w:rsidRPr="008E4382" w:rsidDel="00053902">
          <w:rPr>
            <w:color w:val="000000" w:themeColor="text1"/>
            <w:szCs w:val="24"/>
          </w:rPr>
          <w:delText xml:space="preserve">Stabilizing </w:delText>
        </w:r>
      </w:del>
      <w:del w:id="39" w:author="Asher Cutter" w:date="2025-12-18T11:22:00Z" w16du:dateUtc="2025-12-18T16:22:00Z">
        <w:r w:rsidRPr="008E4382" w:rsidDel="00AD22D5">
          <w:rPr>
            <w:color w:val="000000" w:themeColor="text1"/>
            <w:szCs w:val="24"/>
          </w:rPr>
          <w:delText xml:space="preserve">selection </w:delText>
        </w:r>
      </w:del>
      <w:del w:id="40" w:author="Asher Cutter" w:date="2025-12-12T11:00:00Z" w16du:dateUtc="2025-12-12T16:00:00Z">
        <w:r w:rsidRPr="008E4382" w:rsidDel="00053902">
          <w:rPr>
            <w:color w:val="000000" w:themeColor="text1"/>
            <w:szCs w:val="24"/>
          </w:rPr>
          <w:delText>on expression</w:delText>
        </w:r>
      </w:del>
      <w:del w:id="41" w:author="Asher Cutter" w:date="2025-12-18T11:22:00Z" w16du:dateUtc="2025-12-18T16:22:00Z">
        <w:r w:rsidRPr="008E4382" w:rsidDel="00AD22D5">
          <w:rPr>
            <w:color w:val="000000" w:themeColor="text1"/>
            <w:szCs w:val="24"/>
          </w:rPr>
          <w:delText xml:space="preserve"> maintain</w:delText>
        </w:r>
      </w:del>
      <w:del w:id="42" w:author="Asher Cutter" w:date="2025-12-12T11:00:00Z" w16du:dateUtc="2025-12-12T16:00:00Z">
        <w:r w:rsidRPr="008E4382" w:rsidDel="00053902">
          <w:rPr>
            <w:color w:val="000000" w:themeColor="text1"/>
            <w:szCs w:val="24"/>
          </w:rPr>
          <w:delText>s</w:delText>
        </w:r>
      </w:del>
      <w:del w:id="43" w:author="Asher Cutter" w:date="2025-12-18T11:22:00Z" w16du:dateUtc="2025-12-18T16:22:00Z">
        <w:r w:rsidRPr="008E4382" w:rsidDel="00AD22D5">
          <w:rPr>
            <w:color w:val="000000" w:themeColor="text1"/>
            <w:szCs w:val="24"/>
          </w:rPr>
          <w:delText xml:space="preserve"> identical gene expression level between species </w:delText>
        </w:r>
      </w:del>
      <w:del w:id="44" w:author="Asher Cutter" w:date="2025-12-12T11:00:00Z" w16du:dateUtc="2025-12-12T16:00:00Z">
        <w:r w:rsidRPr="008E4382" w:rsidDel="00053902">
          <w:rPr>
            <w:color w:val="000000" w:themeColor="text1"/>
            <w:szCs w:val="24"/>
          </w:rPr>
          <w:delText xml:space="preserve">by </w:delText>
        </w:r>
      </w:del>
      <w:del w:id="45" w:author="Asher Cutter" w:date="2025-12-18T11:22:00Z" w16du:dateUtc="2025-12-18T16:22:00Z">
        <w:r w:rsidRPr="008E4382" w:rsidDel="00AD22D5">
          <w:rPr>
            <w:color w:val="000000" w:themeColor="text1"/>
            <w:szCs w:val="24"/>
          </w:rPr>
          <w:delText>manifest</w:delText>
        </w:r>
      </w:del>
      <w:del w:id="46" w:author="Asher Cutter" w:date="2025-12-12T11:00:00Z" w16du:dateUtc="2025-12-12T16:00:00Z">
        <w:r w:rsidRPr="008E4382" w:rsidDel="00053902">
          <w:rPr>
            <w:color w:val="000000" w:themeColor="text1"/>
            <w:szCs w:val="24"/>
          </w:rPr>
          <w:delText>ing</w:delText>
        </w:r>
      </w:del>
      <w:del w:id="47" w:author="Asher Cutter" w:date="2025-12-18T11:22:00Z" w16du:dateUtc="2025-12-18T16:22:00Z">
        <w:r w:rsidRPr="008E4382" w:rsidDel="00AD22D5">
          <w:rPr>
            <w:color w:val="000000" w:themeColor="text1"/>
            <w:szCs w:val="24"/>
          </w:rPr>
          <w:delText xml:space="preserve"> as either conserved gene regulation or </w:delText>
        </w:r>
        <w:r w:rsidRPr="00451BC4" w:rsidDel="00AD22D5">
          <w:rPr>
            <w:i/>
            <w:iCs/>
            <w:color w:val="000000" w:themeColor="text1"/>
            <w:szCs w:val="24"/>
          </w:rPr>
          <w:delText>cis</w:delText>
        </w:r>
        <w:r w:rsidRPr="008E4382" w:rsidDel="00AD22D5">
          <w:rPr>
            <w:color w:val="000000" w:themeColor="text1"/>
            <w:szCs w:val="24"/>
          </w:rPr>
          <w:delText>-</w:delText>
        </w:r>
        <w:r w:rsidRPr="008E4382" w:rsidDel="00AD22D5">
          <w:rPr>
            <w:i/>
            <w:iCs/>
            <w:color w:val="000000" w:themeColor="text1"/>
            <w:szCs w:val="24"/>
          </w:rPr>
          <w:delText>trans</w:delText>
        </w:r>
        <w:r w:rsidRPr="008E4382" w:rsidDel="00AD22D5">
          <w:rPr>
            <w:color w:val="000000" w:themeColor="text1"/>
            <w:szCs w:val="24"/>
          </w:rPr>
          <w:delText xml:space="preserve"> compensatory divergence</w:delText>
        </w:r>
      </w:del>
      <w:del w:id="48" w:author="Asher Cutter" w:date="2025-12-12T11:01:00Z" w16du:dateUtc="2025-12-12T16:01:00Z">
        <w:r w:rsidRPr="008E4382" w:rsidDel="00053902">
          <w:rPr>
            <w:color w:val="000000" w:themeColor="text1"/>
            <w:szCs w:val="24"/>
          </w:rPr>
          <w:delText xml:space="preserve">. </w:delText>
        </w:r>
        <w:r w:rsidR="003C4F81" w:rsidDel="00053902">
          <w:rPr>
            <w:color w:val="000000" w:themeColor="text1"/>
            <w:szCs w:val="24"/>
          </w:rPr>
          <w:delText>T</w:delText>
        </w:r>
      </w:del>
      <w:del w:id="49" w:author="Asher Cutter" w:date="2025-12-12T11:02:00Z" w16du:dateUtc="2025-12-12T16:02:00Z">
        <w:r w:rsidR="003C4F81" w:rsidDel="00053902">
          <w:rPr>
            <w:color w:val="000000" w:themeColor="text1"/>
            <w:szCs w:val="24"/>
          </w:rPr>
          <w:delText>he prevalence</w:delText>
        </w:r>
      </w:del>
      <w:del w:id="50" w:author="Asher Cutter" w:date="2025-12-18T11:22:00Z" w16du:dateUtc="2025-12-18T16:22:00Z">
        <w:r w:rsidR="003C4F81" w:rsidDel="00AD22D5">
          <w:rPr>
            <w:color w:val="000000" w:themeColor="text1"/>
            <w:szCs w:val="24"/>
          </w:rPr>
          <w:delText xml:space="preserve"> of</w:delText>
        </w:r>
        <w:r w:rsidRPr="008E4382" w:rsidDel="00AD22D5">
          <w:rPr>
            <w:color w:val="000000" w:themeColor="text1"/>
            <w:szCs w:val="24"/>
          </w:rPr>
          <w:delText xml:space="preserve"> X-linked compensatory regulatory divergence </w:delText>
        </w:r>
        <w:r w:rsidR="003C4F81" w:rsidDel="00AD22D5">
          <w:rPr>
            <w:color w:val="000000" w:themeColor="text1"/>
            <w:szCs w:val="24"/>
          </w:rPr>
          <w:delText>i</w:delText>
        </w:r>
        <w:r w:rsidRPr="008E4382" w:rsidDel="00AD22D5">
          <w:rPr>
            <w:color w:val="000000" w:themeColor="text1"/>
            <w:szCs w:val="24"/>
          </w:rPr>
          <w:delText>n males</w:delText>
        </w:r>
      </w:del>
      <w:del w:id="51" w:author="Asher Cutter" w:date="2025-12-12T11:02:00Z" w16du:dateUtc="2025-12-12T16:02:00Z">
        <w:r w:rsidRPr="008E4382" w:rsidDel="00053902">
          <w:rPr>
            <w:color w:val="000000" w:themeColor="text1"/>
            <w:szCs w:val="24"/>
          </w:rPr>
          <w:delText>, compared t</w:delText>
        </w:r>
      </w:del>
      <w:del w:id="52" w:author="Asher Cutter" w:date="2025-12-12T11:03:00Z" w16du:dateUtc="2025-12-12T16:03:00Z">
        <w:r w:rsidRPr="008E4382" w:rsidDel="00053902">
          <w:rPr>
            <w:color w:val="000000" w:themeColor="text1"/>
            <w:szCs w:val="24"/>
          </w:rPr>
          <w:delText>o</w:delText>
        </w:r>
      </w:del>
      <w:del w:id="53" w:author="Asher Cutter" w:date="2025-12-18T11:22:00Z" w16du:dateUtc="2025-12-18T16:22:00Z">
        <w:r w:rsidRPr="008E4382" w:rsidDel="00AD22D5">
          <w:rPr>
            <w:color w:val="000000" w:themeColor="text1"/>
            <w:szCs w:val="24"/>
          </w:rPr>
          <w:delText xml:space="preserve"> </w:delText>
        </w:r>
      </w:del>
      <w:del w:id="54" w:author="Asher Cutter" w:date="2025-12-12T11:03:00Z" w16du:dateUtc="2025-12-12T16:03:00Z">
        <w:r w:rsidRPr="008E4382" w:rsidDel="00053902">
          <w:rPr>
            <w:color w:val="000000" w:themeColor="text1"/>
            <w:szCs w:val="24"/>
          </w:rPr>
          <w:delText>higher prevalence</w:delText>
        </w:r>
      </w:del>
      <w:del w:id="55" w:author="Asher Cutter" w:date="2025-12-18T11:22:00Z" w16du:dateUtc="2025-12-18T16:22:00Z">
        <w:r w:rsidRPr="008E4382" w:rsidDel="00AD22D5">
          <w:rPr>
            <w:color w:val="000000" w:themeColor="text1"/>
            <w:szCs w:val="24"/>
          </w:rPr>
          <w:delText xml:space="preserve"> of </w:delText>
        </w:r>
      </w:del>
      <w:del w:id="56" w:author="Asher Cutter" w:date="2025-12-12T11:03:00Z" w16du:dateUtc="2025-12-12T16:03:00Z">
        <w:r w:rsidRPr="008E4382" w:rsidDel="00053902">
          <w:rPr>
            <w:color w:val="000000" w:themeColor="text1"/>
            <w:szCs w:val="24"/>
          </w:rPr>
          <w:delText xml:space="preserve">conserved </w:delText>
        </w:r>
      </w:del>
      <w:del w:id="57" w:author="Asher Cutter" w:date="2025-12-18T11:22:00Z" w16du:dateUtc="2025-12-18T16:22:00Z">
        <w:r w:rsidRPr="008E4382" w:rsidDel="00AD22D5">
          <w:rPr>
            <w:color w:val="000000" w:themeColor="text1"/>
            <w:szCs w:val="24"/>
          </w:rPr>
          <w:delText xml:space="preserve">X-linked </w:delText>
        </w:r>
      </w:del>
      <w:del w:id="58" w:author="Asher Cutter" w:date="2025-12-12T11:03:00Z" w16du:dateUtc="2025-12-12T16:03:00Z">
        <w:r w:rsidRPr="008E4382" w:rsidDel="00053902">
          <w:rPr>
            <w:color w:val="000000" w:themeColor="text1"/>
            <w:szCs w:val="24"/>
          </w:rPr>
          <w:delText xml:space="preserve">genes </w:delText>
        </w:r>
      </w:del>
      <w:del w:id="59" w:author="Asher Cutter" w:date="2025-12-18T11:22:00Z" w16du:dateUtc="2025-12-18T16:22:00Z">
        <w:r w:rsidRPr="008E4382" w:rsidDel="00AD22D5">
          <w:rPr>
            <w:color w:val="000000" w:themeColor="text1"/>
            <w:szCs w:val="24"/>
          </w:rPr>
          <w:delText>in females</w:delText>
        </w:r>
      </w:del>
      <w:del w:id="60" w:author="Asher Cutter" w:date="2025-12-12T11:03:00Z" w16du:dateUtc="2025-12-12T16:03:00Z">
        <w:r w:rsidRPr="008E4382" w:rsidDel="00053902">
          <w:rPr>
            <w:color w:val="000000" w:themeColor="text1"/>
            <w:szCs w:val="24"/>
          </w:rPr>
          <w:delText xml:space="preserve"> suggest</w:delText>
        </w:r>
        <w:r w:rsidR="003C4F81" w:rsidDel="00053902">
          <w:rPr>
            <w:color w:val="000000" w:themeColor="text1"/>
            <w:szCs w:val="24"/>
          </w:rPr>
          <w:delText>s</w:delText>
        </w:r>
      </w:del>
      <w:del w:id="61" w:author="Asher Cutter" w:date="2025-12-12T11:01:00Z" w16du:dateUtc="2025-12-12T16:01:00Z">
        <w:r w:rsidRPr="008E4382" w:rsidDel="00053902">
          <w:rPr>
            <w:color w:val="000000" w:themeColor="text1"/>
            <w:szCs w:val="24"/>
          </w:rPr>
          <w:delText xml:space="preserve"> that the same evolutionary force (stabilizing selection) on gene expression results in different outcomes in males and females</w:delText>
        </w:r>
      </w:del>
      <w:del w:id="62" w:author="Asher Cutter" w:date="2025-12-18T11:22:00Z" w16du:dateUtc="2025-12-18T16:22:00Z">
        <w:r w:rsidRPr="008E4382" w:rsidDel="00AD22D5">
          <w:rPr>
            <w:color w:val="000000" w:themeColor="text1"/>
            <w:szCs w:val="24"/>
          </w:rPr>
          <w:delText xml:space="preserve">. </w:delText>
        </w:r>
        <w:r w:rsidR="00074829" w:rsidDel="00AD22D5">
          <w:rPr>
            <w:color w:val="000000" w:themeColor="text1"/>
            <w:szCs w:val="24"/>
          </w:rPr>
          <w:delText>Additionally</w:delText>
        </w:r>
        <w:r w:rsidRPr="008E4382" w:rsidDel="00AD22D5">
          <w:rPr>
            <w:color w:val="000000" w:themeColor="text1"/>
            <w:szCs w:val="24"/>
          </w:rPr>
          <w:delText xml:space="preserve">, </w:delText>
        </w:r>
      </w:del>
      <w:del w:id="63" w:author="Asher Cutter" w:date="2025-12-12T11:03:00Z" w16du:dateUtc="2025-12-12T16:03:00Z">
        <w:r w:rsidRPr="008E4382" w:rsidDel="00053902">
          <w:rPr>
            <w:color w:val="000000" w:themeColor="text1"/>
            <w:szCs w:val="24"/>
          </w:rPr>
          <w:delText>it also</w:delText>
        </w:r>
      </w:del>
      <w:del w:id="64" w:author="Asher Cutter" w:date="2025-12-18T11:22:00Z" w16du:dateUtc="2025-12-18T16:22:00Z">
        <w:r w:rsidRPr="008E4382" w:rsidDel="00AD22D5">
          <w:rPr>
            <w:color w:val="000000" w:themeColor="text1"/>
            <w:szCs w:val="24"/>
          </w:rPr>
          <w:delText xml:space="preserve"> suggest</w:delText>
        </w:r>
      </w:del>
      <w:del w:id="65" w:author="Asher Cutter" w:date="2025-12-12T11:03:00Z" w16du:dateUtc="2025-12-12T16:03:00Z">
        <w:r w:rsidRPr="008E4382" w:rsidDel="00053902">
          <w:rPr>
            <w:color w:val="000000" w:themeColor="text1"/>
            <w:szCs w:val="24"/>
          </w:rPr>
          <w:delText>s</w:delText>
        </w:r>
      </w:del>
      <w:del w:id="66" w:author="Asher Cutter" w:date="2025-12-18T11:22:00Z" w16du:dateUtc="2025-12-18T16:22:00Z">
        <w:r w:rsidRPr="008E4382" w:rsidDel="00AD22D5">
          <w:rPr>
            <w:color w:val="000000" w:themeColor="text1"/>
            <w:szCs w:val="24"/>
          </w:rPr>
          <w:delText xml:space="preserve"> that X-linked male networks are likely to be sensitive to disruption in hybrids </w:delText>
        </w:r>
      </w:del>
      <w:del w:id="67" w:author="Asher Cutter" w:date="2025-12-12T11:04:00Z" w16du:dateUtc="2025-12-12T16:04:00Z">
        <w:r w:rsidRPr="008E4382" w:rsidDel="00053902">
          <w:rPr>
            <w:color w:val="000000" w:themeColor="text1"/>
            <w:szCs w:val="24"/>
          </w:rPr>
          <w:delText xml:space="preserve">and </w:delText>
        </w:r>
      </w:del>
      <w:del w:id="68" w:author="Asher Cutter" w:date="2025-12-18T11:22:00Z" w16du:dateUtc="2025-12-18T16:22:00Z">
        <w:r w:rsidRPr="008E4382" w:rsidDel="00AD22D5">
          <w:rPr>
            <w:color w:val="000000" w:themeColor="text1"/>
            <w:szCs w:val="24"/>
          </w:rPr>
          <w:delText xml:space="preserve">potentially </w:delText>
        </w:r>
      </w:del>
      <w:del w:id="69" w:author="Asher Cutter" w:date="2025-12-12T11:04:00Z" w16du:dateUtc="2025-12-12T16:04:00Z">
        <w:r w:rsidRPr="008E4382" w:rsidDel="00053902">
          <w:rPr>
            <w:color w:val="000000" w:themeColor="text1"/>
            <w:szCs w:val="24"/>
          </w:rPr>
          <w:delText>lead to</w:delText>
        </w:r>
      </w:del>
      <w:del w:id="70" w:author="Asher Cutter" w:date="2025-12-18T11:22:00Z" w16du:dateUtc="2025-12-18T16:22:00Z">
        <w:r w:rsidRPr="008E4382" w:rsidDel="00AD22D5">
          <w:rPr>
            <w:color w:val="000000" w:themeColor="text1"/>
            <w:szCs w:val="24"/>
          </w:rPr>
          <w:delText xml:space="preserve"> </w:delText>
        </w:r>
      </w:del>
      <w:del w:id="71" w:author="Asher Cutter" w:date="2025-12-12T11:04:00Z" w16du:dateUtc="2025-12-12T16:04:00Z">
        <w:r w:rsidRPr="008E4382" w:rsidDel="00053902">
          <w:rPr>
            <w:color w:val="000000" w:themeColor="text1"/>
            <w:szCs w:val="24"/>
          </w:rPr>
          <w:delText xml:space="preserve">the </w:delText>
        </w:r>
      </w:del>
      <w:del w:id="72" w:author="Asher Cutter" w:date="2025-12-18T11:22:00Z" w16du:dateUtc="2025-12-18T16:22:00Z">
        <w:r w:rsidRPr="008E4382" w:rsidDel="00AD22D5">
          <w:rPr>
            <w:color w:val="000000" w:themeColor="text1"/>
            <w:szCs w:val="24"/>
          </w:rPr>
          <w:delText>sex-biased hybrid incompatibility</w:delText>
        </w:r>
      </w:del>
      <w:del w:id="73" w:author="Asher Cutter" w:date="2025-12-12T11:04:00Z" w16du:dateUtc="2025-12-12T16:04:00Z">
        <w:r w:rsidRPr="008E4382" w:rsidDel="00053902">
          <w:rPr>
            <w:color w:val="000000" w:themeColor="text1"/>
            <w:szCs w:val="24"/>
          </w:rPr>
          <w:delText xml:space="preserve"> in these hybrids</w:delText>
        </w:r>
      </w:del>
      <w:del w:id="74" w:author="Asher Cutter" w:date="2025-12-18T11:22:00Z" w16du:dateUtc="2025-12-18T16:22:00Z">
        <w:r w:rsidRPr="008E4382" w:rsidDel="00AD22D5">
          <w:rPr>
            <w:color w:val="000000" w:themeColor="text1"/>
            <w:szCs w:val="24"/>
          </w:rPr>
          <w:delText>.</w:delText>
        </w:r>
      </w:del>
    </w:p>
    <w:p w14:paraId="5B040F9F" w14:textId="44F0D3AE" w:rsidR="00A72D44" w:rsidRPr="008E4382" w:rsidRDefault="006D2F2C" w:rsidP="00662E34">
      <w:pPr>
        <w:spacing w:line="276" w:lineRule="auto"/>
        <w:rPr>
          <w:color w:val="000000" w:themeColor="text1"/>
          <w:szCs w:val="24"/>
        </w:rPr>
      </w:pPr>
      <w:del w:id="75" w:author="Asher Cutter" w:date="2025-12-12T11:13:00Z" w16du:dateUtc="2025-12-12T16:13:00Z">
        <w:r w:rsidRPr="008E4382" w:rsidDel="008A605A">
          <w:rPr>
            <w:color w:val="000000" w:themeColor="text1"/>
            <w:szCs w:val="24"/>
          </w:rPr>
          <w:delText>The distinct selective pressures experienced by m</w:delText>
        </w:r>
      </w:del>
      <w:del w:id="76" w:author="Asher Cutter" w:date="2025-12-18T11:22:00Z" w16du:dateUtc="2025-12-18T16:22:00Z">
        <w:r w:rsidRPr="008E4382" w:rsidDel="00AD22D5">
          <w:rPr>
            <w:color w:val="000000" w:themeColor="text1"/>
            <w:szCs w:val="24"/>
          </w:rPr>
          <w:delText xml:space="preserve">ales and females </w:delText>
        </w:r>
      </w:del>
      <w:del w:id="77" w:author="Asher Cutter" w:date="2025-12-12T11:29:00Z" w16du:dateUtc="2025-12-12T16:29:00Z">
        <w:r w:rsidRPr="008E4382" w:rsidDel="00B663E9">
          <w:rPr>
            <w:color w:val="000000" w:themeColor="text1"/>
            <w:szCs w:val="24"/>
          </w:rPr>
          <w:delText xml:space="preserve">in </w:delText>
        </w:r>
      </w:del>
      <w:del w:id="78" w:author="Asher Cutter" w:date="2025-12-18T11:22:00Z" w16du:dateUtc="2025-12-18T16:22:00Z">
        <w:r w:rsidRPr="008E4382" w:rsidDel="00AD22D5">
          <w:rPr>
            <w:color w:val="000000" w:themeColor="text1"/>
            <w:szCs w:val="24"/>
          </w:rPr>
          <w:delText>sexual selection and to resolve sexual conflict, in addition to sex-specific natural selection</w:delText>
        </w:r>
      </w:del>
      <w:del w:id="79" w:author="Asher Cutter" w:date="2025-12-12T11:14:00Z" w16du:dateUtc="2025-12-12T16:14:00Z">
        <w:r w:rsidRPr="008E4382" w:rsidDel="008A605A">
          <w:rPr>
            <w:color w:val="000000" w:themeColor="text1"/>
            <w:szCs w:val="24"/>
          </w:rPr>
          <w:delText>,</w:delText>
        </w:r>
      </w:del>
      <w:del w:id="80" w:author="Asher Cutter" w:date="2025-12-18T11:22:00Z" w16du:dateUtc="2025-12-18T16:22:00Z">
        <w:r w:rsidRPr="008E4382" w:rsidDel="00AD22D5">
          <w:rPr>
            <w:color w:val="000000" w:themeColor="text1"/>
            <w:szCs w:val="24"/>
          </w:rPr>
          <w:delText xml:space="preserve"> may contribute to the </w:delText>
        </w:r>
      </w:del>
      <w:del w:id="81" w:author="Asher Cutter" w:date="2025-12-12T11:14:00Z" w16du:dateUtc="2025-12-12T16:14:00Z">
        <w:r w:rsidRPr="008E4382" w:rsidDel="008A605A">
          <w:rPr>
            <w:color w:val="000000" w:themeColor="text1"/>
            <w:szCs w:val="24"/>
          </w:rPr>
          <w:delText xml:space="preserve">emergent </w:delText>
        </w:r>
      </w:del>
      <w:del w:id="82" w:author="Asher Cutter" w:date="2025-12-18T11:22:00Z" w16du:dateUtc="2025-12-18T16:22:00Z">
        <w:r w:rsidRPr="008E4382" w:rsidDel="00AD22D5">
          <w:rPr>
            <w:color w:val="000000" w:themeColor="text1"/>
            <w:szCs w:val="24"/>
          </w:rPr>
          <w:delText xml:space="preserve">sex-biases in mechanisms </w:delText>
        </w:r>
      </w:del>
      <w:del w:id="83" w:author="Asher Cutter" w:date="2025-12-12T11:14:00Z" w16du:dateUtc="2025-12-12T16:14:00Z">
        <w:r w:rsidRPr="008E4382" w:rsidDel="008A605A">
          <w:rPr>
            <w:color w:val="000000" w:themeColor="text1"/>
            <w:szCs w:val="24"/>
          </w:rPr>
          <w:delText xml:space="preserve">of </w:delText>
        </w:r>
      </w:del>
      <w:del w:id="84" w:author="Asher Cutter" w:date="2025-12-18T11:22:00Z" w16du:dateUtc="2025-12-18T16:22:00Z">
        <w:r w:rsidRPr="00451BC4" w:rsidDel="00AD22D5">
          <w:rPr>
            <w:i/>
            <w:iCs/>
            <w:color w:val="000000" w:themeColor="text1"/>
            <w:szCs w:val="24"/>
          </w:rPr>
          <w:delText>cis</w:delText>
        </w:r>
        <w:r w:rsidRPr="008E4382" w:rsidDel="00AD22D5">
          <w:rPr>
            <w:color w:val="000000" w:themeColor="text1"/>
            <w:szCs w:val="24"/>
          </w:rPr>
          <w:delText xml:space="preserve">- </w:delText>
        </w:r>
      </w:del>
      <w:del w:id="85" w:author="Asher Cutter" w:date="2025-12-12T11:15:00Z" w16du:dateUtc="2025-12-12T16:15:00Z">
        <w:r w:rsidRPr="008E4382" w:rsidDel="008A605A">
          <w:rPr>
            <w:color w:val="000000" w:themeColor="text1"/>
            <w:szCs w:val="24"/>
          </w:rPr>
          <w:delText xml:space="preserve">and </w:delText>
        </w:r>
      </w:del>
      <w:del w:id="86" w:author="Asher Cutter" w:date="2025-12-18T11:22:00Z" w16du:dateUtc="2025-12-18T16:22:00Z">
        <w:r w:rsidRPr="008E4382" w:rsidDel="00AD22D5">
          <w:rPr>
            <w:i/>
            <w:color w:val="000000" w:themeColor="text1"/>
            <w:szCs w:val="24"/>
          </w:rPr>
          <w:delText>trans</w:delText>
        </w:r>
        <w:r w:rsidRPr="008E4382" w:rsidDel="00AD22D5">
          <w:rPr>
            <w:color w:val="000000" w:themeColor="text1"/>
            <w:szCs w:val="24"/>
          </w:rPr>
          <w:delText xml:space="preserve">-acting </w:delText>
        </w:r>
      </w:del>
      <w:del w:id="87" w:author="Asher Cutter" w:date="2025-12-12T11:15:00Z" w16du:dateUtc="2025-12-12T16:15:00Z">
        <w:r w:rsidRPr="008E4382" w:rsidDel="008A605A">
          <w:rPr>
            <w:color w:val="000000" w:themeColor="text1"/>
            <w:szCs w:val="24"/>
          </w:rPr>
          <w:delText xml:space="preserve">factors in gene </w:delText>
        </w:r>
      </w:del>
      <w:del w:id="88" w:author="Asher Cutter" w:date="2025-12-18T11:22:00Z" w16du:dateUtc="2025-12-18T16:22:00Z">
        <w:r w:rsidRPr="008E4382" w:rsidDel="00AD22D5">
          <w:rPr>
            <w:color w:val="000000" w:themeColor="text1"/>
            <w:szCs w:val="24"/>
          </w:rPr>
          <w:delText>regulatory control. Furthermore, given that hybrid males are more severely affected by hybrid sterility and inviability than hybrid females</w:delText>
        </w:r>
      </w:del>
      <w:del w:id="89" w:author="Asher Cutter" w:date="2025-12-12T11:18:00Z" w16du:dateUtc="2025-12-12T16:18:00Z">
        <w:r w:rsidRPr="008E4382" w:rsidDel="008A605A">
          <w:rPr>
            <w:color w:val="000000" w:themeColor="text1"/>
            <w:szCs w:val="24"/>
          </w:rPr>
          <w:delText>, the lower proportion of conserved genes in males than females coupled with</w:delText>
        </w:r>
      </w:del>
      <w:del w:id="90" w:author="Asher Cutter" w:date="2025-12-12T11:16:00Z" w16du:dateUtc="2025-12-12T16:16:00Z">
        <w:r w:rsidRPr="008E4382" w:rsidDel="008A605A">
          <w:rPr>
            <w:color w:val="000000" w:themeColor="text1"/>
            <w:szCs w:val="24"/>
          </w:rPr>
          <w:delText xml:space="preserve"> the male-specific abundance of </w:delText>
        </w:r>
        <w:r w:rsidRPr="00451BC4" w:rsidDel="008A605A">
          <w:rPr>
            <w:i/>
            <w:iCs/>
            <w:color w:val="000000" w:themeColor="text1"/>
            <w:szCs w:val="24"/>
          </w:rPr>
          <w:delText>cis</w:delText>
        </w:r>
        <w:r w:rsidRPr="008E4382" w:rsidDel="008A605A">
          <w:rPr>
            <w:i/>
            <w:iCs/>
            <w:color w:val="000000" w:themeColor="text1"/>
            <w:szCs w:val="24"/>
          </w:rPr>
          <w:delText>-trans</w:delText>
        </w:r>
        <w:r w:rsidRPr="008E4382" w:rsidDel="008A605A">
          <w:rPr>
            <w:color w:val="000000" w:themeColor="text1"/>
            <w:szCs w:val="24"/>
          </w:rPr>
          <w:delText xml:space="preserve"> compensatory divergence provides a potentially important molecular evolutionary mechanism to contribute to male-specific hybrid incompatibility at the organismal level</w:delText>
        </w:r>
      </w:del>
      <w:del w:id="91" w:author="Asher Cutter" w:date="2025-12-18T11:22:00Z" w16du:dateUtc="2025-12-18T16:22:00Z">
        <w:r w:rsidRPr="008E4382" w:rsidDel="00AD22D5">
          <w:rPr>
            <w:color w:val="000000" w:themeColor="text1"/>
            <w:szCs w:val="24"/>
          </w:rPr>
          <w:delText>.</w:delText>
        </w:r>
        <w:commentRangeEnd w:id="37"/>
        <w:r w:rsidR="00AD22D5" w:rsidDel="00AD22D5">
          <w:rPr>
            <w:rStyle w:val="CommentReference"/>
          </w:rPr>
          <w:commentReference w:id="37"/>
        </w:r>
      </w:del>
    </w:p>
    <w:p w14:paraId="294BB03B" w14:textId="41ABC402" w:rsidR="00946399" w:rsidRDefault="00946399" w:rsidP="00662E34">
      <w:pPr>
        <w:pStyle w:val="Heading3"/>
        <w:spacing w:line="276" w:lineRule="auto"/>
        <w:rPr>
          <w:rFonts w:cs="Times New Roman"/>
        </w:rPr>
      </w:pPr>
      <w:bookmarkStart w:id="92" w:name="_Toc168460388"/>
      <w:r>
        <w:rPr>
          <w:rFonts w:cs="Times New Roman"/>
        </w:rPr>
        <w:t xml:space="preserve">Distinct gene regulatory mechanisms </w:t>
      </w:r>
      <w:r w:rsidR="002D77A5">
        <w:rPr>
          <w:rFonts w:cs="Times New Roman"/>
        </w:rPr>
        <w:t xml:space="preserve">underlie </w:t>
      </w:r>
      <w:r>
        <w:rPr>
          <w:rFonts w:cs="Times New Roman"/>
        </w:rPr>
        <w:t>misexpression in H1 and H2</w:t>
      </w:r>
      <w:bookmarkEnd w:id="92"/>
    </w:p>
    <w:p w14:paraId="78D266B2" w14:textId="58AAE439" w:rsidR="00437589" w:rsidRDefault="00D84692" w:rsidP="00662E34">
      <w:pPr>
        <w:spacing w:line="276" w:lineRule="auto"/>
        <w:rPr>
          <w:color w:val="000000" w:themeColor="text1"/>
          <w:szCs w:val="24"/>
        </w:rPr>
      </w:pPr>
      <w:r>
        <w:rPr>
          <w:color w:val="000000" w:themeColor="text1"/>
          <w:szCs w:val="24"/>
        </w:rPr>
        <w:t>W</w:t>
      </w:r>
      <w:r w:rsidR="00C50A99">
        <w:rPr>
          <w:color w:val="000000" w:themeColor="text1"/>
          <w:szCs w:val="24"/>
        </w:rPr>
        <w:t>e</w:t>
      </w:r>
      <w:r w:rsidR="00946399" w:rsidRPr="008E4382">
        <w:rPr>
          <w:color w:val="000000" w:themeColor="text1"/>
          <w:szCs w:val="24"/>
        </w:rPr>
        <w:t xml:space="preserve"> next compared </w:t>
      </w:r>
      <w:r w:rsidR="00D32B9D" w:rsidRPr="008E4382">
        <w:rPr>
          <w:color w:val="000000" w:themeColor="text1"/>
          <w:szCs w:val="24"/>
        </w:rPr>
        <w:t xml:space="preserve">reciprocal crosses </w:t>
      </w:r>
      <w:r w:rsidR="00D32B9D">
        <w:rPr>
          <w:color w:val="000000" w:themeColor="text1"/>
          <w:szCs w:val="24"/>
        </w:rPr>
        <w:t xml:space="preserve">in terms of which genes were </w:t>
      </w:r>
      <w:r w:rsidR="00946399" w:rsidRPr="008E4382">
        <w:rPr>
          <w:color w:val="000000" w:themeColor="text1"/>
          <w:szCs w:val="24"/>
        </w:rPr>
        <w:t>infer</w:t>
      </w:r>
      <w:r w:rsidR="00D32B9D">
        <w:rPr>
          <w:color w:val="000000" w:themeColor="text1"/>
          <w:szCs w:val="24"/>
        </w:rPr>
        <w:t>red to correspond to a given</w:t>
      </w:r>
      <w:r w:rsidR="00946399" w:rsidRPr="008E4382">
        <w:rPr>
          <w:color w:val="000000" w:themeColor="text1"/>
          <w:szCs w:val="24"/>
        </w:rPr>
        <w:t xml:space="preserve"> regulatory divergence </w:t>
      </w:r>
      <w:r w:rsidR="00D32B9D">
        <w:rPr>
          <w:color w:val="000000" w:themeColor="text1"/>
          <w:szCs w:val="24"/>
        </w:rPr>
        <w:t>category</w:t>
      </w:r>
      <w:r w:rsidR="00946399" w:rsidRPr="008E4382">
        <w:rPr>
          <w:color w:val="000000" w:themeColor="text1"/>
          <w:szCs w:val="24"/>
        </w:rPr>
        <w:t xml:space="preserve"> to understand </w:t>
      </w:r>
      <w:r w:rsidR="00B663E9">
        <w:rPr>
          <w:color w:val="000000" w:themeColor="text1"/>
          <w:szCs w:val="24"/>
        </w:rPr>
        <w:t>how</w:t>
      </w:r>
      <w:r w:rsidR="00B663E9" w:rsidRPr="008E4382">
        <w:rPr>
          <w:color w:val="000000" w:themeColor="text1"/>
          <w:szCs w:val="24"/>
        </w:rPr>
        <w:t xml:space="preserve"> </w:t>
      </w:r>
      <w:r w:rsidR="00B663E9">
        <w:rPr>
          <w:color w:val="000000" w:themeColor="text1"/>
          <w:szCs w:val="24"/>
        </w:rPr>
        <w:t xml:space="preserve">gene </w:t>
      </w:r>
      <w:r w:rsidR="00946399" w:rsidRPr="008E4382">
        <w:rPr>
          <w:color w:val="000000" w:themeColor="text1"/>
          <w:szCs w:val="24"/>
        </w:rPr>
        <w:t xml:space="preserve">misregulation </w:t>
      </w:r>
      <w:r w:rsidR="00B663E9">
        <w:rPr>
          <w:color w:val="000000" w:themeColor="text1"/>
          <w:szCs w:val="24"/>
        </w:rPr>
        <w:t xml:space="preserve">might </w:t>
      </w:r>
      <w:r w:rsidR="00946399" w:rsidRPr="008E4382">
        <w:rPr>
          <w:color w:val="000000" w:themeColor="text1"/>
          <w:szCs w:val="24"/>
        </w:rPr>
        <w:t>underli</w:t>
      </w:r>
      <w:r w:rsidR="00B663E9">
        <w:rPr>
          <w:color w:val="000000" w:themeColor="text1"/>
          <w:szCs w:val="24"/>
        </w:rPr>
        <w:t>e</w:t>
      </w:r>
      <w:r w:rsidR="00946399" w:rsidRPr="008E4382">
        <w:rPr>
          <w:color w:val="000000" w:themeColor="text1"/>
          <w:szCs w:val="24"/>
        </w:rPr>
        <w:t xml:space="preserve"> the asymmetry in hybrid incompatibility</w:t>
      </w:r>
      <w:r w:rsidR="00D32B9D">
        <w:rPr>
          <w:color w:val="000000" w:themeColor="text1"/>
          <w:szCs w:val="24"/>
        </w:rPr>
        <w:t>,</w:t>
      </w:r>
      <w:r w:rsidR="00946399" w:rsidRPr="008E4382">
        <w:rPr>
          <w:color w:val="000000" w:themeColor="text1"/>
          <w:szCs w:val="24"/>
        </w:rPr>
        <w:t xml:space="preserve"> </w:t>
      </w:r>
      <w:r w:rsidR="00D32B9D">
        <w:rPr>
          <w:color w:val="000000" w:themeColor="text1"/>
          <w:szCs w:val="24"/>
        </w:rPr>
        <w:t xml:space="preserve">testing </w:t>
      </w:r>
      <w:r w:rsidR="00946399" w:rsidRPr="008E4382">
        <w:rPr>
          <w:color w:val="000000" w:themeColor="text1"/>
          <w:szCs w:val="24"/>
        </w:rPr>
        <w:t xml:space="preserve">whether regulatory divergence affected the same or distinct sets of genes in H1 and H2. In the male soma, each regulatory divergence category showed an overlap of </w:t>
      </w:r>
      <w:r w:rsidR="00AF64AD">
        <w:rPr>
          <w:color w:val="000000" w:themeColor="text1"/>
          <w:szCs w:val="24"/>
        </w:rPr>
        <w:t>&gt;</w:t>
      </w:r>
      <w:r w:rsidR="00946399" w:rsidRPr="008E4382">
        <w:rPr>
          <w:color w:val="000000" w:themeColor="text1"/>
          <w:szCs w:val="24"/>
        </w:rPr>
        <w:t xml:space="preserve">50% of genes between H1 and H2. </w:t>
      </w:r>
      <w:r w:rsidR="00992386">
        <w:rPr>
          <w:color w:val="000000" w:themeColor="text1"/>
          <w:szCs w:val="24"/>
        </w:rPr>
        <w:t xml:space="preserve">For genes inferred to have </w:t>
      </w:r>
      <w:r w:rsidR="00992386" w:rsidRPr="00451BC4">
        <w:rPr>
          <w:i/>
          <w:iCs/>
          <w:color w:val="000000" w:themeColor="text1"/>
          <w:szCs w:val="24"/>
        </w:rPr>
        <w:t>cis</w:t>
      </w:r>
      <w:r w:rsidR="00992386" w:rsidRPr="008E4382">
        <w:rPr>
          <w:color w:val="000000" w:themeColor="text1"/>
          <w:szCs w:val="24"/>
        </w:rPr>
        <w:t>-</w:t>
      </w:r>
      <w:r w:rsidR="00992386" w:rsidRPr="008E4382">
        <w:rPr>
          <w:i/>
          <w:iCs/>
          <w:color w:val="000000" w:themeColor="text1"/>
          <w:szCs w:val="24"/>
        </w:rPr>
        <w:t>trans</w:t>
      </w:r>
      <w:r w:rsidR="00992386" w:rsidRPr="008E4382">
        <w:rPr>
          <w:color w:val="000000" w:themeColor="text1"/>
          <w:szCs w:val="24"/>
        </w:rPr>
        <w:t xml:space="preserve"> </w:t>
      </w:r>
      <w:r w:rsidR="00992386" w:rsidRPr="008E4382">
        <w:rPr>
          <w:color w:val="000000" w:themeColor="text1"/>
          <w:szCs w:val="24"/>
        </w:rPr>
        <w:lastRenderedPageBreak/>
        <w:t xml:space="preserve">compensatory </w:t>
      </w:r>
      <w:r w:rsidR="00992386">
        <w:rPr>
          <w:color w:val="000000" w:themeColor="text1"/>
          <w:szCs w:val="24"/>
        </w:rPr>
        <w:t>regulatory changes, in particular</w:t>
      </w:r>
      <w:r w:rsidR="00946399" w:rsidRPr="008E4382">
        <w:rPr>
          <w:color w:val="000000" w:themeColor="text1"/>
          <w:szCs w:val="24"/>
        </w:rPr>
        <w:t xml:space="preserve">, </w:t>
      </w:r>
      <w:r w:rsidR="00C50A99">
        <w:rPr>
          <w:color w:val="000000" w:themeColor="text1"/>
          <w:szCs w:val="24"/>
        </w:rPr>
        <w:t>we</w:t>
      </w:r>
      <w:r w:rsidR="00946399" w:rsidRPr="008E4382">
        <w:rPr>
          <w:color w:val="000000" w:themeColor="text1"/>
          <w:szCs w:val="24"/>
        </w:rPr>
        <w:t xml:space="preserve"> found </w:t>
      </w:r>
      <w:r w:rsidR="00992386">
        <w:rPr>
          <w:color w:val="000000" w:themeColor="text1"/>
          <w:szCs w:val="24"/>
        </w:rPr>
        <w:t xml:space="preserve">similar gene abundances and </w:t>
      </w:r>
      <w:r w:rsidR="00946399" w:rsidRPr="008E4382">
        <w:rPr>
          <w:color w:val="000000" w:themeColor="text1"/>
          <w:szCs w:val="24"/>
        </w:rPr>
        <w:t xml:space="preserve">~67%-82% overlap in gene identity between H1 and H2 </w:t>
      </w:r>
      <w:r w:rsidR="00744813">
        <w:rPr>
          <w:color w:val="000000" w:themeColor="text1"/>
          <w:szCs w:val="24"/>
        </w:rPr>
        <w:t xml:space="preserve">for the </w:t>
      </w:r>
      <w:r w:rsidR="00C203BF">
        <w:rPr>
          <w:color w:val="000000" w:themeColor="text1"/>
          <w:szCs w:val="24"/>
        </w:rPr>
        <w:t>male soma</w:t>
      </w:r>
      <w:r w:rsidR="00946399" w:rsidRPr="008E4382">
        <w:rPr>
          <w:color w:val="000000" w:themeColor="text1"/>
          <w:szCs w:val="24"/>
        </w:rPr>
        <w:t xml:space="preserve"> </w:t>
      </w:r>
      <w:r w:rsidR="00744813">
        <w:rPr>
          <w:color w:val="000000" w:themeColor="text1"/>
          <w:szCs w:val="24"/>
        </w:rPr>
        <w:t xml:space="preserve">samples </w:t>
      </w:r>
      <w:r w:rsidR="00C203BF">
        <w:rPr>
          <w:color w:val="000000" w:themeColor="text1"/>
          <w:szCs w:val="24"/>
        </w:rPr>
        <w:t>(</w:t>
      </w:r>
      <w:r w:rsidR="00C203BF" w:rsidRPr="008E4382">
        <w:rPr>
          <w:color w:val="000000" w:themeColor="text1"/>
          <w:szCs w:val="24"/>
        </w:rPr>
        <w:t>n</w:t>
      </w:r>
      <w:r w:rsidR="00C203BF" w:rsidRPr="008E4382">
        <w:rPr>
          <w:color w:val="000000" w:themeColor="text1"/>
          <w:szCs w:val="24"/>
          <w:vertAlign w:val="subscript"/>
        </w:rPr>
        <w:t>H1</w:t>
      </w:r>
      <w:r w:rsidR="00C203BF" w:rsidRPr="008E4382">
        <w:rPr>
          <w:color w:val="000000" w:themeColor="text1"/>
          <w:szCs w:val="24"/>
        </w:rPr>
        <w:t xml:space="preserve"> = </w:t>
      </w:r>
      <w:r w:rsidR="00C203BF">
        <w:rPr>
          <w:color w:val="000000" w:themeColor="text1"/>
          <w:szCs w:val="24"/>
        </w:rPr>
        <w:t>521 of 779</w:t>
      </w:r>
      <w:r w:rsidR="00992386">
        <w:rPr>
          <w:color w:val="000000" w:themeColor="text1"/>
          <w:szCs w:val="24"/>
        </w:rPr>
        <w:t>,</w:t>
      </w:r>
      <w:r w:rsidR="00C203BF">
        <w:rPr>
          <w:color w:val="000000" w:themeColor="text1"/>
          <w:szCs w:val="24"/>
        </w:rPr>
        <w:t xml:space="preserve"> 67%</w:t>
      </w:r>
      <w:r w:rsidR="00C203BF" w:rsidRPr="008E4382">
        <w:rPr>
          <w:color w:val="000000" w:themeColor="text1"/>
          <w:szCs w:val="24"/>
        </w:rPr>
        <w:t>; n</w:t>
      </w:r>
      <w:r w:rsidR="00C203BF" w:rsidRPr="008E4382">
        <w:rPr>
          <w:color w:val="000000" w:themeColor="text1"/>
          <w:szCs w:val="24"/>
          <w:vertAlign w:val="subscript"/>
        </w:rPr>
        <w:t>H2</w:t>
      </w:r>
      <w:r w:rsidR="00C203BF" w:rsidRPr="008E4382">
        <w:rPr>
          <w:color w:val="000000" w:themeColor="text1"/>
          <w:szCs w:val="24"/>
        </w:rPr>
        <w:t xml:space="preserve"> = </w:t>
      </w:r>
      <w:r w:rsidR="00C203BF">
        <w:rPr>
          <w:color w:val="000000" w:themeColor="text1"/>
          <w:szCs w:val="24"/>
        </w:rPr>
        <w:t>521 of 633</w:t>
      </w:r>
      <w:r w:rsidR="00992386">
        <w:rPr>
          <w:color w:val="000000" w:themeColor="text1"/>
          <w:szCs w:val="24"/>
        </w:rPr>
        <w:t>,</w:t>
      </w:r>
      <w:r w:rsidR="00C203BF">
        <w:rPr>
          <w:color w:val="000000" w:themeColor="text1"/>
          <w:szCs w:val="24"/>
        </w:rPr>
        <w:t xml:space="preserve"> 82%</w:t>
      </w:r>
      <w:r w:rsidR="00C203BF" w:rsidRPr="008E4382">
        <w:rPr>
          <w:color w:val="000000" w:themeColor="text1"/>
          <w:szCs w:val="24"/>
        </w:rPr>
        <w:t xml:space="preserve">; </w:t>
      </w:r>
      <w:r w:rsidR="00946399" w:rsidRPr="008E4382">
        <w:rPr>
          <w:color w:val="000000" w:themeColor="text1"/>
          <w:szCs w:val="24"/>
        </w:rPr>
        <w:t xml:space="preserve">Figure 8E). </w:t>
      </w:r>
    </w:p>
    <w:p w14:paraId="4529284B" w14:textId="6CCA7058" w:rsidR="00946399" w:rsidRPr="008E4382" w:rsidRDefault="00437589" w:rsidP="00662E34">
      <w:pPr>
        <w:spacing w:line="276" w:lineRule="auto"/>
        <w:rPr>
          <w:color w:val="000000" w:themeColor="text1"/>
          <w:szCs w:val="24"/>
        </w:rPr>
      </w:pPr>
      <w:r>
        <w:rPr>
          <w:color w:val="000000" w:themeColor="text1"/>
          <w:szCs w:val="24"/>
        </w:rPr>
        <w:t>G</w:t>
      </w:r>
      <w:r w:rsidR="00744813" w:rsidRPr="008E4382">
        <w:rPr>
          <w:color w:val="000000" w:themeColor="text1"/>
          <w:szCs w:val="24"/>
        </w:rPr>
        <w:t xml:space="preserve">enes </w:t>
      </w:r>
      <w:r w:rsidR="00744813">
        <w:rPr>
          <w:color w:val="000000" w:themeColor="text1"/>
          <w:szCs w:val="24"/>
        </w:rPr>
        <w:t xml:space="preserve">with </w:t>
      </w:r>
      <w:r w:rsidR="00FC234E">
        <w:rPr>
          <w:color w:val="000000" w:themeColor="text1"/>
          <w:szCs w:val="24"/>
        </w:rPr>
        <w:t>unique</w:t>
      </w:r>
      <w:r w:rsidR="00744813">
        <w:rPr>
          <w:color w:val="000000" w:themeColor="text1"/>
          <w:szCs w:val="24"/>
        </w:rPr>
        <w:t xml:space="preserve"> and </w:t>
      </w:r>
      <w:r w:rsidR="00FC234E">
        <w:rPr>
          <w:color w:val="000000" w:themeColor="text1"/>
          <w:szCs w:val="24"/>
        </w:rPr>
        <w:t>cross</w:t>
      </w:r>
      <w:r w:rsidR="00744813">
        <w:rPr>
          <w:color w:val="000000" w:themeColor="text1"/>
          <w:szCs w:val="24"/>
        </w:rPr>
        <w:t>-direction</w:t>
      </w:r>
      <w:r w:rsidR="00FC234E">
        <w:rPr>
          <w:color w:val="000000" w:themeColor="text1"/>
          <w:szCs w:val="24"/>
        </w:rPr>
        <w:t>-specific</w:t>
      </w:r>
      <w:r w:rsidR="00946399" w:rsidRPr="008E4382">
        <w:rPr>
          <w:color w:val="000000" w:themeColor="text1"/>
          <w:szCs w:val="24"/>
        </w:rPr>
        <w:t xml:space="preserve"> </w:t>
      </w:r>
      <w:r w:rsidR="00FC234E" w:rsidRPr="00451BC4">
        <w:rPr>
          <w:i/>
          <w:iCs/>
          <w:color w:val="000000" w:themeColor="text1"/>
          <w:szCs w:val="24"/>
        </w:rPr>
        <w:t>cis</w:t>
      </w:r>
      <w:r w:rsidR="00FC234E" w:rsidRPr="008E4382">
        <w:rPr>
          <w:color w:val="000000" w:themeColor="text1"/>
          <w:szCs w:val="24"/>
        </w:rPr>
        <w:t>-</w:t>
      </w:r>
      <w:r w:rsidR="00FC234E" w:rsidRPr="008E4382">
        <w:rPr>
          <w:i/>
          <w:iCs/>
          <w:color w:val="000000" w:themeColor="text1"/>
          <w:szCs w:val="24"/>
        </w:rPr>
        <w:t>trans</w:t>
      </w:r>
      <w:r w:rsidR="00FC234E" w:rsidRPr="008E4382">
        <w:rPr>
          <w:color w:val="000000" w:themeColor="text1"/>
          <w:szCs w:val="24"/>
        </w:rPr>
        <w:t xml:space="preserve"> compensatory </w:t>
      </w:r>
      <w:r w:rsidR="00744813">
        <w:rPr>
          <w:color w:val="000000" w:themeColor="text1"/>
          <w:szCs w:val="24"/>
        </w:rPr>
        <w:t>effects</w:t>
      </w:r>
      <w:r>
        <w:rPr>
          <w:color w:val="000000" w:themeColor="text1"/>
          <w:szCs w:val="24"/>
        </w:rPr>
        <w:t>, however,</w:t>
      </w:r>
      <w:r w:rsidR="00744813">
        <w:rPr>
          <w:color w:val="000000" w:themeColor="text1"/>
          <w:szCs w:val="24"/>
        </w:rPr>
        <w:t xml:space="preserve"> </w:t>
      </w:r>
      <w:r>
        <w:rPr>
          <w:color w:val="000000" w:themeColor="text1"/>
          <w:szCs w:val="24"/>
        </w:rPr>
        <w:t xml:space="preserve">were nearly twice as common </w:t>
      </w:r>
      <w:r w:rsidR="00744813">
        <w:rPr>
          <w:color w:val="000000" w:themeColor="text1"/>
          <w:szCs w:val="24"/>
        </w:rPr>
        <w:t>for</w:t>
      </w:r>
      <w:r w:rsidR="00744813" w:rsidRPr="008E4382">
        <w:rPr>
          <w:color w:val="000000" w:themeColor="text1"/>
          <w:szCs w:val="24"/>
        </w:rPr>
        <w:t xml:space="preserve"> H1 male soma </w:t>
      </w:r>
      <w:r w:rsidR="00744813">
        <w:rPr>
          <w:color w:val="000000" w:themeColor="text1"/>
          <w:szCs w:val="24"/>
        </w:rPr>
        <w:t>than for</w:t>
      </w:r>
      <w:r w:rsidR="00946399" w:rsidRPr="008E4382">
        <w:rPr>
          <w:color w:val="000000" w:themeColor="text1"/>
          <w:szCs w:val="24"/>
        </w:rPr>
        <w:t xml:space="preserve"> H2 male soma (n</w:t>
      </w:r>
      <w:r w:rsidR="00946399" w:rsidRPr="008E4382">
        <w:rPr>
          <w:color w:val="000000" w:themeColor="text1"/>
          <w:szCs w:val="24"/>
          <w:vertAlign w:val="subscript"/>
        </w:rPr>
        <w:t>H1</w:t>
      </w:r>
      <w:r w:rsidR="00946399" w:rsidRPr="008E4382">
        <w:rPr>
          <w:color w:val="000000" w:themeColor="text1"/>
          <w:szCs w:val="24"/>
        </w:rPr>
        <w:t xml:space="preserve"> = 258; n</w:t>
      </w:r>
      <w:r w:rsidR="00946399" w:rsidRPr="008E4382">
        <w:rPr>
          <w:color w:val="000000" w:themeColor="text1"/>
          <w:szCs w:val="24"/>
          <w:vertAlign w:val="subscript"/>
        </w:rPr>
        <w:t>H2</w:t>
      </w:r>
      <w:r w:rsidR="00946399" w:rsidRPr="008E4382">
        <w:rPr>
          <w:color w:val="000000" w:themeColor="text1"/>
          <w:szCs w:val="24"/>
        </w:rPr>
        <w:t xml:space="preserve"> = 112; Figure 4.8E, red bubbles). These hybrid-cross specific genes account for ~33% and ~18% of all the genes showing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in H1 and H2</w:t>
      </w:r>
      <w:r w:rsidR="00B308C0">
        <w:rPr>
          <w:color w:val="000000" w:themeColor="text1"/>
          <w:szCs w:val="24"/>
        </w:rPr>
        <w:t>,</w:t>
      </w:r>
      <w:r w:rsidR="00946399" w:rsidRPr="008E4382">
        <w:rPr>
          <w:color w:val="000000" w:themeColor="text1"/>
          <w:szCs w:val="24"/>
        </w:rPr>
        <w:t xml:space="preserve"> respectively</w:t>
      </w:r>
      <w:r w:rsidR="00B308C0">
        <w:rPr>
          <w:color w:val="000000" w:themeColor="text1"/>
          <w:szCs w:val="24"/>
        </w:rPr>
        <w:t>,</w:t>
      </w:r>
      <w:r w:rsidR="00946399" w:rsidRPr="008E4382">
        <w:rPr>
          <w:color w:val="000000" w:themeColor="text1"/>
          <w:szCs w:val="24"/>
        </w:rPr>
        <w:t xml:space="preserve"> and display conserved regulation in the </w:t>
      </w:r>
      <w:r w:rsidR="00BD72AC">
        <w:rPr>
          <w:color w:val="000000" w:themeColor="text1"/>
          <w:szCs w:val="24"/>
        </w:rPr>
        <w:t>corresponding</w:t>
      </w:r>
      <w:r w:rsidR="00BD72AC" w:rsidRPr="008E4382">
        <w:rPr>
          <w:color w:val="000000" w:themeColor="text1"/>
          <w:szCs w:val="24"/>
        </w:rPr>
        <w:t xml:space="preserve"> </w:t>
      </w:r>
      <w:r w:rsidR="00946399" w:rsidRPr="008E4382">
        <w:rPr>
          <w:color w:val="000000" w:themeColor="text1"/>
          <w:szCs w:val="24"/>
        </w:rPr>
        <w:t xml:space="preserve">reciprocal cross (Figure 8E). </w:t>
      </w:r>
      <w:r w:rsidR="009B777D">
        <w:rPr>
          <w:color w:val="000000" w:themeColor="text1"/>
          <w:szCs w:val="24"/>
        </w:rPr>
        <w:t>G</w:t>
      </w:r>
      <w:r w:rsidR="009B777D" w:rsidRPr="008E4382">
        <w:rPr>
          <w:color w:val="000000" w:themeColor="text1"/>
          <w:szCs w:val="24"/>
        </w:rPr>
        <w:t xml:space="preserve">enes </w:t>
      </w:r>
      <w:r w:rsidR="009B777D">
        <w:rPr>
          <w:color w:val="000000" w:themeColor="text1"/>
          <w:szCs w:val="24"/>
        </w:rPr>
        <w:t xml:space="preserve">with cross-specific effects </w:t>
      </w:r>
      <w:r w:rsidR="009B777D" w:rsidRPr="008E4382">
        <w:rPr>
          <w:color w:val="000000" w:themeColor="text1"/>
          <w:szCs w:val="24"/>
        </w:rPr>
        <w:t>(Figure 8E, red circles) may disproportionately influence gene expression</w:t>
      </w:r>
      <w:r w:rsidR="009B777D">
        <w:rPr>
          <w:color w:val="000000" w:themeColor="text1"/>
          <w:szCs w:val="24"/>
        </w:rPr>
        <w:t xml:space="preserve"> globally</w:t>
      </w:r>
      <w:r w:rsidR="009B777D" w:rsidRPr="008E4382">
        <w:rPr>
          <w:color w:val="000000" w:themeColor="text1"/>
          <w:szCs w:val="24"/>
        </w:rPr>
        <w:t xml:space="preserve">, resulting in distinct patterns of gene misregulation in reciprocal crosses. </w:t>
      </w:r>
      <w:r w:rsidR="009B777D">
        <w:rPr>
          <w:color w:val="000000" w:themeColor="text1"/>
          <w:szCs w:val="24"/>
        </w:rPr>
        <w:t>If so, m</w:t>
      </w:r>
      <w:commentRangeStart w:id="93"/>
      <w:r w:rsidR="00946399" w:rsidRPr="008E4382">
        <w:rPr>
          <w:color w:val="000000" w:themeColor="text1"/>
          <w:szCs w:val="24"/>
        </w:rPr>
        <w:t>ale hybrids from both cross</w:t>
      </w:r>
      <w:r w:rsidR="00B308C0">
        <w:rPr>
          <w:color w:val="000000" w:themeColor="text1"/>
          <w:szCs w:val="24"/>
        </w:rPr>
        <w:t xml:space="preserve"> direction</w:t>
      </w:r>
      <w:r w:rsidR="00946399" w:rsidRPr="008E4382">
        <w:rPr>
          <w:color w:val="000000" w:themeColor="text1"/>
          <w:szCs w:val="24"/>
        </w:rPr>
        <w:t xml:space="preserve">s </w:t>
      </w:r>
      <w:r w:rsidR="009B777D">
        <w:rPr>
          <w:color w:val="000000" w:themeColor="text1"/>
          <w:szCs w:val="24"/>
        </w:rPr>
        <w:t>may</w:t>
      </w:r>
      <w:r w:rsidR="009B777D" w:rsidRPr="008E4382">
        <w:rPr>
          <w:color w:val="000000" w:themeColor="text1"/>
          <w:szCs w:val="24"/>
        </w:rPr>
        <w:t xml:space="preserve"> </w:t>
      </w:r>
      <w:r w:rsidR="009B777D">
        <w:rPr>
          <w:color w:val="000000" w:themeColor="text1"/>
          <w:szCs w:val="24"/>
        </w:rPr>
        <w:t xml:space="preserve">largely </w:t>
      </w:r>
      <w:r w:rsidR="00946399" w:rsidRPr="008E4382">
        <w:rPr>
          <w:color w:val="000000" w:themeColor="text1"/>
          <w:szCs w:val="24"/>
        </w:rPr>
        <w:t xml:space="preserve">share </w:t>
      </w:r>
      <w:r w:rsidR="009B777D">
        <w:rPr>
          <w:color w:val="000000" w:themeColor="text1"/>
          <w:szCs w:val="24"/>
        </w:rPr>
        <w:t xml:space="preserve">the same </w:t>
      </w:r>
      <w:r w:rsidR="00946399" w:rsidRPr="008E4382">
        <w:rPr>
          <w:color w:val="000000" w:themeColor="text1"/>
          <w:szCs w:val="24"/>
        </w:rPr>
        <w:t>mechanism</w:t>
      </w:r>
      <w:r w:rsidR="00B308C0" w:rsidRPr="00B308C0">
        <w:rPr>
          <w:color w:val="000000" w:themeColor="text1"/>
          <w:szCs w:val="24"/>
        </w:rPr>
        <w:t xml:space="preserve"> </w:t>
      </w:r>
      <w:r w:rsidR="00B308C0">
        <w:rPr>
          <w:color w:val="000000" w:themeColor="text1"/>
          <w:szCs w:val="24"/>
        </w:rPr>
        <w:t xml:space="preserve">of </w:t>
      </w:r>
      <w:r w:rsidR="009B777D">
        <w:rPr>
          <w:color w:val="000000" w:themeColor="text1"/>
          <w:szCs w:val="24"/>
        </w:rPr>
        <w:t>expression</w:t>
      </w:r>
      <w:r w:rsidR="00B308C0">
        <w:rPr>
          <w:color w:val="000000" w:themeColor="text1"/>
          <w:szCs w:val="24"/>
        </w:rPr>
        <w:t xml:space="preserve"> disruption </w:t>
      </w:r>
      <w:r w:rsidR="00B308C0" w:rsidRPr="008E4382">
        <w:rPr>
          <w:color w:val="000000" w:themeColor="text1"/>
          <w:szCs w:val="24"/>
        </w:rPr>
        <w:t xml:space="preserve">despite </w:t>
      </w:r>
      <w:r w:rsidR="009B777D">
        <w:rPr>
          <w:color w:val="000000" w:themeColor="text1"/>
          <w:szCs w:val="24"/>
        </w:rPr>
        <w:t xml:space="preserve">their </w:t>
      </w:r>
      <w:r w:rsidR="00B308C0" w:rsidRPr="008E4382">
        <w:rPr>
          <w:color w:val="000000" w:themeColor="text1"/>
          <w:szCs w:val="24"/>
        </w:rPr>
        <w:t xml:space="preserve">contrasting </w:t>
      </w:r>
      <w:r w:rsidR="00B308C0">
        <w:rPr>
          <w:color w:val="000000" w:themeColor="text1"/>
          <w:szCs w:val="24"/>
        </w:rPr>
        <w:t xml:space="preserve">severity of </w:t>
      </w:r>
      <w:r w:rsidR="00B308C0" w:rsidRPr="008E4382">
        <w:rPr>
          <w:color w:val="000000" w:themeColor="text1"/>
          <w:szCs w:val="24"/>
        </w:rPr>
        <w:t>organismal hybrid incompatibility</w:t>
      </w:r>
      <w:r w:rsidR="00946399" w:rsidRPr="008E4382">
        <w:rPr>
          <w:color w:val="000000" w:themeColor="text1"/>
          <w:szCs w:val="24"/>
        </w:rPr>
        <w:t xml:space="preserve">, possibly involving </w:t>
      </w:r>
      <w:r w:rsidR="009B777D">
        <w:rPr>
          <w:color w:val="000000" w:themeColor="text1"/>
          <w:szCs w:val="24"/>
        </w:rPr>
        <w:t xml:space="preserve">relatively </w:t>
      </w:r>
      <w:r w:rsidR="00946399" w:rsidRPr="008E4382">
        <w:rPr>
          <w:color w:val="000000" w:themeColor="text1"/>
          <w:szCs w:val="24"/>
        </w:rPr>
        <w:t>few genes unique to each hybrid cross.</w:t>
      </w:r>
      <w:commentRangeEnd w:id="93"/>
      <w:r w:rsidR="00B308C0">
        <w:rPr>
          <w:rStyle w:val="CommentReference"/>
        </w:rPr>
        <w:commentReference w:id="93"/>
      </w:r>
      <w:r w:rsidR="00946399" w:rsidRPr="008E4382">
        <w:rPr>
          <w:color w:val="000000" w:themeColor="text1"/>
          <w:szCs w:val="24"/>
        </w:rPr>
        <w:t xml:space="preserve"> Alternatively, the </w:t>
      </w:r>
      <w:r w:rsidR="00BD72AC">
        <w:rPr>
          <w:color w:val="000000" w:themeColor="text1"/>
          <w:szCs w:val="24"/>
        </w:rPr>
        <w:t>substantial</w:t>
      </w:r>
      <w:r w:rsidR="00BD72AC" w:rsidRPr="008E4382">
        <w:rPr>
          <w:color w:val="000000" w:themeColor="text1"/>
          <w:szCs w:val="24"/>
        </w:rPr>
        <w:t xml:space="preserve"> </w:t>
      </w:r>
      <w:r w:rsidR="00946399" w:rsidRPr="008E4382">
        <w:rPr>
          <w:color w:val="000000" w:themeColor="text1"/>
          <w:szCs w:val="24"/>
        </w:rPr>
        <w:t xml:space="preserve">overlap in genes </w:t>
      </w:r>
      <w:r w:rsidR="009B777D">
        <w:rPr>
          <w:color w:val="000000" w:themeColor="text1"/>
          <w:szCs w:val="24"/>
        </w:rPr>
        <w:t>inferred to have the same regulatory divergence category for</w:t>
      </w:r>
      <w:r w:rsidR="00946399" w:rsidRPr="008E4382">
        <w:rPr>
          <w:color w:val="000000" w:themeColor="text1"/>
          <w:szCs w:val="24"/>
        </w:rPr>
        <w:t xml:space="preserve"> H1 and H2 male soma </w:t>
      </w:r>
      <w:r>
        <w:rPr>
          <w:color w:val="000000" w:themeColor="text1"/>
          <w:szCs w:val="24"/>
        </w:rPr>
        <w:t>might simply</w:t>
      </w:r>
      <w:r w:rsidRPr="008E4382">
        <w:rPr>
          <w:color w:val="000000" w:themeColor="text1"/>
          <w:szCs w:val="24"/>
        </w:rPr>
        <w:t xml:space="preserve"> </w:t>
      </w:r>
      <w:r w:rsidR="00BD72AC">
        <w:rPr>
          <w:color w:val="000000" w:themeColor="text1"/>
          <w:szCs w:val="24"/>
        </w:rPr>
        <w:t>be a byproduct of</w:t>
      </w:r>
      <w:r w:rsidR="00BD72AC" w:rsidRPr="008E4382">
        <w:rPr>
          <w:color w:val="000000" w:themeColor="text1"/>
          <w:szCs w:val="24"/>
        </w:rPr>
        <w:t xml:space="preserve"> </w:t>
      </w:r>
      <w:r w:rsidR="00946399" w:rsidRPr="008E4382">
        <w:rPr>
          <w:color w:val="000000" w:themeColor="text1"/>
          <w:szCs w:val="24"/>
        </w:rPr>
        <w:t xml:space="preserve">tissue </w:t>
      </w:r>
      <w:r w:rsidR="00BD72AC" w:rsidRPr="008E4382">
        <w:rPr>
          <w:color w:val="000000" w:themeColor="text1"/>
          <w:szCs w:val="24"/>
        </w:rPr>
        <w:t>similarit</w:t>
      </w:r>
      <w:r w:rsidR="00BD72AC">
        <w:rPr>
          <w:color w:val="000000" w:themeColor="text1"/>
          <w:szCs w:val="24"/>
        </w:rPr>
        <w:t>y</w:t>
      </w:r>
      <w:r w:rsidR="00946399" w:rsidRPr="008E4382">
        <w:rPr>
          <w:color w:val="000000" w:themeColor="text1"/>
          <w:szCs w:val="24"/>
        </w:rPr>
        <w:t>, as hybrid male soma</w:t>
      </w:r>
      <w:r w:rsidR="009B777D">
        <w:rPr>
          <w:color w:val="000000" w:themeColor="text1"/>
          <w:szCs w:val="24"/>
        </w:rPr>
        <w:t>tic bodies</w:t>
      </w:r>
      <w:r w:rsidR="00946399" w:rsidRPr="008E4382">
        <w:rPr>
          <w:color w:val="000000" w:themeColor="text1"/>
          <w:szCs w:val="24"/>
        </w:rPr>
        <w:t xml:space="preserve"> show less obvious </w:t>
      </w:r>
      <w:r w:rsidR="009B777D">
        <w:rPr>
          <w:color w:val="000000" w:themeColor="text1"/>
          <w:szCs w:val="24"/>
        </w:rPr>
        <w:t xml:space="preserve">and severe </w:t>
      </w:r>
      <w:r w:rsidR="00946399" w:rsidRPr="008E4382">
        <w:rPr>
          <w:color w:val="000000" w:themeColor="text1"/>
          <w:szCs w:val="24"/>
        </w:rPr>
        <w:t xml:space="preserve">dysfunction compared to gonads </w:t>
      </w:r>
      <w:r w:rsidR="006249CF">
        <w:rPr>
          <w:color w:val="000000" w:themeColor="text1"/>
          <w:szCs w:val="24"/>
        </w:rPr>
        <w:fldChar w:fldCharType="begin"/>
      </w:r>
      <w:r w:rsidR="006249CF">
        <w:rPr>
          <w:color w:val="000000" w:themeColor="text1"/>
          <w:szCs w:val="24"/>
        </w:rPr>
        <w:instrText xml:space="preserve"> ADDIN ZOTERO_ITEM CSL_CITATION {"citationID":"rYELf8YG","properties":{"formattedCitation":"(Dall\\uc0\\u8217{}Acqua et al., 2025)","plainCitation":"(Dall’Acqua et al., 2025)","noteIndex":0},"citationItems":[{"id":10958,"uris":["http://zotero.org/users/9504344/items/I6WNJKAR"],"itemData":{"id":10958,"type":"article-journal","abstract":"The evolution of complete reproductive isolation hinges on the cumulative action of reproductive isolating barriers that can manifest throughout the life cycle of an organism. Consequently, a comprehensive understanding of the features underlying the origin and maintenance of species requires assessing the relative contributions of distinct barriers to overall reproductive isolation. Here, we characterize multiple interrelated isolating barriers for the nematode sister species Caenorhabditis remanei and Caenorhabditis latens. We quantified F1 hybrid male sterility and characterized multiple phenotypic causes associated with developmental abnormalities in the germline as well as nongermline gonad and somatic tissues, uncovering a complex suite of developmental defects contributing to strong postzygotic reproductive isolation. Despite these multifarious isolating barrier traits, assays testing for interspecies sperm transfer under “choice” conditions did not yield evidence of premating isolation. In contrast to other Caenorhabditis species pairs, we also found no evidence that ectopic sperm migration acts as a postmating–prezygotic barrier. The constellation of phenotypic defects in hybrids points to a polygenic or highly pleiotropic basis for hybrid dysfunction and implicates more rapid evolution of intrinsic postzygotic reproductive isolation than prezygotic isolation in these organisms.","container-title":"Evolution","DOI":"10.1093/evolut/qpaf112","ISSN":"0014-3820","journalAbbreviation":"Evolution","page":"qpaf112","source":"Silverchair","title":"A constellation of dysfunctional hybrid phenotypes enforces reproductive isolation between Caenorhabditis nematode species","author":[{"family":"Dall’Acqua","given":"Maia N"},{"family":"Peake","given":"Amanda L"},{"family":"Bielaska Da Silva","given":"Jalina"},{"family":"Issakova","given":"Dina"},{"family":"Cutter","given":"Asher D"}],"issued":{"date-parts":[["2025",5,24]]}}}],"schema":"https://github.com/citation-style-language/schema/raw/master/csl-citation.json"} </w:instrText>
      </w:r>
      <w:r w:rsidR="006249CF">
        <w:rPr>
          <w:color w:val="000000" w:themeColor="text1"/>
          <w:szCs w:val="24"/>
        </w:rPr>
        <w:fldChar w:fldCharType="separate"/>
      </w:r>
      <w:r w:rsidR="006249CF" w:rsidRPr="006249CF">
        <w:t>(Dall’Acqua et al., 2025)</w:t>
      </w:r>
      <w:r w:rsidR="006249CF">
        <w:rPr>
          <w:color w:val="000000" w:themeColor="text1"/>
          <w:szCs w:val="24"/>
        </w:rPr>
        <w:fldChar w:fldCharType="end"/>
      </w:r>
      <w:r w:rsidR="00946399" w:rsidRPr="008E4382">
        <w:rPr>
          <w:color w:val="000000" w:themeColor="text1"/>
          <w:szCs w:val="24"/>
        </w:rPr>
        <w:t xml:space="preserve">. Unfortunately, </w:t>
      </w:r>
      <w:r w:rsidR="00C50A99">
        <w:rPr>
          <w:color w:val="000000" w:themeColor="text1"/>
          <w:szCs w:val="24"/>
        </w:rPr>
        <w:t>we</w:t>
      </w:r>
      <w:r w:rsidR="00946399" w:rsidRPr="008E4382">
        <w:rPr>
          <w:color w:val="000000" w:themeColor="text1"/>
          <w:szCs w:val="24"/>
        </w:rPr>
        <w:t xml:space="preserve"> </w:t>
      </w:r>
      <w:r w:rsidR="00946399">
        <w:rPr>
          <w:color w:val="000000" w:themeColor="text1"/>
          <w:szCs w:val="24"/>
        </w:rPr>
        <w:t>w</w:t>
      </w:r>
      <w:r w:rsidR="006249CF">
        <w:rPr>
          <w:color w:val="000000" w:themeColor="text1"/>
          <w:szCs w:val="24"/>
        </w:rPr>
        <w:t>ere</w:t>
      </w:r>
      <w:r w:rsidR="00946399" w:rsidRPr="008E4382">
        <w:rPr>
          <w:color w:val="000000" w:themeColor="text1"/>
          <w:szCs w:val="24"/>
        </w:rPr>
        <w:t xml:space="preserve"> unable to definitive</w:t>
      </w:r>
      <w:r w:rsidR="004647FB">
        <w:rPr>
          <w:color w:val="000000" w:themeColor="text1"/>
          <w:szCs w:val="24"/>
        </w:rPr>
        <w:t>ly discern</w:t>
      </w:r>
      <w:r w:rsidR="00946399" w:rsidRPr="008E4382">
        <w:rPr>
          <w:color w:val="000000" w:themeColor="text1"/>
          <w:szCs w:val="24"/>
        </w:rPr>
        <w:t xml:space="preserve"> this aspect of asymmetry due to the lack of </w:t>
      </w:r>
      <w:r w:rsidR="00BD72AC">
        <w:rPr>
          <w:color w:val="000000" w:themeColor="text1"/>
          <w:szCs w:val="24"/>
        </w:rPr>
        <w:t xml:space="preserve">reliable </w:t>
      </w:r>
      <w:r w:rsidR="00946399" w:rsidRPr="008E4382">
        <w:rPr>
          <w:color w:val="000000" w:themeColor="text1"/>
          <w:szCs w:val="24"/>
        </w:rPr>
        <w:t xml:space="preserve">hybrid gonad data for H1 males. </w:t>
      </w:r>
    </w:p>
    <w:p w14:paraId="2F166C90" w14:textId="13F367E4" w:rsidR="0077488F" w:rsidRDefault="00946399" w:rsidP="00662E34">
      <w:pPr>
        <w:spacing w:line="276" w:lineRule="auto"/>
        <w:rPr>
          <w:color w:val="000000" w:themeColor="text1"/>
          <w:szCs w:val="24"/>
        </w:rPr>
      </w:pPr>
      <w:r w:rsidRPr="008E4382">
        <w:rPr>
          <w:color w:val="000000" w:themeColor="text1"/>
          <w:szCs w:val="24"/>
        </w:rPr>
        <w:t xml:space="preserve">In females, more than ~55% of the autosomal genes exhibiting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regulatory divergence were unique to H1 and did not overlap </w:t>
      </w:r>
      <w:r w:rsidR="0055388E">
        <w:rPr>
          <w:color w:val="000000" w:themeColor="text1"/>
          <w:szCs w:val="24"/>
        </w:rPr>
        <w:t>the</w:t>
      </w:r>
      <w:r w:rsidR="0055388E" w:rsidRPr="008E4382">
        <w:rPr>
          <w:color w:val="000000" w:themeColor="text1"/>
          <w:szCs w:val="24"/>
        </w:rPr>
        <w:t xml:space="preserve"> </w:t>
      </w:r>
      <w:r w:rsidR="0055388E">
        <w:rPr>
          <w:color w:val="000000" w:themeColor="text1"/>
          <w:szCs w:val="24"/>
        </w:rPr>
        <w:t xml:space="preserve">gene </w:t>
      </w:r>
      <w:r w:rsidRPr="008E4382">
        <w:rPr>
          <w:color w:val="000000" w:themeColor="text1"/>
          <w:szCs w:val="24"/>
        </w:rPr>
        <w:t>inferences from H2 (Figure 8D, F)</w:t>
      </w:r>
      <w:r w:rsidR="0055388E">
        <w:rPr>
          <w:color w:val="000000" w:themeColor="text1"/>
          <w:szCs w:val="24"/>
        </w:rPr>
        <w:t xml:space="preserve">, </w:t>
      </w:r>
      <w:r w:rsidR="0055388E" w:rsidRPr="008E4382">
        <w:rPr>
          <w:color w:val="000000" w:themeColor="text1"/>
          <w:szCs w:val="24"/>
        </w:rPr>
        <w:t xml:space="preserve">despite </w:t>
      </w:r>
      <w:r w:rsidR="00C218B9">
        <w:rPr>
          <w:color w:val="000000" w:themeColor="text1"/>
          <w:szCs w:val="24"/>
        </w:rPr>
        <w:t xml:space="preserve">the nuclear genome being identical for </w:t>
      </w:r>
      <w:r w:rsidR="0055388E">
        <w:rPr>
          <w:color w:val="000000" w:themeColor="text1"/>
          <w:szCs w:val="24"/>
        </w:rPr>
        <w:t>both classes of F1 female</w:t>
      </w:r>
      <w:r w:rsidRPr="008E4382">
        <w:rPr>
          <w:color w:val="000000" w:themeColor="text1"/>
          <w:szCs w:val="24"/>
        </w:rPr>
        <w:t xml:space="preserve">. </w:t>
      </w:r>
      <w:r w:rsidR="0055388E">
        <w:rPr>
          <w:color w:val="000000" w:themeColor="text1"/>
          <w:szCs w:val="24"/>
        </w:rPr>
        <w:t>W</w:t>
      </w:r>
      <w:r w:rsidR="0055388E" w:rsidRPr="008E4382">
        <w:rPr>
          <w:color w:val="000000" w:themeColor="text1"/>
          <w:szCs w:val="24"/>
        </w:rPr>
        <w:t xml:space="preserve">hen </w:t>
      </w:r>
      <w:r w:rsidR="0055388E">
        <w:rPr>
          <w:color w:val="000000" w:themeColor="text1"/>
          <w:szCs w:val="24"/>
        </w:rPr>
        <w:t>we</w:t>
      </w:r>
      <w:r w:rsidR="0055388E" w:rsidRPr="008E4382">
        <w:rPr>
          <w:color w:val="000000" w:themeColor="text1"/>
          <w:szCs w:val="24"/>
        </w:rPr>
        <w:t xml:space="preserve"> restricted </w:t>
      </w:r>
      <w:r w:rsidR="0055388E">
        <w:rPr>
          <w:color w:val="000000" w:themeColor="text1"/>
          <w:szCs w:val="24"/>
        </w:rPr>
        <w:t>our</w:t>
      </w:r>
      <w:r w:rsidR="0055388E" w:rsidRPr="008E4382">
        <w:rPr>
          <w:color w:val="000000" w:themeColor="text1"/>
          <w:szCs w:val="24"/>
        </w:rPr>
        <w:t xml:space="preserve"> analysis to X-linked loci</w:t>
      </w:r>
      <w:r w:rsidR="0055388E">
        <w:rPr>
          <w:color w:val="000000" w:themeColor="text1"/>
          <w:szCs w:val="24"/>
        </w:rPr>
        <w:t>,</w:t>
      </w:r>
      <w:r w:rsidR="0055388E" w:rsidRPr="008E4382">
        <w:rPr>
          <w:color w:val="000000" w:themeColor="text1"/>
          <w:szCs w:val="24"/>
        </w:rPr>
        <w:t xml:space="preserve"> </w:t>
      </w:r>
      <w:r w:rsidR="0055388E">
        <w:rPr>
          <w:color w:val="000000" w:themeColor="text1"/>
          <w:szCs w:val="24"/>
        </w:rPr>
        <w:t>h</w:t>
      </w:r>
      <w:r w:rsidRPr="008E4382">
        <w:rPr>
          <w:color w:val="000000" w:themeColor="text1"/>
          <w:szCs w:val="24"/>
        </w:rPr>
        <w:t xml:space="preserve">owever, </w:t>
      </w:r>
      <w:r w:rsidR="0055388E">
        <w:rPr>
          <w:color w:val="000000" w:themeColor="text1"/>
          <w:szCs w:val="24"/>
        </w:rPr>
        <w:t xml:space="preserve">we found that </w:t>
      </w:r>
      <w:r w:rsidRPr="008E4382">
        <w:rPr>
          <w:color w:val="000000" w:themeColor="text1"/>
          <w:szCs w:val="24"/>
        </w:rPr>
        <w:t>all the genes overlapped in identity</w:t>
      </w:r>
      <w:r w:rsidR="0055388E">
        <w:rPr>
          <w:color w:val="000000" w:themeColor="text1"/>
          <w:szCs w:val="24"/>
        </w:rPr>
        <w:t>,</w:t>
      </w:r>
      <w:r w:rsidRPr="008E4382">
        <w:rPr>
          <w:color w:val="000000" w:themeColor="text1"/>
          <w:szCs w:val="24"/>
        </w:rPr>
        <w:t xml:space="preserve"> suggesting that </w:t>
      </w:r>
      <w:r w:rsidRPr="008E4382">
        <w:rPr>
          <w:color w:val="000000" w:themeColor="text1"/>
        </w:rPr>
        <w:t xml:space="preserve">hybrid-cross specific misregulation predominantly </w:t>
      </w:r>
      <w:r w:rsidR="0055388E">
        <w:rPr>
          <w:color w:val="000000" w:themeColor="text1"/>
        </w:rPr>
        <w:t>involves</w:t>
      </w:r>
      <w:r w:rsidRPr="008E4382">
        <w:rPr>
          <w:color w:val="000000" w:themeColor="text1"/>
        </w:rPr>
        <w:t xml:space="preserve"> autosomal genes in </w:t>
      </w:r>
      <w:r w:rsidR="00A3386D">
        <w:rPr>
          <w:color w:val="000000" w:themeColor="text1"/>
        </w:rPr>
        <w:t xml:space="preserve">H1 </w:t>
      </w:r>
      <w:r w:rsidRPr="008E4382">
        <w:rPr>
          <w:color w:val="000000" w:themeColor="text1"/>
        </w:rPr>
        <w:t>females</w:t>
      </w:r>
      <w:r w:rsidR="00A3386D">
        <w:rPr>
          <w:color w:val="000000" w:themeColor="text1"/>
        </w:rPr>
        <w:t xml:space="preserve"> </w:t>
      </w:r>
      <w:r w:rsidR="00A3386D">
        <w:rPr>
          <w:color w:val="000000" w:themeColor="text1"/>
          <w:szCs w:val="24"/>
        </w:rPr>
        <w:t>(</w:t>
      </w:r>
      <w:r w:rsidR="00A3386D" w:rsidRPr="008E4382">
        <w:rPr>
          <w:color w:val="000000" w:themeColor="text1"/>
          <w:szCs w:val="24"/>
        </w:rPr>
        <w:t xml:space="preserve">with </w:t>
      </w:r>
      <w:r w:rsidR="00A3386D" w:rsidRPr="003154CE">
        <w:rPr>
          <w:i/>
          <w:iCs/>
          <w:color w:val="000000" w:themeColor="text1"/>
          <w:szCs w:val="24"/>
        </w:rPr>
        <w:t>C. remanei</w:t>
      </w:r>
      <w:r w:rsidR="00A3386D" w:rsidRPr="008E4382">
        <w:rPr>
          <w:color w:val="000000" w:themeColor="text1"/>
          <w:szCs w:val="24"/>
        </w:rPr>
        <w:t xml:space="preserve"> as the maternal parent</w:t>
      </w:r>
      <w:r w:rsidR="00A3386D">
        <w:rPr>
          <w:color w:val="000000" w:themeColor="text1"/>
          <w:szCs w:val="24"/>
        </w:rPr>
        <w:t>)</w:t>
      </w:r>
      <w:r w:rsidRPr="008E4382">
        <w:rPr>
          <w:color w:val="000000" w:themeColor="text1"/>
        </w:rPr>
        <w:t xml:space="preserve"> (Supplementary figure S9).</w:t>
      </w:r>
      <w:r w:rsidR="008C49B2">
        <w:rPr>
          <w:color w:val="000000" w:themeColor="text1"/>
        </w:rPr>
        <w:t xml:space="preserve"> </w:t>
      </w:r>
      <w:r w:rsidRPr="008E4382">
        <w:rPr>
          <w:color w:val="000000" w:themeColor="text1"/>
          <w:szCs w:val="24"/>
        </w:rPr>
        <w:t xml:space="preserve">Additionally, </w:t>
      </w:r>
      <w:r w:rsidR="00C50A99">
        <w:rPr>
          <w:color w:val="000000" w:themeColor="text1"/>
          <w:szCs w:val="24"/>
        </w:rPr>
        <w:t>we</w:t>
      </w:r>
      <w:r w:rsidRPr="008E4382">
        <w:rPr>
          <w:color w:val="000000" w:themeColor="text1"/>
          <w:szCs w:val="24"/>
        </w:rPr>
        <w:t xml:space="preserve"> noticed that </w:t>
      </w:r>
      <w:r w:rsidR="00C218B9">
        <w:rPr>
          <w:color w:val="000000" w:themeColor="text1"/>
          <w:szCs w:val="24"/>
        </w:rPr>
        <w:t>more</w:t>
      </w:r>
      <w:r w:rsidRPr="008E4382">
        <w:rPr>
          <w:color w:val="000000" w:themeColor="text1"/>
          <w:szCs w:val="24"/>
        </w:rPr>
        <w:t xml:space="preserve"> autosomal genes change from </w:t>
      </w:r>
      <w:r w:rsidRPr="00451BC4">
        <w:rPr>
          <w:i/>
          <w:iCs/>
          <w:color w:val="000000" w:themeColor="text1"/>
          <w:szCs w:val="24"/>
        </w:rPr>
        <w:t>cis</w:t>
      </w:r>
      <w:r w:rsidRPr="008E4382">
        <w:rPr>
          <w:color w:val="000000" w:themeColor="text1"/>
          <w:szCs w:val="24"/>
        </w:rPr>
        <w:t xml:space="preserve">-only divergence in one hybrid cross to </w:t>
      </w:r>
      <w:r w:rsidRPr="008E4382">
        <w:rPr>
          <w:i/>
          <w:iCs/>
          <w:color w:val="000000" w:themeColor="text1"/>
          <w:szCs w:val="24"/>
        </w:rPr>
        <w:t>trans</w:t>
      </w:r>
      <w:r w:rsidRPr="008E4382">
        <w:rPr>
          <w:color w:val="000000" w:themeColor="text1"/>
          <w:szCs w:val="24"/>
        </w:rPr>
        <w:t xml:space="preserve">-only divergence in the reciprocal cross </w:t>
      </w:r>
      <w:r w:rsidR="00C218B9">
        <w:rPr>
          <w:color w:val="000000" w:themeColor="text1"/>
          <w:szCs w:val="24"/>
        </w:rPr>
        <w:t>for</w:t>
      </w:r>
      <w:r w:rsidR="00C218B9" w:rsidRPr="008E4382">
        <w:rPr>
          <w:color w:val="000000" w:themeColor="text1"/>
          <w:szCs w:val="24"/>
        </w:rPr>
        <w:t xml:space="preserve"> </w:t>
      </w:r>
      <w:r w:rsidRPr="008E4382">
        <w:rPr>
          <w:color w:val="000000" w:themeColor="text1"/>
          <w:szCs w:val="24"/>
        </w:rPr>
        <w:t>male soma compared to female soma (Figure 8D-F)</w:t>
      </w:r>
      <w:r w:rsidR="00C218B9">
        <w:rPr>
          <w:color w:val="000000" w:themeColor="text1"/>
          <w:szCs w:val="24"/>
        </w:rPr>
        <w:t>, even though</w:t>
      </w:r>
      <w:r w:rsidR="00C218B9" w:rsidRPr="008E4382">
        <w:rPr>
          <w:color w:val="000000" w:themeColor="text1"/>
          <w:szCs w:val="24"/>
        </w:rPr>
        <w:t xml:space="preserve"> more than half of the genes exhibiting </w:t>
      </w:r>
      <w:r w:rsidR="00C218B9" w:rsidRPr="00451BC4">
        <w:rPr>
          <w:i/>
          <w:iCs/>
          <w:color w:val="000000" w:themeColor="text1"/>
          <w:szCs w:val="24"/>
        </w:rPr>
        <w:t>cis</w:t>
      </w:r>
      <w:r w:rsidR="00C218B9" w:rsidRPr="008E4382">
        <w:rPr>
          <w:color w:val="000000" w:themeColor="text1"/>
          <w:szCs w:val="24"/>
        </w:rPr>
        <w:t xml:space="preserve">-only and </w:t>
      </w:r>
      <w:r w:rsidR="00C218B9" w:rsidRPr="008E4382">
        <w:rPr>
          <w:i/>
          <w:iCs/>
          <w:color w:val="000000" w:themeColor="text1"/>
          <w:szCs w:val="24"/>
        </w:rPr>
        <w:t>trans</w:t>
      </w:r>
      <w:r w:rsidR="00C218B9" w:rsidRPr="008E4382">
        <w:rPr>
          <w:color w:val="000000" w:themeColor="text1"/>
          <w:szCs w:val="24"/>
        </w:rPr>
        <w:t>-only divergence overlapped between H1 and H2 in both sexes</w:t>
      </w:r>
      <w:r w:rsidRPr="008E4382">
        <w:rPr>
          <w:color w:val="000000" w:themeColor="text1"/>
          <w:szCs w:val="24"/>
        </w:rPr>
        <w:t xml:space="preserve">. These </w:t>
      </w:r>
      <w:r w:rsidR="00DE0DB8">
        <w:rPr>
          <w:color w:val="000000" w:themeColor="text1"/>
          <w:szCs w:val="24"/>
        </w:rPr>
        <w:t>distinctive</w:t>
      </w:r>
      <w:r w:rsidR="00DE0DB8" w:rsidRPr="008E4382">
        <w:rPr>
          <w:color w:val="000000" w:themeColor="text1"/>
          <w:szCs w:val="24"/>
        </w:rPr>
        <w:t xml:space="preserve"> </w:t>
      </w:r>
      <w:r w:rsidRPr="008E4382">
        <w:rPr>
          <w:color w:val="000000" w:themeColor="text1"/>
          <w:szCs w:val="24"/>
        </w:rPr>
        <w:t xml:space="preserve">gene misregulation patterns </w:t>
      </w:r>
      <w:r w:rsidR="00DE0DB8">
        <w:rPr>
          <w:color w:val="000000" w:themeColor="text1"/>
          <w:szCs w:val="24"/>
        </w:rPr>
        <w:t>support the notion that</w:t>
      </w:r>
      <w:r w:rsidRPr="008E4382">
        <w:rPr>
          <w:color w:val="000000" w:themeColor="text1"/>
          <w:szCs w:val="24"/>
        </w:rPr>
        <w:t xml:space="preserve"> uniparentally inherited factors</w:t>
      </w:r>
      <w:r w:rsidR="00DE0DB8" w:rsidRPr="00DE0DB8">
        <w:rPr>
          <w:color w:val="000000" w:themeColor="text1"/>
          <w:szCs w:val="24"/>
        </w:rPr>
        <w:t xml:space="preserve"> </w:t>
      </w:r>
      <w:r w:rsidR="00DE0DB8" w:rsidRPr="008E4382">
        <w:rPr>
          <w:color w:val="000000" w:themeColor="text1"/>
          <w:szCs w:val="24"/>
        </w:rPr>
        <w:t>influence gene regulatory divergence inferences in both sexes</w:t>
      </w:r>
      <w:r w:rsidR="00DE0DB8">
        <w:rPr>
          <w:color w:val="000000" w:themeColor="text1"/>
          <w:szCs w:val="24"/>
        </w:rPr>
        <w:t xml:space="preserve">, with </w:t>
      </w:r>
      <w:r w:rsidR="00DE0DB8" w:rsidRPr="008E4382">
        <w:rPr>
          <w:color w:val="000000" w:themeColor="text1"/>
          <w:szCs w:val="24"/>
        </w:rPr>
        <w:t xml:space="preserve">parent-of-origin effects </w:t>
      </w:r>
      <w:r w:rsidR="00DE0DB8">
        <w:rPr>
          <w:color w:val="000000" w:themeColor="text1"/>
          <w:szCs w:val="24"/>
        </w:rPr>
        <w:t xml:space="preserve">potentially involving </w:t>
      </w:r>
      <w:r w:rsidRPr="008E4382">
        <w:rPr>
          <w:color w:val="000000" w:themeColor="text1"/>
          <w:szCs w:val="24"/>
        </w:rPr>
        <w:t xml:space="preserve">X-chromosomes, </w:t>
      </w:r>
      <w:r w:rsidR="00DE0DB8">
        <w:rPr>
          <w:color w:val="000000" w:themeColor="text1"/>
          <w:szCs w:val="24"/>
        </w:rPr>
        <w:t xml:space="preserve">mitochondria, </w:t>
      </w:r>
      <w:r w:rsidRPr="008E4382">
        <w:rPr>
          <w:color w:val="000000" w:themeColor="text1"/>
          <w:szCs w:val="24"/>
        </w:rPr>
        <w:t>histone modifications, or small RNA pathways.</w:t>
      </w:r>
    </w:p>
    <w:p w14:paraId="5361D653" w14:textId="77777777" w:rsidR="00D731DC" w:rsidRPr="00A3386D" w:rsidRDefault="00D731DC" w:rsidP="00662E34">
      <w:pPr>
        <w:spacing w:line="276" w:lineRule="auto"/>
        <w:rPr>
          <w:color w:val="000000" w:themeColor="text1"/>
        </w:rPr>
      </w:pPr>
    </w:p>
    <w:p w14:paraId="1068C5C4" w14:textId="202C07F2" w:rsidR="00946399" w:rsidRDefault="00422B1C" w:rsidP="00662E34">
      <w:pPr>
        <w:pStyle w:val="Heading3"/>
        <w:spacing w:line="276" w:lineRule="auto"/>
        <w:rPr>
          <w:rFonts w:cs="Times New Roman"/>
        </w:rPr>
      </w:pPr>
      <w:bookmarkStart w:id="94" w:name="_Toc168460389"/>
      <w:r>
        <w:rPr>
          <w:rFonts w:cs="Times New Roman"/>
        </w:rPr>
        <w:t xml:space="preserve">Distinct gene </w:t>
      </w:r>
      <w:r w:rsidR="00946399">
        <w:rPr>
          <w:rFonts w:cs="Times New Roman"/>
        </w:rPr>
        <w:t xml:space="preserve">regulatory divergence underlying </w:t>
      </w:r>
      <w:r>
        <w:rPr>
          <w:rFonts w:cs="Times New Roman"/>
        </w:rPr>
        <w:t xml:space="preserve">sex-dependent </w:t>
      </w:r>
      <w:r w:rsidR="00946399">
        <w:rPr>
          <w:rFonts w:cs="Times New Roman"/>
        </w:rPr>
        <w:t>transgressive expression</w:t>
      </w:r>
      <w:bookmarkEnd w:id="94"/>
    </w:p>
    <w:p w14:paraId="67CFCCB8" w14:textId="7894DFBE" w:rsidR="005A082A" w:rsidRDefault="00205567" w:rsidP="00662E34">
      <w:pPr>
        <w:spacing w:line="276" w:lineRule="auto"/>
        <w:rPr>
          <w:color w:val="000000" w:themeColor="text1"/>
          <w:szCs w:val="24"/>
        </w:rPr>
      </w:pPr>
      <w:r>
        <w:rPr>
          <w:color w:val="000000" w:themeColor="text1"/>
          <w:szCs w:val="24"/>
        </w:rPr>
        <w:t>Our</w:t>
      </w:r>
      <w:r w:rsidR="00946399" w:rsidRPr="008E4382">
        <w:rPr>
          <w:color w:val="000000" w:themeColor="text1"/>
          <w:szCs w:val="24"/>
        </w:rPr>
        <w:t xml:space="preserve"> next objective </w:t>
      </w:r>
      <w:r w:rsidR="00E90CB5">
        <w:rPr>
          <w:color w:val="000000" w:themeColor="text1"/>
          <w:szCs w:val="24"/>
        </w:rPr>
        <w:t>aimed</w:t>
      </w:r>
      <w:r w:rsidR="00E90CB5" w:rsidRPr="008E4382">
        <w:rPr>
          <w:color w:val="000000" w:themeColor="text1"/>
          <w:szCs w:val="24"/>
        </w:rPr>
        <w:t xml:space="preserve"> </w:t>
      </w:r>
      <w:r w:rsidR="00946399" w:rsidRPr="008E4382">
        <w:rPr>
          <w:color w:val="000000" w:themeColor="text1"/>
          <w:szCs w:val="24"/>
        </w:rPr>
        <w:t xml:space="preserve">to </w:t>
      </w:r>
      <w:r w:rsidR="000037E1">
        <w:rPr>
          <w:color w:val="000000" w:themeColor="text1"/>
          <w:szCs w:val="24"/>
        </w:rPr>
        <w:t>identify</w:t>
      </w:r>
      <w:r w:rsidR="00946399" w:rsidRPr="008E4382">
        <w:rPr>
          <w:color w:val="000000" w:themeColor="text1"/>
          <w:szCs w:val="24"/>
        </w:rPr>
        <w:t xml:space="preserve"> the gene regulatory changes that led to transgressive expression in hybrids</w:t>
      </w:r>
      <w:r w:rsidR="00BC6BEF">
        <w:rPr>
          <w:color w:val="000000" w:themeColor="text1"/>
          <w:szCs w:val="24"/>
        </w:rPr>
        <w:t xml:space="preserve"> that exceeded parental expression levels</w:t>
      </w:r>
      <w:r w:rsidR="00946399" w:rsidRPr="008E4382">
        <w:rPr>
          <w:color w:val="000000" w:themeColor="text1"/>
          <w:szCs w:val="24"/>
        </w:rPr>
        <w:t xml:space="preserve">, in order to gain insights into the role of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 xml:space="preserve">acting </w:t>
      </w:r>
      <w:r w:rsidR="00D40574">
        <w:rPr>
          <w:color w:val="000000" w:themeColor="text1"/>
          <w:szCs w:val="24"/>
        </w:rPr>
        <w:t>mechanisms</w:t>
      </w:r>
      <w:r w:rsidR="00D40574" w:rsidRPr="008E4382">
        <w:rPr>
          <w:color w:val="000000" w:themeColor="text1"/>
          <w:szCs w:val="24"/>
        </w:rPr>
        <w:t xml:space="preserve"> </w:t>
      </w:r>
      <w:r w:rsidR="00946399" w:rsidRPr="008E4382">
        <w:rPr>
          <w:color w:val="000000" w:themeColor="text1"/>
          <w:szCs w:val="24"/>
        </w:rPr>
        <w:t xml:space="preserve">in hybrid misexpression. </w:t>
      </w:r>
      <w:r w:rsidR="00554051">
        <w:rPr>
          <w:color w:val="000000" w:themeColor="text1"/>
          <w:szCs w:val="24"/>
        </w:rPr>
        <w:t>W</w:t>
      </w:r>
      <w:r w:rsidR="00C50A99">
        <w:rPr>
          <w:color w:val="000000" w:themeColor="text1"/>
          <w:szCs w:val="24"/>
        </w:rPr>
        <w:t>e</w:t>
      </w:r>
      <w:r w:rsidR="00946399" w:rsidRPr="008E4382">
        <w:rPr>
          <w:color w:val="000000" w:themeColor="text1"/>
          <w:szCs w:val="24"/>
        </w:rPr>
        <w:t xml:space="preserve"> found</w:t>
      </w:r>
      <w:r w:rsidR="00DC03F9">
        <w:rPr>
          <w:color w:val="000000" w:themeColor="text1"/>
          <w:szCs w:val="24"/>
        </w:rPr>
        <w:t xml:space="preserve"> </w:t>
      </w:r>
      <w:r w:rsidR="00946399" w:rsidRPr="008E4382">
        <w:rPr>
          <w:color w:val="000000" w:themeColor="text1"/>
          <w:szCs w:val="24"/>
        </w:rPr>
        <w:t xml:space="preserve">different gene </w:t>
      </w:r>
      <w:r w:rsidR="00946399" w:rsidRPr="008E4382">
        <w:rPr>
          <w:color w:val="000000" w:themeColor="text1"/>
          <w:szCs w:val="24"/>
        </w:rPr>
        <w:lastRenderedPageBreak/>
        <w:t>regulatory mechanisms to underlie transgressive expression</w:t>
      </w:r>
      <w:r w:rsidR="00DC03F9">
        <w:rPr>
          <w:color w:val="000000" w:themeColor="text1"/>
          <w:szCs w:val="24"/>
        </w:rPr>
        <w:t xml:space="preserve"> in male </w:t>
      </w:r>
      <w:r w:rsidR="00C30181">
        <w:rPr>
          <w:color w:val="000000" w:themeColor="text1"/>
          <w:szCs w:val="24"/>
        </w:rPr>
        <w:t xml:space="preserve">versus </w:t>
      </w:r>
      <w:r w:rsidR="00DC03F9">
        <w:rPr>
          <w:color w:val="000000" w:themeColor="text1"/>
          <w:szCs w:val="24"/>
        </w:rPr>
        <w:t>female hybrids</w:t>
      </w:r>
      <w:r w:rsidR="00946399" w:rsidRPr="008E4382">
        <w:rPr>
          <w:color w:val="000000" w:themeColor="text1"/>
          <w:szCs w:val="24"/>
        </w:rPr>
        <w:t xml:space="preserve">, mirroring </w:t>
      </w:r>
      <w:r w:rsidR="00DC03F9">
        <w:rPr>
          <w:color w:val="000000" w:themeColor="text1"/>
          <w:szCs w:val="24"/>
        </w:rPr>
        <w:t xml:space="preserve">our </w:t>
      </w:r>
      <w:r w:rsidR="00946399" w:rsidRPr="008E4382">
        <w:rPr>
          <w:color w:val="000000" w:themeColor="text1"/>
          <w:szCs w:val="24"/>
        </w:rPr>
        <w:t xml:space="preserve">previous observation of distinct </w:t>
      </w:r>
      <w:r w:rsidR="00C30181" w:rsidRPr="008E4382">
        <w:rPr>
          <w:color w:val="000000" w:themeColor="text1"/>
          <w:szCs w:val="24"/>
        </w:rPr>
        <w:t xml:space="preserve">genes </w:t>
      </w:r>
      <w:r w:rsidR="00C30181">
        <w:rPr>
          <w:color w:val="000000" w:themeColor="text1"/>
          <w:szCs w:val="24"/>
        </w:rPr>
        <w:t xml:space="preserve">with </w:t>
      </w:r>
      <w:r w:rsidR="00946399" w:rsidRPr="008E4382">
        <w:rPr>
          <w:color w:val="000000" w:themeColor="text1"/>
          <w:szCs w:val="24"/>
        </w:rPr>
        <w:t>transgressive</w:t>
      </w:r>
      <w:r w:rsidR="00C30181">
        <w:rPr>
          <w:color w:val="000000" w:themeColor="text1"/>
          <w:szCs w:val="24"/>
        </w:rPr>
        <w:t xml:space="preserve"> expression</w:t>
      </w:r>
      <w:r w:rsidR="00946399" w:rsidRPr="008E4382">
        <w:rPr>
          <w:color w:val="000000" w:themeColor="text1"/>
          <w:szCs w:val="24"/>
        </w:rPr>
        <w:t xml:space="preserve"> in each sex. In males, compensatory </w:t>
      </w:r>
      <w:r w:rsidR="00946399" w:rsidRPr="00451BC4">
        <w:rPr>
          <w:i/>
          <w:iCs/>
          <w:color w:val="000000" w:themeColor="text1"/>
          <w:szCs w:val="24"/>
        </w:rPr>
        <w:t>cis</w:t>
      </w:r>
      <w:r w:rsidR="00946399" w:rsidRPr="008E4382">
        <w:rPr>
          <w:i/>
          <w:iCs/>
          <w:color w:val="000000" w:themeColor="text1"/>
          <w:szCs w:val="24"/>
        </w:rPr>
        <w:t>-trans</w:t>
      </w:r>
      <w:r w:rsidR="00946399" w:rsidRPr="008E4382">
        <w:rPr>
          <w:color w:val="000000" w:themeColor="text1"/>
          <w:szCs w:val="24"/>
        </w:rPr>
        <w:t xml:space="preserve"> regulatory divergence underlies a higher proportion of transgressive genes than other regulatory divergence</w:t>
      </w:r>
      <w:r w:rsidR="00C30181">
        <w:rPr>
          <w:color w:val="000000" w:themeColor="text1"/>
          <w:szCs w:val="24"/>
        </w:rPr>
        <w:t xml:space="preserve"> categories</w:t>
      </w:r>
      <w:r w:rsidR="00946399" w:rsidRPr="008E4382">
        <w:rPr>
          <w:color w:val="000000" w:themeColor="text1"/>
          <w:szCs w:val="24"/>
        </w:rPr>
        <w:t xml:space="preserve"> (Figure 9). In females, </w:t>
      </w:r>
      <w:r w:rsidR="00C30181">
        <w:rPr>
          <w:color w:val="000000" w:themeColor="text1"/>
          <w:szCs w:val="24"/>
        </w:rPr>
        <w:t>by contrast</w:t>
      </w:r>
      <w:r w:rsidR="00946399" w:rsidRPr="008E4382">
        <w:rPr>
          <w:color w:val="000000" w:themeColor="text1"/>
          <w:szCs w:val="24"/>
        </w:rPr>
        <w:t xml:space="preserve">, transgressive expression is due </w:t>
      </w:r>
      <w:r w:rsidR="00D40574">
        <w:rPr>
          <w:color w:val="000000" w:themeColor="text1"/>
          <w:szCs w:val="24"/>
        </w:rPr>
        <w:t>to the combined influences of</w:t>
      </w:r>
      <w:r w:rsidR="00946399" w:rsidRPr="008E4382">
        <w:rPr>
          <w:color w:val="000000" w:themeColor="text1"/>
          <w:szCs w:val="24"/>
        </w:rPr>
        <w:t xml:space="preserve"> </w:t>
      </w:r>
      <w:commentRangeStart w:id="95"/>
      <w:commentRangeStart w:id="96"/>
      <w:commentRangeStart w:id="97"/>
      <w:r w:rsidR="00946399" w:rsidRPr="008E4382">
        <w:rPr>
          <w:color w:val="000000" w:themeColor="text1"/>
          <w:szCs w:val="24"/>
        </w:rPr>
        <w:t>compensating effects</w:t>
      </w:r>
      <w:r w:rsidR="00C30181">
        <w:rPr>
          <w:color w:val="000000" w:themeColor="text1"/>
          <w:szCs w:val="24"/>
        </w:rPr>
        <w:t>,</w:t>
      </w:r>
      <w:r w:rsidR="00946399" w:rsidRPr="008E4382">
        <w:rPr>
          <w:color w:val="000000" w:themeColor="text1"/>
          <w:szCs w:val="24"/>
        </w:rPr>
        <w:t xml:space="preserve"> </w:t>
      </w:r>
      <w:r w:rsidR="00946399" w:rsidRPr="00451BC4">
        <w:rPr>
          <w:i/>
          <w:iCs/>
          <w:color w:val="000000" w:themeColor="text1"/>
          <w:szCs w:val="24"/>
        </w:rPr>
        <w:t>cis</w:t>
      </w:r>
      <w:r w:rsidR="00946399" w:rsidRPr="008E4382">
        <w:rPr>
          <w:color w:val="000000" w:themeColor="text1"/>
          <w:szCs w:val="24"/>
        </w:rPr>
        <w:t>-only</w:t>
      </w:r>
      <w:r w:rsidR="00C30181">
        <w:rPr>
          <w:color w:val="000000" w:themeColor="text1"/>
          <w:szCs w:val="24"/>
        </w:rPr>
        <w:t>,</w:t>
      </w:r>
      <w:r w:rsidR="00946399" w:rsidRPr="008E4382">
        <w:rPr>
          <w:color w:val="000000" w:themeColor="text1"/>
          <w:szCs w:val="24"/>
        </w:rPr>
        <w:t xml:space="preserve"> and </w:t>
      </w:r>
      <w:r w:rsidR="00946399" w:rsidRPr="00451BC4">
        <w:rPr>
          <w:i/>
          <w:iCs/>
          <w:color w:val="000000" w:themeColor="text1"/>
          <w:szCs w:val="24"/>
        </w:rPr>
        <w:t>cis</w:t>
      </w:r>
      <w:r w:rsidR="00946399" w:rsidRPr="008E4382">
        <w:rPr>
          <w:color w:val="000000" w:themeColor="text1"/>
          <w:szCs w:val="24"/>
        </w:rPr>
        <w:t xml:space="preserve"> + </w:t>
      </w:r>
      <w:r w:rsidR="00946399" w:rsidRPr="008E4382">
        <w:rPr>
          <w:i/>
          <w:iCs/>
          <w:color w:val="000000" w:themeColor="text1"/>
          <w:szCs w:val="24"/>
        </w:rPr>
        <w:t>trans</w:t>
      </w:r>
      <w:r w:rsidR="00946399" w:rsidRPr="008E4382">
        <w:rPr>
          <w:color w:val="000000" w:themeColor="text1"/>
          <w:szCs w:val="24"/>
        </w:rPr>
        <w:t xml:space="preserve"> enhancing effects</w:t>
      </w:r>
      <w:commentRangeEnd w:id="95"/>
      <w:r w:rsidR="00C30181">
        <w:rPr>
          <w:rStyle w:val="CommentReference"/>
        </w:rPr>
        <w:commentReference w:id="95"/>
      </w:r>
      <w:commentRangeEnd w:id="96"/>
      <w:r w:rsidR="00C30181">
        <w:rPr>
          <w:rStyle w:val="CommentReference"/>
        </w:rPr>
        <w:commentReference w:id="96"/>
      </w:r>
      <w:commentRangeEnd w:id="97"/>
      <w:r w:rsidR="00C30181">
        <w:rPr>
          <w:rStyle w:val="CommentReference"/>
        </w:rPr>
        <w:commentReference w:id="97"/>
      </w:r>
      <w:r w:rsidR="00946399" w:rsidRPr="008E4382">
        <w:rPr>
          <w:color w:val="000000" w:themeColor="text1"/>
          <w:szCs w:val="24"/>
        </w:rPr>
        <w:t xml:space="preserve"> (Figure 9). The difference in </w:t>
      </w:r>
      <w:r w:rsidR="00AB46D4">
        <w:rPr>
          <w:color w:val="000000" w:themeColor="text1"/>
          <w:szCs w:val="24"/>
        </w:rPr>
        <w:t xml:space="preserve">relative importance of </w:t>
      </w:r>
      <w:r w:rsidR="00946399" w:rsidRPr="008E4382">
        <w:rPr>
          <w:color w:val="000000" w:themeColor="text1"/>
          <w:szCs w:val="24"/>
        </w:rPr>
        <w:t xml:space="preserve">gene regulatory </w:t>
      </w:r>
      <w:r w:rsidR="00AB46D4">
        <w:rPr>
          <w:color w:val="000000" w:themeColor="text1"/>
          <w:szCs w:val="24"/>
        </w:rPr>
        <w:t>divergence</w:t>
      </w:r>
      <w:r w:rsidR="00AB46D4" w:rsidRPr="008E4382">
        <w:rPr>
          <w:color w:val="000000" w:themeColor="text1"/>
          <w:szCs w:val="24"/>
        </w:rPr>
        <w:t xml:space="preserve"> </w:t>
      </w:r>
      <w:r w:rsidR="00D40574">
        <w:rPr>
          <w:color w:val="000000" w:themeColor="text1"/>
          <w:szCs w:val="24"/>
        </w:rPr>
        <w:t xml:space="preserve">categories that </w:t>
      </w:r>
      <w:r w:rsidR="00946399" w:rsidRPr="008E4382">
        <w:rPr>
          <w:color w:val="000000" w:themeColor="text1"/>
          <w:szCs w:val="24"/>
        </w:rPr>
        <w:t>underl</w:t>
      </w:r>
      <w:r w:rsidR="00D40574">
        <w:rPr>
          <w:color w:val="000000" w:themeColor="text1"/>
          <w:szCs w:val="24"/>
        </w:rPr>
        <w:t>ie</w:t>
      </w:r>
      <w:r w:rsidR="00946399" w:rsidRPr="008E4382">
        <w:rPr>
          <w:color w:val="000000" w:themeColor="text1"/>
          <w:szCs w:val="24"/>
        </w:rPr>
        <w:t xml:space="preserve"> transgressive </w:t>
      </w:r>
      <w:r w:rsidR="005A082A">
        <w:rPr>
          <w:color w:val="000000" w:themeColor="text1"/>
          <w:szCs w:val="24"/>
        </w:rPr>
        <w:t xml:space="preserve">hybrid </w:t>
      </w:r>
      <w:r w:rsidR="00946399" w:rsidRPr="008E4382">
        <w:rPr>
          <w:color w:val="000000" w:themeColor="text1"/>
          <w:szCs w:val="24"/>
        </w:rPr>
        <w:t xml:space="preserve">expression detected in males </w:t>
      </w:r>
      <w:r w:rsidR="00AB46D4">
        <w:rPr>
          <w:color w:val="000000" w:themeColor="text1"/>
          <w:szCs w:val="24"/>
        </w:rPr>
        <w:t>versus</w:t>
      </w:r>
      <w:r w:rsidR="00AB46D4" w:rsidRPr="008E4382">
        <w:rPr>
          <w:color w:val="000000" w:themeColor="text1"/>
          <w:szCs w:val="24"/>
        </w:rPr>
        <w:t xml:space="preserve"> </w:t>
      </w:r>
      <w:r w:rsidR="00946399" w:rsidRPr="008E4382">
        <w:rPr>
          <w:color w:val="000000" w:themeColor="text1"/>
          <w:szCs w:val="24"/>
        </w:rPr>
        <w:t xml:space="preserve">females further indicates that </w:t>
      </w:r>
      <w:r w:rsidR="00946399" w:rsidRPr="00451BC4">
        <w:rPr>
          <w:i/>
          <w:iCs/>
          <w:color w:val="000000" w:themeColor="text1"/>
          <w:szCs w:val="24"/>
        </w:rPr>
        <w:t>cis</w:t>
      </w:r>
      <w:r w:rsidR="00946399" w:rsidRPr="008E4382">
        <w:rPr>
          <w:i/>
          <w:iCs/>
          <w:color w:val="000000" w:themeColor="text1"/>
          <w:szCs w:val="24"/>
        </w:rPr>
        <w:t xml:space="preserve">- </w:t>
      </w:r>
      <w:r w:rsidR="00946399" w:rsidRPr="008E4382">
        <w:rPr>
          <w:color w:val="000000" w:themeColor="text1"/>
          <w:szCs w:val="24"/>
        </w:rPr>
        <w:t xml:space="preserve">and </w:t>
      </w:r>
      <w:r w:rsidR="00946399" w:rsidRPr="008E4382">
        <w:rPr>
          <w:i/>
          <w:iCs/>
          <w:color w:val="000000" w:themeColor="text1"/>
          <w:szCs w:val="24"/>
        </w:rPr>
        <w:t>trans</w:t>
      </w:r>
      <w:r w:rsidR="00946399" w:rsidRPr="008E4382">
        <w:rPr>
          <w:color w:val="000000" w:themeColor="text1"/>
          <w:szCs w:val="24"/>
        </w:rPr>
        <w:t>-acting regulators play distinct roles in male and female</w:t>
      </w:r>
      <w:r w:rsidR="00AB46D4">
        <w:rPr>
          <w:color w:val="000000" w:themeColor="text1"/>
          <w:szCs w:val="24"/>
        </w:rPr>
        <w:t xml:space="preserve"> genetic networks</w:t>
      </w:r>
      <w:r w:rsidR="00946399" w:rsidRPr="008E4382">
        <w:rPr>
          <w:color w:val="000000" w:themeColor="text1"/>
          <w:szCs w:val="24"/>
        </w:rPr>
        <w:t xml:space="preserve">. </w:t>
      </w:r>
    </w:p>
    <w:p w14:paraId="1E77BC68" w14:textId="72DC0F96" w:rsidR="00946399" w:rsidRDefault="005A082A" w:rsidP="00662E34">
      <w:pPr>
        <w:spacing w:line="276" w:lineRule="auto"/>
        <w:rPr>
          <w:color w:val="000000" w:themeColor="text1"/>
          <w:szCs w:val="24"/>
        </w:rPr>
      </w:pPr>
      <w:r>
        <w:rPr>
          <w:color w:val="000000" w:themeColor="text1"/>
          <w:szCs w:val="24"/>
        </w:rPr>
        <w:t>Transgressive expression provides a clear case of gene misexpression in hybrids that could underlie organismal dysfunction. C</w:t>
      </w:r>
      <w:r w:rsidR="00725605">
        <w:rPr>
          <w:color w:val="000000" w:themeColor="text1"/>
          <w:szCs w:val="24"/>
        </w:rPr>
        <w:t>ompari</w:t>
      </w:r>
      <w:r>
        <w:rPr>
          <w:color w:val="000000" w:themeColor="text1"/>
          <w:szCs w:val="24"/>
        </w:rPr>
        <w:t xml:space="preserve">son of transgressive hybrid expression between the </w:t>
      </w:r>
      <w:r w:rsidR="00725605">
        <w:rPr>
          <w:color w:val="000000" w:themeColor="text1"/>
          <w:szCs w:val="24"/>
        </w:rPr>
        <w:t xml:space="preserve">reciprocal crosses </w:t>
      </w:r>
      <w:r>
        <w:rPr>
          <w:color w:val="000000" w:themeColor="text1"/>
          <w:szCs w:val="24"/>
        </w:rPr>
        <w:t>showed</w:t>
      </w:r>
      <w:r w:rsidR="00725605">
        <w:rPr>
          <w:color w:val="000000" w:themeColor="text1"/>
          <w:szCs w:val="24"/>
        </w:rPr>
        <w:t xml:space="preserve"> a</w:t>
      </w:r>
      <w:r w:rsidR="00946399" w:rsidRPr="008E4382">
        <w:rPr>
          <w:color w:val="000000" w:themeColor="text1"/>
          <w:szCs w:val="24"/>
        </w:rPr>
        <w:t xml:space="preserve"> higher contribution of compensatory </w:t>
      </w:r>
      <w:r w:rsidR="00946399" w:rsidRPr="00451BC4">
        <w:rPr>
          <w:i/>
          <w:iCs/>
          <w:color w:val="000000" w:themeColor="text1"/>
          <w:szCs w:val="24"/>
        </w:rPr>
        <w:t>cis</w:t>
      </w:r>
      <w:r w:rsidR="00946399" w:rsidRPr="008E4382">
        <w:rPr>
          <w:color w:val="000000" w:themeColor="text1"/>
          <w:szCs w:val="24"/>
        </w:rPr>
        <w:t>-</w:t>
      </w:r>
      <w:r w:rsidR="00946399" w:rsidRPr="008E4382">
        <w:rPr>
          <w:i/>
          <w:color w:val="000000" w:themeColor="text1"/>
          <w:szCs w:val="24"/>
        </w:rPr>
        <w:t>trans</w:t>
      </w:r>
      <w:r w:rsidR="00946399" w:rsidRPr="008E4382">
        <w:rPr>
          <w:color w:val="000000" w:themeColor="text1"/>
          <w:szCs w:val="24"/>
        </w:rPr>
        <w:t xml:space="preserve"> divergence </w:t>
      </w:r>
      <w:r>
        <w:rPr>
          <w:color w:val="000000" w:themeColor="text1"/>
          <w:szCs w:val="24"/>
        </w:rPr>
        <w:t>for</w:t>
      </w:r>
      <w:r w:rsidR="00946399" w:rsidRPr="008E4382">
        <w:rPr>
          <w:color w:val="000000" w:themeColor="text1"/>
          <w:szCs w:val="24"/>
        </w:rPr>
        <w:t xml:space="preserve"> H1 </w:t>
      </w:r>
      <w:r w:rsidR="006E679A">
        <w:rPr>
          <w:color w:val="000000" w:themeColor="text1"/>
          <w:szCs w:val="24"/>
        </w:rPr>
        <w:t>than</w:t>
      </w:r>
      <w:r w:rsidR="00946399" w:rsidRPr="008E4382">
        <w:rPr>
          <w:color w:val="000000" w:themeColor="text1"/>
          <w:szCs w:val="24"/>
        </w:rPr>
        <w:t xml:space="preserve"> H2 in both sexes. </w:t>
      </w:r>
      <w:r>
        <w:rPr>
          <w:color w:val="000000" w:themeColor="text1"/>
          <w:szCs w:val="24"/>
        </w:rPr>
        <w:t>Hybrid m</w:t>
      </w:r>
      <w:r w:rsidRPr="008E4382">
        <w:rPr>
          <w:color w:val="000000" w:themeColor="text1"/>
          <w:szCs w:val="24"/>
        </w:rPr>
        <w:t xml:space="preserve">isexpression </w:t>
      </w:r>
      <w:r w:rsidR="00946399" w:rsidRPr="008E4382">
        <w:rPr>
          <w:color w:val="000000" w:themeColor="text1"/>
          <w:szCs w:val="24"/>
        </w:rPr>
        <w:t xml:space="preserve">also </w:t>
      </w:r>
      <w:r w:rsidRPr="008E4382">
        <w:rPr>
          <w:color w:val="000000" w:themeColor="text1"/>
          <w:szCs w:val="24"/>
        </w:rPr>
        <w:t>c</w:t>
      </w:r>
      <w:r>
        <w:rPr>
          <w:color w:val="000000" w:themeColor="text1"/>
          <w:szCs w:val="24"/>
        </w:rPr>
        <w:t>ould</w:t>
      </w:r>
      <w:r w:rsidRPr="008E4382">
        <w:rPr>
          <w:color w:val="000000" w:themeColor="text1"/>
          <w:szCs w:val="24"/>
        </w:rPr>
        <w:t xml:space="preserve"> </w:t>
      </w:r>
      <w:r w:rsidR="00946399" w:rsidRPr="008E4382">
        <w:rPr>
          <w:color w:val="000000" w:themeColor="text1"/>
          <w:szCs w:val="24"/>
        </w:rPr>
        <w:t>be argued to arise from an additive expression</w:t>
      </w:r>
      <w:r>
        <w:rPr>
          <w:color w:val="000000" w:themeColor="text1"/>
          <w:szCs w:val="24"/>
        </w:rPr>
        <w:t xml:space="preserve"> profile in </w:t>
      </w:r>
      <w:r w:rsidR="00946399" w:rsidRPr="008E4382">
        <w:rPr>
          <w:color w:val="000000" w:themeColor="text1"/>
          <w:szCs w:val="24"/>
        </w:rPr>
        <w:t xml:space="preserve">between the two parents. While </w:t>
      </w:r>
      <w:r w:rsidR="00C50A99">
        <w:rPr>
          <w:color w:val="000000" w:themeColor="text1"/>
          <w:szCs w:val="24"/>
        </w:rPr>
        <w:t>we</w:t>
      </w:r>
      <w:r w:rsidR="00946399" w:rsidRPr="008E4382">
        <w:rPr>
          <w:color w:val="000000" w:themeColor="text1"/>
          <w:szCs w:val="24"/>
        </w:rPr>
        <w:t xml:space="preserve"> detected additive expression effects relatively infrequently, it </w:t>
      </w:r>
      <w:r>
        <w:rPr>
          <w:color w:val="000000" w:themeColor="text1"/>
          <w:szCs w:val="24"/>
        </w:rPr>
        <w:t>associates</w:t>
      </w:r>
      <w:r w:rsidRPr="008E4382">
        <w:rPr>
          <w:color w:val="000000" w:themeColor="text1"/>
          <w:szCs w:val="24"/>
        </w:rPr>
        <w:t xml:space="preserve"> </w:t>
      </w:r>
      <w:r w:rsidR="00946399" w:rsidRPr="008E4382">
        <w:rPr>
          <w:color w:val="000000" w:themeColor="text1"/>
          <w:szCs w:val="24"/>
        </w:rPr>
        <w:t xml:space="preserve">primarily </w:t>
      </w:r>
      <w:r>
        <w:rPr>
          <w:color w:val="000000" w:themeColor="text1"/>
          <w:szCs w:val="24"/>
        </w:rPr>
        <w:t>with</w:t>
      </w:r>
      <w:r w:rsidRPr="008E4382">
        <w:rPr>
          <w:color w:val="000000" w:themeColor="text1"/>
          <w:szCs w:val="24"/>
        </w:rPr>
        <w:t xml:space="preserve"> </w:t>
      </w:r>
      <w:r w:rsidR="00946399" w:rsidRPr="00451BC4">
        <w:rPr>
          <w:i/>
          <w:iCs/>
          <w:color w:val="000000" w:themeColor="text1"/>
          <w:szCs w:val="24"/>
        </w:rPr>
        <w:t>cis</w:t>
      </w:r>
      <w:r w:rsidR="00946399" w:rsidRPr="008E4382">
        <w:rPr>
          <w:i/>
          <w:iCs/>
          <w:color w:val="000000" w:themeColor="text1"/>
          <w:szCs w:val="24"/>
        </w:rPr>
        <w:t>-</w:t>
      </w:r>
      <w:r w:rsidR="00946399" w:rsidRPr="008E4382">
        <w:rPr>
          <w:color w:val="000000" w:themeColor="text1"/>
          <w:szCs w:val="24"/>
        </w:rPr>
        <w:t xml:space="preserve">only regulatory divergence, supporting the idea that </w:t>
      </w:r>
      <w:r w:rsidR="00946399" w:rsidRPr="00451BC4">
        <w:rPr>
          <w:i/>
          <w:iCs/>
          <w:color w:val="000000" w:themeColor="text1"/>
          <w:szCs w:val="24"/>
        </w:rPr>
        <w:t>cis</w:t>
      </w:r>
      <w:r w:rsidR="00946399" w:rsidRPr="008E4382">
        <w:rPr>
          <w:color w:val="000000" w:themeColor="text1"/>
          <w:szCs w:val="24"/>
        </w:rPr>
        <w:t xml:space="preserve">-only divergence </w:t>
      </w:r>
      <w:r>
        <w:rPr>
          <w:color w:val="000000" w:themeColor="text1"/>
          <w:szCs w:val="24"/>
        </w:rPr>
        <w:t>alone is</w:t>
      </w:r>
      <w:r w:rsidRPr="008E4382">
        <w:rPr>
          <w:color w:val="000000" w:themeColor="text1"/>
          <w:szCs w:val="24"/>
        </w:rPr>
        <w:t xml:space="preserve"> </w:t>
      </w:r>
      <w:r w:rsidR="00946399" w:rsidRPr="008E4382">
        <w:rPr>
          <w:color w:val="000000" w:themeColor="text1"/>
          <w:szCs w:val="24"/>
        </w:rPr>
        <w:t>a</w:t>
      </w:r>
      <w:r>
        <w:rPr>
          <w:color w:val="000000" w:themeColor="text1"/>
          <w:szCs w:val="24"/>
        </w:rPr>
        <w:t xml:space="preserve"> key</w:t>
      </w:r>
      <w:r w:rsidR="00946399" w:rsidRPr="008E4382">
        <w:rPr>
          <w:color w:val="000000" w:themeColor="text1"/>
          <w:szCs w:val="24"/>
        </w:rPr>
        <w:t xml:space="preserve"> mechanism </w:t>
      </w:r>
      <w:r>
        <w:rPr>
          <w:color w:val="000000" w:themeColor="text1"/>
          <w:szCs w:val="24"/>
        </w:rPr>
        <w:t>of</w:t>
      </w:r>
      <w:r w:rsidR="00946399" w:rsidRPr="008E4382">
        <w:rPr>
          <w:color w:val="000000" w:themeColor="text1"/>
          <w:szCs w:val="24"/>
        </w:rPr>
        <w:t xml:space="preserve"> regulatory divergence between species. </w:t>
      </w:r>
    </w:p>
    <w:p w14:paraId="7B3BC3C2" w14:textId="77777777" w:rsidR="00EF754B" w:rsidRPr="008E4382" w:rsidRDefault="00EF754B" w:rsidP="00662E34">
      <w:pPr>
        <w:spacing w:line="276" w:lineRule="auto"/>
        <w:rPr>
          <w:color w:val="000000" w:themeColor="text1"/>
          <w:szCs w:val="24"/>
        </w:rPr>
      </w:pPr>
    </w:p>
    <w:p w14:paraId="7283B134" w14:textId="62CD76BD" w:rsidR="00946399" w:rsidRDefault="00946399" w:rsidP="00662E34">
      <w:pPr>
        <w:pStyle w:val="Heading3"/>
        <w:spacing w:line="276" w:lineRule="auto"/>
        <w:rPr>
          <w:rFonts w:cs="Times New Roman"/>
        </w:rPr>
      </w:pPr>
      <w:bookmarkStart w:id="98" w:name="_Toc168460390"/>
      <w:r>
        <w:rPr>
          <w:rFonts w:cs="Times New Roman"/>
        </w:rPr>
        <w:t xml:space="preserve">Expression </w:t>
      </w:r>
      <w:r w:rsidR="008279CD">
        <w:rPr>
          <w:rFonts w:cs="Times New Roman"/>
        </w:rPr>
        <w:t>inherit</w:t>
      </w:r>
      <w:r w:rsidR="00EF754B">
        <w:rPr>
          <w:rFonts w:cs="Times New Roman"/>
        </w:rPr>
        <w:t>a</w:t>
      </w:r>
      <w:r w:rsidR="008279CD">
        <w:rPr>
          <w:rFonts w:cs="Times New Roman"/>
        </w:rPr>
        <w:t>nce</w:t>
      </w:r>
      <w:r>
        <w:rPr>
          <w:rFonts w:cs="Times New Roman"/>
        </w:rPr>
        <w:t xml:space="preserve"> and regulatory divergence in whole animals</w:t>
      </w:r>
      <w:bookmarkEnd w:id="98"/>
    </w:p>
    <w:p w14:paraId="7C4C6667" w14:textId="214FE158" w:rsidR="0087168C" w:rsidRDefault="00946399" w:rsidP="0087168C">
      <w:pPr>
        <w:spacing w:line="276" w:lineRule="auto"/>
        <w:rPr>
          <w:color w:val="000000" w:themeColor="text1"/>
          <w:szCs w:val="24"/>
        </w:rPr>
      </w:pPr>
      <w:r w:rsidRPr="008E4382">
        <w:rPr>
          <w:color w:val="000000" w:themeColor="text1"/>
          <w:szCs w:val="24"/>
        </w:rPr>
        <w:t xml:space="preserve">Nearly all </w:t>
      </w:r>
      <w:r w:rsidR="000734A8">
        <w:rPr>
          <w:color w:val="000000" w:themeColor="text1"/>
          <w:szCs w:val="24"/>
        </w:rPr>
        <w:t xml:space="preserve">H1 </w:t>
      </w:r>
      <w:r w:rsidRPr="008E4382">
        <w:rPr>
          <w:color w:val="000000" w:themeColor="text1"/>
          <w:szCs w:val="24"/>
        </w:rPr>
        <w:t>males (</w:t>
      </w:r>
      <w:r w:rsidRPr="003154CE">
        <w:rPr>
          <w:i/>
          <w:iCs/>
          <w:color w:val="000000" w:themeColor="text1"/>
          <w:szCs w:val="24"/>
        </w:rPr>
        <w:t>C. remanei</w:t>
      </w:r>
      <w:r w:rsidRPr="008E4382">
        <w:rPr>
          <w:color w:val="000000" w:themeColor="text1"/>
          <w:szCs w:val="24"/>
        </w:rPr>
        <w:t xml:space="preserve"> as the maternal parent) suffer from severe gonad developmental defects </w:t>
      </w:r>
      <w:r w:rsidRPr="008E4382">
        <w:rPr>
          <w:color w:val="000000" w:themeColor="text1"/>
          <w:szCs w:val="24"/>
        </w:rPr>
        <w:fldChar w:fldCharType="begin"/>
      </w:r>
      <w:r w:rsidR="00DF51E1">
        <w:rPr>
          <w:color w:val="000000" w:themeColor="text1"/>
          <w:szCs w:val="24"/>
        </w:rPr>
        <w:instrText xml:space="preserve"> ADDIN ZOTERO_ITEM CSL_CITATION {"citationID":"e57VtxnX","properties":{"formattedCitation":"(Dey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8E4382">
        <w:rPr>
          <w:color w:val="000000" w:themeColor="text1"/>
          <w:szCs w:val="24"/>
        </w:rPr>
        <w:fldChar w:fldCharType="separate"/>
      </w:r>
      <w:r w:rsidR="00DF51E1" w:rsidRPr="00DF51E1">
        <w:t>(Dey et al., 2014)</w:t>
      </w:r>
      <w:r w:rsidRPr="008E4382">
        <w:rPr>
          <w:color w:val="000000" w:themeColor="text1"/>
          <w:szCs w:val="24"/>
        </w:rPr>
        <w:fldChar w:fldCharType="end"/>
      </w:r>
      <w:r w:rsidRPr="008E4382">
        <w:rPr>
          <w:color w:val="000000" w:themeColor="text1"/>
          <w:szCs w:val="24"/>
        </w:rPr>
        <w:t>,</w:t>
      </w:r>
      <w:r w:rsidR="000778A0">
        <w:rPr>
          <w:color w:val="000000" w:themeColor="text1"/>
          <w:szCs w:val="24"/>
        </w:rPr>
        <w:t xml:space="preserve"> and</w:t>
      </w:r>
      <w:r w:rsidRPr="008E4382">
        <w:rPr>
          <w:color w:val="000000" w:themeColor="text1"/>
          <w:szCs w:val="24"/>
        </w:rPr>
        <w:t xml:space="preserve"> </w:t>
      </w:r>
      <w:r w:rsidR="00C50A99">
        <w:rPr>
          <w:color w:val="000000" w:themeColor="text1"/>
          <w:szCs w:val="24"/>
        </w:rPr>
        <w:t>we</w:t>
      </w:r>
      <w:r w:rsidRPr="008E4382">
        <w:rPr>
          <w:color w:val="000000" w:themeColor="text1"/>
          <w:szCs w:val="24"/>
        </w:rPr>
        <w:t xml:space="preserve"> w</w:t>
      </w:r>
      <w:r w:rsidR="00CC1C87">
        <w:rPr>
          <w:color w:val="000000" w:themeColor="text1"/>
          <w:szCs w:val="24"/>
        </w:rPr>
        <w:t>ere</w:t>
      </w:r>
      <w:r w:rsidRPr="008E4382">
        <w:rPr>
          <w:color w:val="000000" w:themeColor="text1"/>
          <w:szCs w:val="24"/>
        </w:rPr>
        <w:t xml:space="preserve"> unable to</w:t>
      </w:r>
      <w:r w:rsidR="000778A0">
        <w:rPr>
          <w:color w:val="000000" w:themeColor="text1"/>
          <w:szCs w:val="24"/>
        </w:rPr>
        <w:t xml:space="preserve"> reliably</w:t>
      </w:r>
      <w:r w:rsidRPr="008E4382">
        <w:rPr>
          <w:color w:val="000000" w:themeColor="text1"/>
          <w:szCs w:val="24"/>
        </w:rPr>
        <w:t xml:space="preserve"> isolate gonad tissue for </w:t>
      </w:r>
      <w:r w:rsidR="000778A0">
        <w:rPr>
          <w:color w:val="000000" w:themeColor="text1"/>
          <w:szCs w:val="24"/>
        </w:rPr>
        <w:t xml:space="preserve">this class of </w:t>
      </w:r>
      <w:r w:rsidR="000734A8">
        <w:rPr>
          <w:color w:val="000000" w:themeColor="text1"/>
          <w:szCs w:val="24"/>
        </w:rPr>
        <w:t>males</w:t>
      </w:r>
      <w:r w:rsidRPr="008E4382">
        <w:rPr>
          <w:color w:val="000000" w:themeColor="text1"/>
          <w:szCs w:val="24"/>
        </w:rPr>
        <w:t xml:space="preserve">. </w:t>
      </w:r>
      <w:r w:rsidR="00B73371" w:rsidRPr="008E4382">
        <w:rPr>
          <w:color w:val="000000" w:themeColor="text1"/>
          <w:szCs w:val="24"/>
        </w:rPr>
        <w:t>To</w:t>
      </w:r>
      <w:r w:rsidRPr="008E4382">
        <w:rPr>
          <w:color w:val="000000" w:themeColor="text1"/>
          <w:szCs w:val="24"/>
        </w:rPr>
        <w:t xml:space="preserve"> compensate for this challenge, </w:t>
      </w:r>
      <w:r w:rsidR="00C50A99">
        <w:rPr>
          <w:color w:val="000000" w:themeColor="text1"/>
          <w:szCs w:val="24"/>
        </w:rPr>
        <w:t>we</w:t>
      </w:r>
      <w:r w:rsidRPr="008E4382">
        <w:rPr>
          <w:color w:val="000000" w:themeColor="text1"/>
          <w:szCs w:val="24"/>
        </w:rPr>
        <w:t xml:space="preserve"> collected transcriptome data from </w:t>
      </w:r>
      <w:r w:rsidR="00A50A05">
        <w:rPr>
          <w:color w:val="000000" w:themeColor="text1"/>
          <w:szCs w:val="24"/>
        </w:rPr>
        <w:t xml:space="preserve">male </w:t>
      </w:r>
      <w:r w:rsidRPr="008E4382">
        <w:rPr>
          <w:color w:val="000000" w:themeColor="text1"/>
          <w:szCs w:val="24"/>
        </w:rPr>
        <w:t xml:space="preserve">whole animal samples of </w:t>
      </w:r>
      <w:r w:rsidRPr="003154CE">
        <w:rPr>
          <w:i/>
          <w:iCs/>
          <w:color w:val="000000" w:themeColor="text1"/>
          <w:szCs w:val="24"/>
        </w:rPr>
        <w:t>C. remanei</w:t>
      </w:r>
      <w:r w:rsidRPr="008E4382">
        <w:rPr>
          <w:color w:val="000000" w:themeColor="text1"/>
          <w:szCs w:val="24"/>
        </w:rPr>
        <w:t xml:space="preserve">, </w:t>
      </w:r>
      <w:r w:rsidRPr="003154CE">
        <w:rPr>
          <w:i/>
          <w:iCs/>
          <w:color w:val="000000" w:themeColor="text1"/>
          <w:szCs w:val="24"/>
        </w:rPr>
        <w:t>C. latens</w:t>
      </w:r>
      <w:r w:rsidRPr="008E4382">
        <w:rPr>
          <w:color w:val="000000" w:themeColor="text1"/>
          <w:szCs w:val="24"/>
        </w:rPr>
        <w:t>, and hybrid</w:t>
      </w:r>
      <w:r w:rsidR="00A50A05">
        <w:rPr>
          <w:color w:val="000000" w:themeColor="text1"/>
          <w:szCs w:val="24"/>
        </w:rPr>
        <w:t>s</w:t>
      </w:r>
      <w:r w:rsidRPr="008E4382">
        <w:rPr>
          <w:color w:val="000000" w:themeColor="text1"/>
          <w:szCs w:val="24"/>
        </w:rPr>
        <w:t xml:space="preserve"> from both </w:t>
      </w:r>
      <w:r w:rsidR="00A50A05">
        <w:rPr>
          <w:color w:val="000000" w:themeColor="text1"/>
          <w:szCs w:val="24"/>
        </w:rPr>
        <w:t>cross directions</w:t>
      </w:r>
      <w:r w:rsidR="00A50A05" w:rsidRPr="008E4382">
        <w:rPr>
          <w:color w:val="000000" w:themeColor="text1"/>
          <w:szCs w:val="24"/>
        </w:rPr>
        <w:t xml:space="preserve"> </w:t>
      </w:r>
      <w:r w:rsidR="00A50A05">
        <w:rPr>
          <w:color w:val="000000" w:themeColor="text1"/>
          <w:szCs w:val="24"/>
        </w:rPr>
        <w:t>(</w:t>
      </w:r>
      <w:r w:rsidRPr="008E4382">
        <w:rPr>
          <w:color w:val="000000" w:themeColor="text1"/>
          <w:szCs w:val="24"/>
        </w:rPr>
        <w:t>H1 and H2</w:t>
      </w:r>
      <w:r w:rsidR="00A50A05">
        <w:rPr>
          <w:color w:val="000000" w:themeColor="text1"/>
          <w:szCs w:val="24"/>
        </w:rPr>
        <w:t>)</w:t>
      </w:r>
      <w:r w:rsidRPr="008E4382">
        <w:rPr>
          <w:color w:val="000000" w:themeColor="text1"/>
          <w:szCs w:val="24"/>
        </w:rPr>
        <w:t xml:space="preserve"> to </w:t>
      </w:r>
      <w:r w:rsidR="00AE7DE2">
        <w:rPr>
          <w:color w:val="000000" w:themeColor="text1"/>
          <w:szCs w:val="24"/>
        </w:rPr>
        <w:t>compare with soma tissue samples, in particular, which we hypothesized might reveal how inferences from whole male samples might be influenced by tissue allometric differences between H1 and H2</w:t>
      </w:r>
      <w:r w:rsidRPr="008E4382">
        <w:rPr>
          <w:color w:val="000000" w:themeColor="text1"/>
          <w:szCs w:val="24"/>
        </w:rPr>
        <w:t>.</w:t>
      </w:r>
      <w:r w:rsidR="0087168C">
        <w:rPr>
          <w:color w:val="000000" w:themeColor="text1"/>
          <w:szCs w:val="24"/>
        </w:rPr>
        <w:t xml:space="preserve"> </w:t>
      </w:r>
    </w:p>
    <w:p w14:paraId="1EAEEE1C" w14:textId="16F8134B" w:rsidR="00946399" w:rsidRDefault="00A51E1F" w:rsidP="00662E34">
      <w:pPr>
        <w:spacing w:line="276" w:lineRule="auto"/>
        <w:rPr>
          <w:color w:val="000000" w:themeColor="text1"/>
          <w:szCs w:val="24"/>
        </w:rPr>
      </w:pPr>
      <w:r>
        <w:rPr>
          <w:color w:val="000000" w:themeColor="text1"/>
          <w:szCs w:val="24"/>
        </w:rPr>
        <w:t>In</w:t>
      </w:r>
      <w:r w:rsidR="00946399" w:rsidRPr="008E4382">
        <w:rPr>
          <w:color w:val="000000" w:themeColor="text1"/>
          <w:szCs w:val="24"/>
        </w:rPr>
        <w:t xml:space="preserve"> contrast </w:t>
      </w:r>
      <w:r>
        <w:rPr>
          <w:color w:val="000000" w:themeColor="text1"/>
          <w:szCs w:val="24"/>
        </w:rPr>
        <w:t>to</w:t>
      </w:r>
      <w:r w:rsidR="00946399" w:rsidRPr="008E4382">
        <w:rPr>
          <w:color w:val="000000" w:themeColor="text1"/>
          <w:szCs w:val="24"/>
        </w:rPr>
        <w:t xml:space="preserve"> tissue-specific </w:t>
      </w:r>
      <w:r w:rsidR="000734A8">
        <w:rPr>
          <w:color w:val="000000" w:themeColor="text1"/>
          <w:szCs w:val="24"/>
        </w:rPr>
        <w:t>data</w:t>
      </w:r>
      <w:r>
        <w:rPr>
          <w:color w:val="000000" w:themeColor="text1"/>
          <w:szCs w:val="24"/>
        </w:rPr>
        <w:t>,</w:t>
      </w:r>
      <w:r w:rsidR="00946399" w:rsidRPr="008E4382">
        <w:rPr>
          <w:color w:val="000000" w:themeColor="text1"/>
          <w:szCs w:val="24"/>
        </w:rPr>
        <w:t xml:space="preserve"> </w:t>
      </w:r>
      <w:r w:rsidR="000734A8">
        <w:rPr>
          <w:color w:val="000000" w:themeColor="text1"/>
          <w:szCs w:val="24"/>
        </w:rPr>
        <w:t>where</w:t>
      </w:r>
      <w:r w:rsidR="00946399" w:rsidRPr="008E4382">
        <w:rPr>
          <w:color w:val="000000" w:themeColor="text1"/>
          <w:szCs w:val="24"/>
        </w:rPr>
        <w:t xml:space="preserve"> H1 showed a slightly higher incidence of transgressive genes (Figure 2C, D)</w:t>
      </w:r>
      <w:r>
        <w:rPr>
          <w:color w:val="000000" w:themeColor="text1"/>
          <w:szCs w:val="24"/>
        </w:rPr>
        <w:t xml:space="preserve">, the </w:t>
      </w:r>
      <w:commentRangeStart w:id="99"/>
      <w:commentRangeStart w:id="100"/>
      <w:r>
        <w:rPr>
          <w:color w:val="000000" w:themeColor="text1"/>
          <w:szCs w:val="24"/>
        </w:rPr>
        <w:t xml:space="preserve">whole male </w:t>
      </w:r>
      <w:commentRangeEnd w:id="99"/>
      <w:r w:rsidR="00132D7A">
        <w:rPr>
          <w:rStyle w:val="CommentReference"/>
        </w:rPr>
        <w:commentReference w:id="99"/>
      </w:r>
      <w:commentRangeEnd w:id="100"/>
      <w:r w:rsidR="00132D7A">
        <w:rPr>
          <w:rStyle w:val="CommentReference"/>
        </w:rPr>
        <w:commentReference w:id="100"/>
      </w:r>
      <w:r>
        <w:rPr>
          <w:color w:val="000000" w:themeColor="text1"/>
          <w:szCs w:val="24"/>
        </w:rPr>
        <w:t xml:space="preserve">expression inferences imply more transgressive (underdominant and overdominant) expression for H2 than H1 </w:t>
      </w:r>
      <w:r w:rsidRPr="008E4382">
        <w:rPr>
          <w:color w:val="000000" w:themeColor="text1"/>
          <w:szCs w:val="24"/>
        </w:rPr>
        <w:t>(Figure</w:t>
      </w:r>
      <w:r>
        <w:rPr>
          <w:color w:val="000000" w:themeColor="text1"/>
          <w:szCs w:val="24"/>
        </w:rPr>
        <w:t xml:space="preserve"> </w:t>
      </w:r>
      <w:r w:rsidRPr="008E4382">
        <w:rPr>
          <w:color w:val="000000" w:themeColor="text1"/>
          <w:szCs w:val="24"/>
        </w:rPr>
        <w:t>10A, B)</w:t>
      </w:r>
      <w:r w:rsidR="00946399" w:rsidRPr="008E4382">
        <w:rPr>
          <w:color w:val="000000" w:themeColor="text1"/>
          <w:szCs w:val="24"/>
        </w:rPr>
        <w:t xml:space="preserve">. </w:t>
      </w:r>
      <w:r w:rsidR="00DA6E59">
        <w:rPr>
          <w:color w:val="000000" w:themeColor="text1"/>
          <w:szCs w:val="24"/>
        </w:rPr>
        <w:t>W</w:t>
      </w:r>
      <w:r w:rsidR="00132D7A" w:rsidRPr="008E4382">
        <w:rPr>
          <w:color w:val="000000" w:themeColor="text1"/>
          <w:szCs w:val="24"/>
        </w:rPr>
        <w:t xml:space="preserve">hole male samples </w:t>
      </w:r>
      <w:r w:rsidR="00132D7A">
        <w:rPr>
          <w:color w:val="000000" w:themeColor="text1"/>
          <w:szCs w:val="24"/>
        </w:rPr>
        <w:t xml:space="preserve">also </w:t>
      </w:r>
      <w:r w:rsidR="00132D7A" w:rsidRPr="008E4382">
        <w:rPr>
          <w:color w:val="000000" w:themeColor="text1"/>
          <w:szCs w:val="24"/>
        </w:rPr>
        <w:t>implicate</w:t>
      </w:r>
      <w:r w:rsidR="00132D7A">
        <w:rPr>
          <w:color w:val="000000" w:themeColor="text1"/>
          <w:szCs w:val="24"/>
        </w:rPr>
        <w:t>d</w:t>
      </w:r>
      <w:r w:rsidR="00132D7A" w:rsidRPr="008E4382">
        <w:rPr>
          <w:color w:val="000000" w:themeColor="text1"/>
          <w:szCs w:val="24"/>
        </w:rPr>
        <w:t xml:space="preserve"> </w:t>
      </w:r>
      <w:r w:rsidR="00132D7A">
        <w:rPr>
          <w:color w:val="000000" w:themeColor="text1"/>
          <w:szCs w:val="24"/>
        </w:rPr>
        <w:t xml:space="preserve">cross-dependent differences from male soma tissue in terms of regulatory divergence </w:t>
      </w:r>
      <w:r w:rsidR="00132D7A" w:rsidRPr="008E4382">
        <w:rPr>
          <w:color w:val="000000" w:themeColor="text1"/>
          <w:szCs w:val="24"/>
        </w:rPr>
        <w:t>(Figure 10C, D; Table 2; Table 3</w:t>
      </w:r>
      <w:r w:rsidR="00132D7A">
        <w:rPr>
          <w:color w:val="000000" w:themeColor="text1"/>
          <w:szCs w:val="24"/>
        </w:rPr>
        <w:t xml:space="preserve">; cf. </w:t>
      </w:r>
      <w:r w:rsidR="00132D7A" w:rsidRPr="00132D7A">
        <w:rPr>
          <w:color w:val="000000" w:themeColor="text1"/>
          <w:szCs w:val="24"/>
        </w:rPr>
        <w:t>Figure 5C, D</w:t>
      </w:r>
      <w:r w:rsidR="00132D7A" w:rsidRPr="008E4382">
        <w:rPr>
          <w:color w:val="000000" w:themeColor="text1"/>
          <w:szCs w:val="24"/>
        </w:rPr>
        <w:t>)</w:t>
      </w:r>
      <w:r w:rsidR="00132D7A">
        <w:rPr>
          <w:color w:val="000000" w:themeColor="text1"/>
          <w:szCs w:val="24"/>
        </w:rPr>
        <w:t xml:space="preserve">. </w:t>
      </w:r>
      <w:r w:rsidR="00FF0537">
        <w:rPr>
          <w:color w:val="000000" w:themeColor="text1"/>
          <w:szCs w:val="24"/>
        </w:rPr>
        <w:t>Interestingly, however, a</w:t>
      </w:r>
      <w:r w:rsidR="00FF0537" w:rsidRPr="008E4382">
        <w:rPr>
          <w:color w:val="000000" w:themeColor="text1"/>
          <w:szCs w:val="24"/>
        </w:rPr>
        <w:t xml:space="preserve">pproximately 68% of autosomal genes in whole male samples </w:t>
      </w:r>
      <w:r w:rsidR="00FF0537">
        <w:rPr>
          <w:color w:val="000000" w:themeColor="text1"/>
          <w:szCs w:val="24"/>
        </w:rPr>
        <w:t>were inferred to have</w:t>
      </w:r>
      <w:r w:rsidR="00FF0537" w:rsidRPr="008E4382">
        <w:rPr>
          <w:color w:val="000000" w:themeColor="text1"/>
          <w:szCs w:val="24"/>
        </w:rPr>
        <w:t xml:space="preserve"> the same divergence </w:t>
      </w:r>
      <w:r w:rsidR="00FF0537">
        <w:rPr>
          <w:color w:val="000000" w:themeColor="text1"/>
          <w:szCs w:val="24"/>
        </w:rPr>
        <w:t xml:space="preserve">category when assessed for </w:t>
      </w:r>
      <w:r w:rsidR="00FF0537" w:rsidRPr="008E4382">
        <w:rPr>
          <w:color w:val="000000" w:themeColor="text1"/>
          <w:szCs w:val="24"/>
        </w:rPr>
        <w:t xml:space="preserve">male soma in the H1 cross (n=4255 genes out of 6264 total autosomal genes) (Figure 11A). Similarly, around 70% of autosomal genes in H2 whole male samples showed the same divergence </w:t>
      </w:r>
      <w:r w:rsidR="003B05C8">
        <w:rPr>
          <w:color w:val="000000" w:themeColor="text1"/>
          <w:szCs w:val="24"/>
        </w:rPr>
        <w:t xml:space="preserve">category </w:t>
      </w:r>
      <w:r w:rsidR="00FF0537">
        <w:rPr>
          <w:color w:val="000000" w:themeColor="text1"/>
          <w:szCs w:val="24"/>
        </w:rPr>
        <w:t>when assessed for</w:t>
      </w:r>
      <w:r w:rsidR="00FF0537" w:rsidRPr="008E4382">
        <w:rPr>
          <w:color w:val="000000" w:themeColor="text1"/>
          <w:szCs w:val="24"/>
        </w:rPr>
        <w:t xml:space="preserve"> H2 male soma (n=4429 genes out of a total 6326 autosomal genes) (Figure 11B). </w:t>
      </w:r>
      <w:r w:rsidR="00FF0537">
        <w:rPr>
          <w:color w:val="000000" w:themeColor="text1"/>
          <w:szCs w:val="24"/>
        </w:rPr>
        <w:t>W</w:t>
      </w:r>
      <w:r w:rsidR="00B315FB" w:rsidRPr="008E4382">
        <w:rPr>
          <w:color w:val="000000" w:themeColor="text1"/>
          <w:szCs w:val="24"/>
        </w:rPr>
        <w:t xml:space="preserve">hole male </w:t>
      </w:r>
      <w:r w:rsidR="00B315FB">
        <w:rPr>
          <w:color w:val="000000" w:themeColor="text1"/>
          <w:szCs w:val="24"/>
        </w:rPr>
        <w:t xml:space="preserve">and soma tissue </w:t>
      </w:r>
      <w:r w:rsidR="00B315FB" w:rsidRPr="008E4382">
        <w:rPr>
          <w:color w:val="000000" w:themeColor="text1"/>
          <w:szCs w:val="24"/>
        </w:rPr>
        <w:t xml:space="preserve">samples </w:t>
      </w:r>
      <w:r w:rsidR="00B315FB">
        <w:rPr>
          <w:color w:val="000000" w:themeColor="text1"/>
          <w:szCs w:val="24"/>
        </w:rPr>
        <w:t>both showed</w:t>
      </w:r>
      <w:r w:rsidR="00B315FB" w:rsidRPr="008E4382">
        <w:rPr>
          <w:color w:val="000000" w:themeColor="text1"/>
          <w:szCs w:val="24"/>
        </w:rPr>
        <w:t xml:space="preserve"> significant </w:t>
      </w:r>
      <w:r w:rsidR="00B315FB">
        <w:rPr>
          <w:color w:val="000000" w:themeColor="text1"/>
          <w:szCs w:val="24"/>
        </w:rPr>
        <w:t>enrichment of</w:t>
      </w:r>
      <w:r w:rsidR="00B315FB" w:rsidRPr="008E4382">
        <w:rPr>
          <w:color w:val="000000" w:themeColor="text1"/>
          <w:szCs w:val="24"/>
        </w:rPr>
        <w:t xml:space="preserve"> overdominant and additive genes </w:t>
      </w:r>
      <w:r w:rsidR="00B315FB">
        <w:rPr>
          <w:color w:val="000000" w:themeColor="text1"/>
          <w:szCs w:val="24"/>
        </w:rPr>
        <w:t>on</w:t>
      </w:r>
      <w:r w:rsidR="00B315FB" w:rsidRPr="008E4382">
        <w:rPr>
          <w:color w:val="000000" w:themeColor="text1"/>
          <w:szCs w:val="24"/>
        </w:rPr>
        <w:t xml:space="preserve"> autosomes compared to the X-chromosome (Supplementary figure S5)</w:t>
      </w:r>
      <w:r w:rsidR="00B315FB">
        <w:rPr>
          <w:color w:val="000000" w:themeColor="text1"/>
          <w:szCs w:val="24"/>
        </w:rPr>
        <w:t>;</w:t>
      </w:r>
      <w:r w:rsidR="0087168C" w:rsidRPr="008E4382">
        <w:rPr>
          <w:color w:val="000000" w:themeColor="text1"/>
          <w:szCs w:val="24"/>
        </w:rPr>
        <w:t xml:space="preserve"> whole male samples </w:t>
      </w:r>
      <w:r w:rsidR="00B315FB">
        <w:rPr>
          <w:color w:val="000000" w:themeColor="text1"/>
          <w:szCs w:val="24"/>
        </w:rPr>
        <w:t xml:space="preserve">were much </w:t>
      </w:r>
      <w:r w:rsidR="00B315FB">
        <w:rPr>
          <w:color w:val="000000" w:themeColor="text1"/>
          <w:szCs w:val="24"/>
        </w:rPr>
        <w:lastRenderedPageBreak/>
        <w:t xml:space="preserve">more strongly enriched on the X-chromosome for </w:t>
      </w:r>
      <w:r w:rsidR="00B315FB" w:rsidRPr="003134C2">
        <w:rPr>
          <w:i/>
          <w:iCs/>
          <w:color w:val="000000" w:themeColor="text1"/>
          <w:szCs w:val="24"/>
        </w:rPr>
        <w:t>cis-trans</w:t>
      </w:r>
      <w:r w:rsidR="00B315FB">
        <w:rPr>
          <w:color w:val="000000" w:themeColor="text1"/>
          <w:szCs w:val="24"/>
        </w:rPr>
        <w:t xml:space="preserve"> compensatory changes than were male soma tissue samples </w:t>
      </w:r>
      <w:r w:rsidR="0087168C" w:rsidRPr="008E4382">
        <w:rPr>
          <w:color w:val="000000" w:themeColor="text1"/>
          <w:szCs w:val="24"/>
        </w:rPr>
        <w:t xml:space="preserve">(Figure 7B; Figure 11C, D). </w:t>
      </w:r>
      <w:r w:rsidR="00FF0537">
        <w:rPr>
          <w:color w:val="000000" w:themeColor="text1"/>
          <w:szCs w:val="24"/>
        </w:rPr>
        <w:t>C</w:t>
      </w:r>
      <w:r w:rsidR="00946399" w:rsidRPr="008E4382">
        <w:rPr>
          <w:color w:val="000000" w:themeColor="text1"/>
          <w:szCs w:val="24"/>
        </w:rPr>
        <w:t>omparison between whole male samples and male soma for X-linked genes</w:t>
      </w:r>
      <w:r w:rsidR="00FF0537">
        <w:rPr>
          <w:color w:val="000000" w:themeColor="text1"/>
          <w:szCs w:val="24"/>
        </w:rPr>
        <w:t>, however,</w:t>
      </w:r>
      <w:r w:rsidR="00946399" w:rsidRPr="008E4382">
        <w:rPr>
          <w:color w:val="000000" w:themeColor="text1"/>
          <w:szCs w:val="24"/>
        </w:rPr>
        <w:t xml:space="preserve"> provides evidence for substantial sample-specific misregulation</w:t>
      </w:r>
      <w:r w:rsidR="00933E35">
        <w:rPr>
          <w:color w:val="000000" w:themeColor="text1"/>
          <w:szCs w:val="24"/>
        </w:rPr>
        <w:t>,</w:t>
      </w:r>
      <w:r w:rsidR="00946399" w:rsidRPr="008E4382">
        <w:rPr>
          <w:color w:val="000000" w:themeColor="text1"/>
          <w:szCs w:val="24"/>
        </w:rPr>
        <w:t xml:space="preserve"> as the overlap in genes in both hybrid cross is </w:t>
      </w:r>
      <w:r w:rsidR="00FF0537">
        <w:rPr>
          <w:color w:val="000000" w:themeColor="text1"/>
          <w:szCs w:val="24"/>
        </w:rPr>
        <w:t xml:space="preserve">just </w:t>
      </w:r>
      <w:r w:rsidR="00946399" w:rsidRPr="008E4382">
        <w:rPr>
          <w:color w:val="000000" w:themeColor="text1"/>
          <w:szCs w:val="24"/>
        </w:rPr>
        <w:t>~30% despite identical X-chromosome origin (n</w:t>
      </w:r>
      <w:r w:rsidR="00946399" w:rsidRPr="008E4382">
        <w:rPr>
          <w:color w:val="000000" w:themeColor="text1"/>
          <w:szCs w:val="24"/>
          <w:vertAlign w:val="subscript"/>
        </w:rPr>
        <w:t>H1</w:t>
      </w:r>
      <w:r w:rsidR="00946399" w:rsidRPr="008E4382">
        <w:rPr>
          <w:color w:val="000000" w:themeColor="text1"/>
          <w:szCs w:val="24"/>
        </w:rPr>
        <w:t xml:space="preserve"> = 822; n</w:t>
      </w:r>
      <w:r w:rsidR="00946399" w:rsidRPr="008E4382">
        <w:rPr>
          <w:color w:val="000000" w:themeColor="text1"/>
          <w:szCs w:val="24"/>
          <w:vertAlign w:val="subscript"/>
        </w:rPr>
        <w:t>H2</w:t>
      </w:r>
      <w:r w:rsidR="00946399" w:rsidRPr="008E4382">
        <w:rPr>
          <w:color w:val="000000" w:themeColor="text1"/>
          <w:szCs w:val="24"/>
        </w:rPr>
        <w:t xml:space="preserve"> = 830 out of total 2614 X-linked genes; Supplementary figure S11). The </w:t>
      </w:r>
      <w:r w:rsidR="000E2FC4">
        <w:rPr>
          <w:color w:val="000000" w:themeColor="text1"/>
          <w:szCs w:val="24"/>
        </w:rPr>
        <w:t xml:space="preserve">severe </w:t>
      </w:r>
      <w:r w:rsidR="00946399" w:rsidRPr="008E4382">
        <w:rPr>
          <w:color w:val="000000" w:themeColor="text1"/>
          <w:szCs w:val="24"/>
        </w:rPr>
        <w:t xml:space="preserve">gonad </w:t>
      </w:r>
      <w:r w:rsidR="000E2FC4">
        <w:rPr>
          <w:color w:val="000000" w:themeColor="text1"/>
          <w:szCs w:val="24"/>
        </w:rPr>
        <w:t xml:space="preserve">developmental </w:t>
      </w:r>
      <w:r w:rsidR="00946399" w:rsidRPr="008E4382">
        <w:rPr>
          <w:color w:val="000000" w:themeColor="text1"/>
          <w:szCs w:val="24"/>
        </w:rPr>
        <w:t xml:space="preserve">dysfunction in H1 males reduces </w:t>
      </w:r>
      <w:r w:rsidR="000E2FC4">
        <w:rPr>
          <w:color w:val="000000" w:themeColor="text1"/>
          <w:szCs w:val="24"/>
        </w:rPr>
        <w:t>its</w:t>
      </w:r>
      <w:r w:rsidR="000E2FC4" w:rsidRPr="008E4382">
        <w:rPr>
          <w:color w:val="000000" w:themeColor="text1"/>
          <w:szCs w:val="24"/>
        </w:rPr>
        <w:t xml:space="preserve"> </w:t>
      </w:r>
      <w:r w:rsidR="00946399" w:rsidRPr="008E4382">
        <w:rPr>
          <w:color w:val="000000" w:themeColor="text1"/>
          <w:szCs w:val="24"/>
        </w:rPr>
        <w:t xml:space="preserve">size and likely </w:t>
      </w:r>
      <w:r w:rsidR="000E2FC4">
        <w:rPr>
          <w:color w:val="000000" w:themeColor="text1"/>
          <w:szCs w:val="24"/>
        </w:rPr>
        <w:t>its</w:t>
      </w:r>
      <w:r w:rsidR="008B76C2">
        <w:rPr>
          <w:color w:val="000000" w:themeColor="text1"/>
          <w:szCs w:val="24"/>
        </w:rPr>
        <w:t xml:space="preserve"> </w:t>
      </w:r>
      <w:r w:rsidR="00946399" w:rsidRPr="008E4382">
        <w:rPr>
          <w:color w:val="000000" w:themeColor="text1"/>
          <w:szCs w:val="24"/>
        </w:rPr>
        <w:t>cell</w:t>
      </w:r>
      <w:r w:rsidR="008B76C2">
        <w:rPr>
          <w:color w:val="000000" w:themeColor="text1"/>
          <w:szCs w:val="24"/>
        </w:rPr>
        <w:t xml:space="preserve"> count, </w:t>
      </w:r>
      <w:r w:rsidR="00946399" w:rsidRPr="008E4382">
        <w:rPr>
          <w:color w:val="000000" w:themeColor="text1"/>
          <w:szCs w:val="24"/>
        </w:rPr>
        <w:t xml:space="preserve">creating tissue allometric differences </w:t>
      </w:r>
      <w:r w:rsidR="008B76C2">
        <w:rPr>
          <w:color w:val="000000" w:themeColor="text1"/>
          <w:szCs w:val="24"/>
        </w:rPr>
        <w:t xml:space="preserve">between H1 and H2 </w:t>
      </w:r>
      <w:r w:rsidR="00946399" w:rsidRPr="008E4382">
        <w:rPr>
          <w:color w:val="000000" w:themeColor="text1"/>
          <w:szCs w:val="24"/>
        </w:rPr>
        <w:t xml:space="preserve">in expression </w:t>
      </w:r>
      <w:r w:rsidR="008B76C2">
        <w:rPr>
          <w:color w:val="000000" w:themeColor="text1"/>
          <w:szCs w:val="24"/>
        </w:rPr>
        <w:t>for</w:t>
      </w:r>
      <w:r w:rsidR="00946399" w:rsidRPr="008E4382">
        <w:rPr>
          <w:color w:val="000000" w:themeColor="text1"/>
          <w:szCs w:val="24"/>
        </w:rPr>
        <w:t xml:space="preserve"> </w:t>
      </w:r>
      <w:r w:rsidR="00933E35">
        <w:rPr>
          <w:color w:val="000000" w:themeColor="text1"/>
          <w:szCs w:val="24"/>
        </w:rPr>
        <w:t xml:space="preserve">whole male </w:t>
      </w:r>
      <w:r w:rsidR="00946399" w:rsidRPr="008E4382">
        <w:rPr>
          <w:color w:val="000000" w:themeColor="text1"/>
          <w:szCs w:val="24"/>
        </w:rPr>
        <w:t xml:space="preserve">RNA samples due to different relative tissue compositions </w:t>
      </w:r>
      <w:r w:rsidR="00946399" w:rsidRPr="008E4382">
        <w:rPr>
          <w:color w:val="000000" w:themeColor="text1"/>
          <w:szCs w:val="24"/>
        </w:rPr>
        <w:fldChar w:fldCharType="begin"/>
      </w:r>
      <w:r w:rsidR="00DF51E1">
        <w:rPr>
          <w:color w:val="000000" w:themeColor="text1"/>
          <w:szCs w:val="24"/>
        </w:rPr>
        <w:instrText xml:space="preserve"> ADDIN ZOTERO_ITEM CSL_CITATION {"citationID":"mPmCRny3","properties":{"formattedCitation":"(Dey et al., 2014; Michalak &amp; Noor, 2004)","plainCitation":"(Dey et al., 2014; Michalak &amp; Noor, 2004)","noteIndex":0},"citationItems":[{"id":282,"uris":["http://zotero.org/users/9504344/items/5FNGIGQB"],"itemData":{"id":282,"type":"article-journal","abstract":"Recent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946399" w:rsidRPr="008E4382">
        <w:rPr>
          <w:color w:val="000000" w:themeColor="text1"/>
          <w:szCs w:val="24"/>
        </w:rPr>
        <w:fldChar w:fldCharType="separate"/>
      </w:r>
      <w:r w:rsidR="00DF51E1" w:rsidRPr="00DF51E1">
        <w:t>(Dey et al., 2014; Michalak &amp; Noor, 2004)</w:t>
      </w:r>
      <w:r w:rsidR="00946399" w:rsidRPr="008E4382">
        <w:rPr>
          <w:color w:val="000000" w:themeColor="text1"/>
          <w:szCs w:val="24"/>
        </w:rPr>
        <w:fldChar w:fldCharType="end"/>
      </w:r>
      <w:r w:rsidR="00946399" w:rsidRPr="008E4382">
        <w:rPr>
          <w:color w:val="000000" w:themeColor="text1"/>
          <w:szCs w:val="24"/>
        </w:rPr>
        <w:t xml:space="preserve">. Consequently, </w:t>
      </w:r>
      <w:r w:rsidR="00656832" w:rsidRPr="008E4382">
        <w:rPr>
          <w:color w:val="000000" w:themeColor="text1"/>
          <w:szCs w:val="24"/>
        </w:rPr>
        <w:t xml:space="preserve">as </w:t>
      </w:r>
      <w:r w:rsidR="00656832">
        <w:rPr>
          <w:color w:val="000000" w:themeColor="text1"/>
          <w:szCs w:val="24"/>
        </w:rPr>
        <w:t>we</w:t>
      </w:r>
      <w:r w:rsidR="00656832" w:rsidRPr="008E4382">
        <w:rPr>
          <w:color w:val="000000" w:themeColor="text1"/>
          <w:szCs w:val="24"/>
        </w:rPr>
        <w:t xml:space="preserve"> observe here</w:t>
      </w:r>
      <w:r w:rsidR="00656832">
        <w:rPr>
          <w:color w:val="000000" w:themeColor="text1"/>
          <w:szCs w:val="24"/>
        </w:rPr>
        <w:t>,</w:t>
      </w:r>
      <w:r w:rsidR="00656832" w:rsidRPr="008E4382">
        <w:rPr>
          <w:color w:val="000000" w:themeColor="text1"/>
          <w:szCs w:val="24"/>
        </w:rPr>
        <w:t xml:space="preserve"> </w:t>
      </w:r>
      <w:r w:rsidR="00946399" w:rsidRPr="008E4382">
        <w:rPr>
          <w:color w:val="000000" w:themeColor="text1"/>
          <w:szCs w:val="24"/>
        </w:rPr>
        <w:t xml:space="preserve">misexpression in the gonad is likely to be </w:t>
      </w:r>
      <w:r w:rsidR="00656832">
        <w:rPr>
          <w:color w:val="000000" w:themeColor="text1"/>
          <w:szCs w:val="24"/>
        </w:rPr>
        <w:t>more muted</w:t>
      </w:r>
      <w:r w:rsidR="00946399" w:rsidRPr="008E4382">
        <w:rPr>
          <w:color w:val="000000" w:themeColor="text1"/>
          <w:szCs w:val="24"/>
        </w:rPr>
        <w:t xml:space="preserve"> in whole male samples for </w:t>
      </w:r>
      <w:r w:rsidR="00656832" w:rsidRPr="008E4382">
        <w:rPr>
          <w:color w:val="000000" w:themeColor="text1"/>
          <w:szCs w:val="24"/>
        </w:rPr>
        <w:t>H</w:t>
      </w:r>
      <w:r w:rsidR="00656832">
        <w:rPr>
          <w:color w:val="000000" w:themeColor="text1"/>
          <w:szCs w:val="24"/>
        </w:rPr>
        <w:t>1</w:t>
      </w:r>
      <w:r w:rsidR="00656832" w:rsidRPr="008E4382">
        <w:rPr>
          <w:color w:val="000000" w:themeColor="text1"/>
          <w:szCs w:val="24"/>
        </w:rPr>
        <w:t xml:space="preserve"> </w:t>
      </w:r>
      <w:r w:rsidR="00946399" w:rsidRPr="008E4382">
        <w:rPr>
          <w:color w:val="000000" w:themeColor="text1"/>
          <w:szCs w:val="24"/>
        </w:rPr>
        <w:t xml:space="preserve">than </w:t>
      </w:r>
      <w:r w:rsidR="008B76C2">
        <w:rPr>
          <w:color w:val="000000" w:themeColor="text1"/>
          <w:szCs w:val="24"/>
        </w:rPr>
        <w:t xml:space="preserve">for </w:t>
      </w:r>
      <w:r w:rsidR="00656832" w:rsidRPr="008E4382">
        <w:rPr>
          <w:color w:val="000000" w:themeColor="text1"/>
          <w:szCs w:val="24"/>
        </w:rPr>
        <w:t>H</w:t>
      </w:r>
      <w:r w:rsidR="00656832">
        <w:rPr>
          <w:color w:val="000000" w:themeColor="text1"/>
          <w:szCs w:val="24"/>
        </w:rPr>
        <w:t>2</w:t>
      </w:r>
      <w:r w:rsidR="00946399" w:rsidRPr="008E4382">
        <w:rPr>
          <w:color w:val="000000" w:themeColor="text1"/>
          <w:szCs w:val="24"/>
        </w:rPr>
        <w:t xml:space="preserve">, </w:t>
      </w:r>
      <w:r w:rsidR="00656832">
        <w:rPr>
          <w:color w:val="000000" w:themeColor="text1"/>
          <w:szCs w:val="24"/>
        </w:rPr>
        <w:t xml:space="preserve">leading to the counterintuitive </w:t>
      </w:r>
      <w:r w:rsidR="00946399" w:rsidRPr="008E4382">
        <w:rPr>
          <w:color w:val="000000" w:themeColor="text1"/>
          <w:szCs w:val="24"/>
        </w:rPr>
        <w:t>result</w:t>
      </w:r>
      <w:r w:rsidR="00656832">
        <w:rPr>
          <w:color w:val="000000" w:themeColor="text1"/>
          <w:szCs w:val="24"/>
        </w:rPr>
        <w:t xml:space="preserve"> of</w:t>
      </w:r>
      <w:r w:rsidR="00946399" w:rsidRPr="008E4382">
        <w:rPr>
          <w:color w:val="000000" w:themeColor="text1"/>
          <w:szCs w:val="24"/>
        </w:rPr>
        <w:t xml:space="preserve"> </w:t>
      </w:r>
      <w:r w:rsidR="00656832">
        <w:rPr>
          <w:color w:val="000000" w:themeColor="text1"/>
          <w:szCs w:val="24"/>
        </w:rPr>
        <w:t>more severe</w:t>
      </w:r>
      <w:r w:rsidR="00946399" w:rsidRPr="008E4382">
        <w:rPr>
          <w:color w:val="000000" w:themeColor="text1"/>
          <w:szCs w:val="24"/>
        </w:rPr>
        <w:t xml:space="preserve"> misexpression in whole male samples of H2</w:t>
      </w:r>
      <w:r w:rsidR="00656832">
        <w:rPr>
          <w:color w:val="000000" w:themeColor="text1"/>
          <w:szCs w:val="24"/>
        </w:rPr>
        <w:t xml:space="preserve"> that successfully develop larger gonads with less severe tissue-scale dysfunction</w:t>
      </w:r>
      <w:r w:rsidR="00946399" w:rsidRPr="008E4382">
        <w:rPr>
          <w:color w:val="000000" w:themeColor="text1"/>
          <w:szCs w:val="24"/>
        </w:rPr>
        <w:t xml:space="preserve">. </w:t>
      </w:r>
    </w:p>
    <w:p w14:paraId="242B9F57" w14:textId="77777777" w:rsidR="00B315FB" w:rsidRPr="008E4382" w:rsidRDefault="00B315FB" w:rsidP="00662E34">
      <w:pPr>
        <w:spacing w:line="276" w:lineRule="auto"/>
        <w:rPr>
          <w:color w:val="000000" w:themeColor="text1"/>
          <w:szCs w:val="24"/>
        </w:rPr>
      </w:pPr>
    </w:p>
    <w:p w14:paraId="37F1676A" w14:textId="77777777" w:rsidR="00946399" w:rsidRDefault="00946399" w:rsidP="00662E34">
      <w:pPr>
        <w:pStyle w:val="Heading2"/>
        <w:spacing w:line="276" w:lineRule="auto"/>
        <w:rPr>
          <w:rFonts w:ascii="Times New Roman" w:hAnsi="Times New Roman" w:cs="Times New Roman"/>
        </w:rPr>
      </w:pPr>
      <w:bookmarkStart w:id="101" w:name="_Toc168460391"/>
      <w:r>
        <w:rPr>
          <w:rFonts w:ascii="Times New Roman" w:hAnsi="Times New Roman" w:cs="Times New Roman"/>
        </w:rPr>
        <w:t>Discussion</w:t>
      </w:r>
      <w:bookmarkEnd w:id="101"/>
    </w:p>
    <w:p w14:paraId="43190CAC" w14:textId="4979C25D" w:rsidR="00946399" w:rsidRDefault="00946399" w:rsidP="00662E34">
      <w:pPr>
        <w:pStyle w:val="Heading3"/>
        <w:spacing w:line="276" w:lineRule="auto"/>
        <w:rPr>
          <w:rFonts w:cs="Times New Roman"/>
        </w:rPr>
      </w:pPr>
      <w:bookmarkStart w:id="102" w:name="_Toc168460392"/>
      <w:r>
        <w:rPr>
          <w:rFonts w:cs="Times New Roman"/>
        </w:rPr>
        <w:t xml:space="preserve">Gene regulatory divergence </w:t>
      </w:r>
      <w:bookmarkEnd w:id="102"/>
      <w:r w:rsidR="000646EE">
        <w:rPr>
          <w:rFonts w:cs="Times New Roman"/>
        </w:rPr>
        <w:t>and hybrid misexpression in nematodes</w:t>
      </w:r>
    </w:p>
    <w:p w14:paraId="7ACA42C4" w14:textId="22FE1F92" w:rsidR="00D82D83" w:rsidRDefault="007F5454" w:rsidP="00662E34">
      <w:pPr>
        <w:spacing w:line="276" w:lineRule="auto"/>
        <w:rPr>
          <w:color w:val="000000" w:themeColor="text1"/>
          <w:szCs w:val="24"/>
        </w:rPr>
      </w:pPr>
      <w:r>
        <w:rPr>
          <w:color w:val="000000" w:themeColor="text1"/>
          <w:szCs w:val="24"/>
        </w:rPr>
        <w:t>Gene regulatory divergence</w:t>
      </w:r>
      <w:r w:rsidR="00946399" w:rsidRPr="008E4382">
        <w:rPr>
          <w:color w:val="000000" w:themeColor="text1"/>
          <w:szCs w:val="24"/>
        </w:rPr>
        <w:t xml:space="preserve"> plays an important role in generating and maintaining species diversity </w:t>
      </w:r>
      <w:r w:rsidR="00E622BC">
        <w:rPr>
          <w:color w:val="000000" w:themeColor="text1"/>
          <w:szCs w:val="24"/>
        </w:rPr>
        <w:t>by enabling adaptive phenotypic divergence</w:t>
      </w:r>
      <w:r w:rsidR="00E622BC" w:rsidRPr="008E4382">
        <w:rPr>
          <w:color w:val="000000" w:themeColor="text1"/>
          <w:szCs w:val="24"/>
        </w:rPr>
        <w:t xml:space="preserve"> </w:t>
      </w:r>
      <w:r w:rsidR="00E622BC">
        <w:rPr>
          <w:color w:val="000000" w:themeColor="text1"/>
          <w:szCs w:val="24"/>
        </w:rPr>
        <w:t xml:space="preserve">and </w:t>
      </w:r>
      <w:r w:rsidR="00946399" w:rsidRPr="008E4382">
        <w:rPr>
          <w:color w:val="000000" w:themeColor="text1"/>
          <w:szCs w:val="24"/>
        </w:rPr>
        <w:t xml:space="preserve">by genetically enforcing species boundaries. Specifically, divergent gene regulatory factors can cause hybrid dysfunction in interspecies hybrids due to the mismatch between diverged </w:t>
      </w:r>
      <w:r w:rsidR="00946399" w:rsidRPr="00451BC4">
        <w:rPr>
          <w:i/>
          <w:iCs/>
          <w:color w:val="000000" w:themeColor="text1"/>
          <w:szCs w:val="24"/>
        </w:rPr>
        <w:t>cis</w:t>
      </w:r>
      <w:r w:rsidR="00946399" w:rsidRPr="008E4382">
        <w:rPr>
          <w:color w:val="000000" w:themeColor="text1"/>
          <w:szCs w:val="24"/>
        </w:rPr>
        <w:t xml:space="preserve">-acting regulatory elements and </w:t>
      </w:r>
      <w:r w:rsidR="00946399" w:rsidRPr="008E4382">
        <w:rPr>
          <w:i/>
          <w:iCs/>
          <w:color w:val="000000" w:themeColor="text1"/>
          <w:szCs w:val="24"/>
        </w:rPr>
        <w:t>trans</w:t>
      </w:r>
      <w:r w:rsidR="00946399" w:rsidRPr="008E4382">
        <w:rPr>
          <w:color w:val="000000" w:themeColor="text1"/>
          <w:szCs w:val="24"/>
        </w:rPr>
        <w:t xml:space="preserve">-acting factors from parental species </w:t>
      </w:r>
      <w:r w:rsidR="00946399" w:rsidRPr="008E4382">
        <w:rPr>
          <w:color w:val="000000" w:themeColor="text1"/>
          <w:szCs w:val="24"/>
        </w:rPr>
        <w:fldChar w:fldCharType="begin"/>
      </w:r>
      <w:r w:rsidR="00DF51E1">
        <w:rPr>
          <w:color w:val="000000" w:themeColor="text1"/>
          <w:szCs w:val="24"/>
        </w:rPr>
        <w:instrText xml:space="preserve"> ADDIN ZOTERO_ITEM CSL_CITATION {"citationID":"qJVY4SkS","properties":{"formattedCitation":"(Mack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00946399" w:rsidRPr="008E4382">
        <w:rPr>
          <w:color w:val="000000" w:themeColor="text1"/>
          <w:szCs w:val="24"/>
        </w:rPr>
        <w:fldChar w:fldCharType="separate"/>
      </w:r>
      <w:r w:rsidR="00DF51E1" w:rsidRPr="00DF51E1">
        <w:t>(Mack &amp; Nachman, 2017)</w:t>
      </w:r>
      <w:r w:rsidR="00946399" w:rsidRPr="008E4382">
        <w:rPr>
          <w:color w:val="000000" w:themeColor="text1"/>
          <w:szCs w:val="24"/>
        </w:rPr>
        <w:fldChar w:fldCharType="end"/>
      </w:r>
      <w:r w:rsidR="00946399" w:rsidRPr="008E4382">
        <w:rPr>
          <w:color w:val="000000" w:themeColor="text1"/>
          <w:szCs w:val="24"/>
        </w:rPr>
        <w:t xml:space="preserve">. </w:t>
      </w:r>
      <w:r w:rsidR="00B2660F">
        <w:rPr>
          <w:color w:val="000000" w:themeColor="text1"/>
          <w:szCs w:val="24"/>
        </w:rPr>
        <w:t>We</w:t>
      </w:r>
      <w:r w:rsidR="00946399" w:rsidRPr="008E4382">
        <w:rPr>
          <w:color w:val="000000" w:themeColor="text1"/>
          <w:szCs w:val="24"/>
        </w:rPr>
        <w:t xml:space="preserve"> find extensive misexpression caused by gene regulatory divergence in the F1 hybrids of </w:t>
      </w:r>
      <w:r w:rsidR="00946399" w:rsidRPr="003154CE">
        <w:rPr>
          <w:i/>
          <w:iCs/>
          <w:color w:val="000000" w:themeColor="text1"/>
          <w:szCs w:val="24"/>
        </w:rPr>
        <w:t>C. remanei</w:t>
      </w:r>
      <w:r w:rsidR="00946399" w:rsidRPr="008E4382">
        <w:rPr>
          <w:color w:val="000000" w:themeColor="text1"/>
          <w:szCs w:val="24"/>
        </w:rPr>
        <w:t xml:space="preserve"> and </w:t>
      </w:r>
      <w:r w:rsidR="00946399" w:rsidRPr="003154CE">
        <w:rPr>
          <w:i/>
          <w:iCs/>
          <w:color w:val="000000" w:themeColor="text1"/>
          <w:szCs w:val="24"/>
        </w:rPr>
        <w:t>C. latens</w:t>
      </w:r>
      <w:r w:rsidR="00946399" w:rsidRPr="008E4382">
        <w:rPr>
          <w:iCs/>
          <w:color w:val="000000" w:themeColor="text1"/>
          <w:szCs w:val="24"/>
        </w:rPr>
        <w:t>,</w:t>
      </w:r>
      <w:r w:rsidR="00946399" w:rsidRPr="008E4382">
        <w:rPr>
          <w:color w:val="000000" w:themeColor="text1"/>
          <w:szCs w:val="24"/>
        </w:rPr>
        <w:t xml:space="preserve"> with hybrid males displaying overall </w:t>
      </w:r>
      <w:r w:rsidR="00AF2926">
        <w:rPr>
          <w:color w:val="000000" w:themeColor="text1"/>
          <w:szCs w:val="24"/>
        </w:rPr>
        <w:t>more genes subject to</w:t>
      </w:r>
      <w:r w:rsidR="00AF2926" w:rsidRPr="008E4382">
        <w:rPr>
          <w:color w:val="000000" w:themeColor="text1"/>
          <w:szCs w:val="24"/>
        </w:rPr>
        <w:t xml:space="preserve"> </w:t>
      </w:r>
      <w:r w:rsidR="00946399" w:rsidRPr="008E4382">
        <w:rPr>
          <w:color w:val="000000" w:themeColor="text1"/>
          <w:szCs w:val="24"/>
        </w:rPr>
        <w:t xml:space="preserve">misregulation than hybrid females. More specifically, </w:t>
      </w:r>
      <w:r w:rsidR="00946399" w:rsidRPr="00451BC4">
        <w:rPr>
          <w:i/>
          <w:iCs/>
          <w:color w:val="000000" w:themeColor="text1"/>
          <w:szCs w:val="24"/>
        </w:rPr>
        <w:t>cis</w:t>
      </w:r>
      <w:r w:rsidR="00946399" w:rsidRPr="008E4382">
        <w:rPr>
          <w:color w:val="000000" w:themeColor="text1"/>
          <w:szCs w:val="24"/>
        </w:rPr>
        <w:t>-</w:t>
      </w:r>
      <w:r w:rsidR="00946399" w:rsidRPr="008E4382">
        <w:rPr>
          <w:i/>
          <w:iCs/>
          <w:color w:val="000000" w:themeColor="text1"/>
          <w:szCs w:val="24"/>
        </w:rPr>
        <w:t>trans</w:t>
      </w:r>
      <w:r w:rsidR="00946399" w:rsidRPr="008E4382">
        <w:rPr>
          <w:color w:val="000000" w:themeColor="text1"/>
          <w:szCs w:val="24"/>
        </w:rPr>
        <w:t xml:space="preserve"> compensatory divergence was pervasive in hybrid males</w:t>
      </w:r>
      <w:r w:rsidR="00D82D83">
        <w:rPr>
          <w:color w:val="000000" w:themeColor="text1"/>
          <w:szCs w:val="24"/>
        </w:rPr>
        <w:t>, affecting approximately 8% of genes depending on tissue type and cross direction</w:t>
      </w:r>
      <w:r w:rsidR="00946399" w:rsidRPr="008E4382">
        <w:rPr>
          <w:color w:val="000000" w:themeColor="text1"/>
          <w:szCs w:val="24"/>
        </w:rPr>
        <w:t xml:space="preserve">. </w:t>
      </w:r>
    </w:p>
    <w:p w14:paraId="3308010C" w14:textId="3FD10138" w:rsidR="00946399" w:rsidRPr="008E4382" w:rsidRDefault="00946399" w:rsidP="00662E34">
      <w:pPr>
        <w:spacing w:line="276" w:lineRule="auto"/>
        <w:rPr>
          <w:color w:val="000000" w:themeColor="text1"/>
          <w:szCs w:val="24"/>
        </w:rPr>
      </w:pPr>
      <w:r w:rsidRPr="008E4382">
        <w:rPr>
          <w:color w:val="000000" w:themeColor="text1"/>
          <w:szCs w:val="24"/>
        </w:rPr>
        <w:t xml:space="preserve">The high incidence of compensatory </w:t>
      </w:r>
      <w:r w:rsidR="00D82D83">
        <w:rPr>
          <w:color w:val="000000" w:themeColor="text1"/>
          <w:szCs w:val="24"/>
        </w:rPr>
        <w:t xml:space="preserve">regulatory </w:t>
      </w:r>
      <w:r w:rsidRPr="008E4382">
        <w:rPr>
          <w:color w:val="000000" w:themeColor="text1"/>
          <w:szCs w:val="24"/>
        </w:rPr>
        <w:t xml:space="preserve">divergence suggests that </w:t>
      </w:r>
      <w:r w:rsidRPr="00451BC4">
        <w:rPr>
          <w:i/>
          <w:iCs/>
          <w:color w:val="000000" w:themeColor="text1"/>
          <w:szCs w:val="24"/>
        </w:rPr>
        <w:t>cis</w:t>
      </w:r>
      <w:r w:rsidRPr="008E4382">
        <w:rPr>
          <w:color w:val="000000" w:themeColor="text1"/>
          <w:szCs w:val="24"/>
        </w:rPr>
        <w:t xml:space="preserve">-elements and </w:t>
      </w:r>
      <w:r w:rsidRPr="008E4382">
        <w:rPr>
          <w:i/>
          <w:iCs/>
          <w:color w:val="000000" w:themeColor="text1"/>
          <w:szCs w:val="24"/>
        </w:rPr>
        <w:t>trans</w:t>
      </w:r>
      <w:r w:rsidRPr="008E4382">
        <w:rPr>
          <w:color w:val="000000" w:themeColor="text1"/>
          <w:szCs w:val="24"/>
        </w:rPr>
        <w:t>-acting factors</w:t>
      </w:r>
      <w:r w:rsidR="00D334D2">
        <w:rPr>
          <w:color w:val="000000" w:themeColor="text1"/>
          <w:szCs w:val="24"/>
        </w:rPr>
        <w:t xml:space="preserve"> have</w:t>
      </w:r>
      <w:r w:rsidRPr="008E4382">
        <w:rPr>
          <w:color w:val="000000" w:themeColor="text1"/>
          <w:szCs w:val="24"/>
        </w:rPr>
        <w:t xml:space="preserve"> frequently co-evolved to maintain </w:t>
      </w:r>
      <w:r w:rsidR="00D82D83">
        <w:rPr>
          <w:color w:val="000000" w:themeColor="text1"/>
          <w:szCs w:val="24"/>
        </w:rPr>
        <w:t xml:space="preserve">conserved </w:t>
      </w:r>
      <w:r w:rsidRPr="008E4382">
        <w:rPr>
          <w:color w:val="000000" w:themeColor="text1"/>
          <w:szCs w:val="24"/>
        </w:rPr>
        <w:t>overall expression</w:t>
      </w:r>
      <w:r w:rsidR="00D82D83">
        <w:rPr>
          <w:color w:val="000000" w:themeColor="text1"/>
          <w:szCs w:val="24"/>
        </w:rPr>
        <w:t xml:space="preserve"> between </w:t>
      </w:r>
      <w:r w:rsidR="00D82D83" w:rsidRPr="003154CE">
        <w:rPr>
          <w:i/>
          <w:iCs/>
          <w:color w:val="000000" w:themeColor="text1"/>
          <w:szCs w:val="24"/>
        </w:rPr>
        <w:t>C. remanei</w:t>
      </w:r>
      <w:r w:rsidR="00D82D83" w:rsidRPr="008E4382">
        <w:rPr>
          <w:color w:val="000000" w:themeColor="text1"/>
          <w:szCs w:val="24"/>
        </w:rPr>
        <w:t xml:space="preserve"> and </w:t>
      </w:r>
      <w:r w:rsidR="00D82D83" w:rsidRPr="003154CE">
        <w:rPr>
          <w:i/>
          <w:iCs/>
          <w:color w:val="000000" w:themeColor="text1"/>
          <w:szCs w:val="24"/>
        </w:rPr>
        <w:t>C. latens</w:t>
      </w:r>
      <w:r w:rsidRPr="008E4382">
        <w:rPr>
          <w:color w:val="000000" w:themeColor="text1"/>
          <w:szCs w:val="24"/>
        </w:rPr>
        <w:t xml:space="preserve">. </w:t>
      </w:r>
      <w:r w:rsidR="00EC4DA7">
        <w:rPr>
          <w:color w:val="000000" w:themeColor="text1"/>
          <w:szCs w:val="24"/>
        </w:rPr>
        <w:t>S</w:t>
      </w:r>
      <w:r w:rsidR="00B808C6" w:rsidRPr="008E4382">
        <w:rPr>
          <w:color w:val="000000" w:themeColor="text1"/>
          <w:szCs w:val="24"/>
        </w:rPr>
        <w:t>tabilizing selection</w:t>
      </w:r>
      <w:r w:rsidR="00B808C6">
        <w:rPr>
          <w:color w:val="000000" w:themeColor="text1"/>
          <w:szCs w:val="24"/>
        </w:rPr>
        <w:t xml:space="preserve"> on expression phenotype </w:t>
      </w:r>
      <w:r w:rsidR="00EC4DA7">
        <w:rPr>
          <w:color w:val="000000" w:themeColor="text1"/>
          <w:szCs w:val="24"/>
        </w:rPr>
        <w:t>is</w:t>
      </w:r>
      <w:r w:rsidRPr="008E4382">
        <w:rPr>
          <w:color w:val="000000" w:themeColor="text1"/>
          <w:szCs w:val="24"/>
        </w:rPr>
        <w:t xml:space="preserve"> expected to </w:t>
      </w:r>
      <w:r w:rsidR="00B808C6">
        <w:rPr>
          <w:color w:val="000000" w:themeColor="text1"/>
          <w:szCs w:val="24"/>
        </w:rPr>
        <w:t xml:space="preserve">often yield, in molecular evolutionary terms, such </w:t>
      </w:r>
      <w:r w:rsidR="00B808C6" w:rsidRPr="008E4382">
        <w:rPr>
          <w:color w:val="000000" w:themeColor="text1"/>
          <w:szCs w:val="24"/>
        </w:rPr>
        <w:t xml:space="preserve">compensating regulatory changes </w:t>
      </w:r>
      <w:r w:rsidR="00B808C6">
        <w:rPr>
          <w:color w:val="000000" w:themeColor="text1"/>
          <w:szCs w:val="24"/>
        </w:rPr>
        <w:t>that</w:t>
      </w:r>
      <w:r w:rsidRPr="008E4382">
        <w:rPr>
          <w:color w:val="000000" w:themeColor="text1"/>
          <w:szCs w:val="24"/>
        </w:rPr>
        <w:t xml:space="preserve"> result in developmental system drift, </w:t>
      </w:r>
      <w:r w:rsidR="00B808C6">
        <w:rPr>
          <w:color w:val="000000" w:themeColor="text1"/>
          <w:szCs w:val="24"/>
        </w:rPr>
        <w:t>in which</w:t>
      </w:r>
      <w:r w:rsidR="00B808C6" w:rsidRPr="008E4382">
        <w:rPr>
          <w:color w:val="000000" w:themeColor="text1"/>
          <w:szCs w:val="24"/>
        </w:rPr>
        <w:t xml:space="preserve"> </w:t>
      </w:r>
      <w:r w:rsidRPr="008E4382">
        <w:rPr>
          <w:color w:val="000000" w:themeColor="text1"/>
          <w:szCs w:val="24"/>
        </w:rPr>
        <w:t xml:space="preserve">divergence in developmental pathways occurs without observable changes in phenotype or expression </w:t>
      </w:r>
      <w:r w:rsidRPr="008E4382">
        <w:rPr>
          <w:color w:val="000000" w:themeColor="text1"/>
          <w:szCs w:val="24"/>
        </w:rPr>
        <w:fldChar w:fldCharType="begin"/>
      </w:r>
      <w:r w:rsidR="001858AE">
        <w:rPr>
          <w:color w:val="000000" w:themeColor="text1"/>
          <w:szCs w:val="24"/>
        </w:rPr>
        <w:instrText xml:space="preserve"> ADDIN ZOTERO_ITEM CSL_CITATION {"citationID":"4t6nfiIp","properties":{"formattedCitation":"(Cutter &amp; Bundus, 2020; Gilad et al., 2006; Hodgins-Davis et al., 2015; True &amp; Haag, 2001)","plainCitation":"(Cutter &amp; Bundus, 2020; Gilad et al., 2006; Hodgins-Davis et al., 2015; True &amp; Haag, 2001)","noteIndex":0},"citationItems":[{"id":607,"uris":["http://zotero.org/users/9504344/items/ISVBJ49D"],"itemData":{"id":607,"type":"article-journal","container-title":"Evolution &amp; development","issue":"2","page":"109–119","publisher":"Wiley Online Library","source":"Google Scholar","title":"Developmental system drift and flexibility in evolutionary trajectories","volume":"3","author":[{"family":"True","given":"John R."},{"family":"Haag","given":"Eric S."}],"issued":{"date-parts":[["2001"]]}}},{"id":79,"uris":["http://zotero.org/users/9504344/items/HM95WPDN"],"itemData":{"id":79,"type":"article-journal","container-title":"Trends in Genetics","DOI":"10.1016/j.tig.2006.06.002","ISSN":"01689525","issue":"8","journalAbbreviation":"Trends in Genetics","language":"en","page":"456-461","source":"DOI.org (Crossref)","title":"Natural selection on gene expression","volume":"22","author":[{"family":"Gilad","given":"Yoav"},{"family":"Oshlack","given":"Alicia"},{"family":"Rifkin","given":"Scott A."}],"issued":{"date-parts":[["2006",8]]}}},{"id":486,"uris":["http://zotero.org/users/9504344/items/DBP8RGXP"],"itemData":{"id":486,"type":"article-journal","container-title":"Molecular Biology and Evolution","issue":"8","page":"2130–2140","publisher":"Oxford University Press","source":"Google Scholar","title":"Gene expression evolves under a house-of-cards model of stabilizing selection","volume":"32","author":[{"family":"Hodgins-Davis","given":"Andrea"},{"family":"Rice","given":"Daniel P."},{"family":"Townsend","given":"Jeffrey P."}],"issued":{"date-parts":[["2015"]]}}},{"id":741,"uris":["http://zotero.org/users/9504344/items/TQJRSY4R"],"itemData":{"id":741,"type":"article-journal","abstract":"New species arise as the genomes of populations diverge. The developmental 'alarm clock' of speciation sounds off when sufficient divergence in genetic control of development leads hybrid individuals to infertility or inviability, the world awoken to the dawn of new species with intrinsic post-zygotic reproductive isolation. Some developmental stages will be more prone to hybrid dysfunction due to how molecular evolution interacts with the ontogenetic timing of gene expression. Considering the ontogeny of hybrid incompatibilities provides a profitable connection between 'evo-devo' and speciation genetics to better link macroevolutionary pattern, microevolutionary process, and molecular mechanisms. Here, we explore speciation alongside development, emphasizing their mutual dependence on genetic network features, fitness landscapes, and developmental system drift. We assess models for how ontogenetic timing of reproductive isolation can be predictable. Experiments and theory within this synthetic perspective can help identify new rules of speciation as well as rules in the molecular evolution of development.","container-title":"eLife","DOI":"10.7554/eLife.56276","ISSN":"2050-084X","journalAbbreviation":"Elife","language":"eng","page":"e56276","PMID":"32902377","PMCID":"PMC7481004","source":"PubMed","title":"Speciation and the developmental alarm clock","volume":"9","author":[{"family":"Cutter","given":"Asher D."},{"family":"Bundus","given":"Joanna D."}],"issued":{"date-parts":[["2020",9,9]]}}}],"schema":"https://github.com/citation-style-language/schema/raw/master/csl-citation.json"} </w:instrText>
      </w:r>
      <w:r w:rsidRPr="008E4382">
        <w:rPr>
          <w:color w:val="000000" w:themeColor="text1"/>
          <w:szCs w:val="24"/>
        </w:rPr>
        <w:fldChar w:fldCharType="separate"/>
      </w:r>
      <w:r w:rsidR="00DF51E1" w:rsidRPr="00DF51E1">
        <w:t>(Cutter &amp; Bundus, 2020; Gilad et al., 2006; Hodgins-Davis et al., 2015; True &amp; Haag, 2001)</w:t>
      </w:r>
      <w:r w:rsidRPr="008E4382">
        <w:rPr>
          <w:color w:val="000000" w:themeColor="text1"/>
          <w:szCs w:val="24"/>
        </w:rPr>
        <w:fldChar w:fldCharType="end"/>
      </w:r>
      <w:r w:rsidRPr="008E4382">
        <w:rPr>
          <w:color w:val="000000" w:themeColor="text1"/>
          <w:szCs w:val="24"/>
        </w:rPr>
        <w:t xml:space="preserve">. </w:t>
      </w:r>
      <w:r w:rsidR="00EC4DA7">
        <w:rPr>
          <w:color w:val="000000" w:themeColor="text1"/>
          <w:szCs w:val="24"/>
        </w:rPr>
        <w:t xml:space="preserve">Interestingly, we document sex biases in the incidence of compensatory </w:t>
      </w:r>
      <w:r w:rsidR="00EC4DA7" w:rsidRPr="003134C2">
        <w:rPr>
          <w:i/>
          <w:iCs/>
          <w:color w:val="000000" w:themeColor="text1"/>
          <w:szCs w:val="24"/>
        </w:rPr>
        <w:t>cis-trans</w:t>
      </w:r>
      <w:r w:rsidR="00EC4DA7">
        <w:rPr>
          <w:color w:val="000000" w:themeColor="text1"/>
          <w:szCs w:val="24"/>
        </w:rPr>
        <w:t xml:space="preserve"> regulatory evolution. </w:t>
      </w:r>
      <w:r w:rsidRPr="008E4382">
        <w:rPr>
          <w:color w:val="000000" w:themeColor="text1"/>
          <w:szCs w:val="24"/>
        </w:rPr>
        <w:t xml:space="preserve">The prevalence of compensatory </w:t>
      </w:r>
      <w:r w:rsidR="00EC4DA7">
        <w:rPr>
          <w:color w:val="000000" w:themeColor="text1"/>
          <w:szCs w:val="24"/>
        </w:rPr>
        <w:t xml:space="preserve">regulatory </w:t>
      </w:r>
      <w:r w:rsidRPr="008E4382">
        <w:rPr>
          <w:color w:val="000000" w:themeColor="text1"/>
          <w:szCs w:val="24"/>
        </w:rPr>
        <w:t xml:space="preserve">divergence </w:t>
      </w:r>
      <w:r w:rsidR="00EC4DA7">
        <w:rPr>
          <w:color w:val="000000" w:themeColor="text1"/>
          <w:szCs w:val="24"/>
        </w:rPr>
        <w:t>in genes involved in</w:t>
      </w:r>
      <w:r w:rsidR="00EC4DA7" w:rsidRPr="008E4382">
        <w:rPr>
          <w:color w:val="000000" w:themeColor="text1"/>
          <w:szCs w:val="24"/>
        </w:rPr>
        <w:t xml:space="preserve"> </w:t>
      </w:r>
      <w:r w:rsidRPr="008E4382">
        <w:rPr>
          <w:color w:val="000000" w:themeColor="text1"/>
          <w:szCs w:val="24"/>
        </w:rPr>
        <w:t>male</w:t>
      </w:r>
      <w:r w:rsidR="00EC4DA7">
        <w:rPr>
          <w:color w:val="000000" w:themeColor="text1"/>
          <w:szCs w:val="24"/>
        </w:rPr>
        <w:t>-biased genetic networks</w:t>
      </w:r>
      <w:r w:rsidRPr="008E4382">
        <w:rPr>
          <w:color w:val="000000" w:themeColor="text1"/>
          <w:szCs w:val="24"/>
        </w:rPr>
        <w:t xml:space="preserve"> </w:t>
      </w:r>
      <w:r w:rsidR="00EC4DA7">
        <w:rPr>
          <w:color w:val="000000" w:themeColor="text1"/>
          <w:szCs w:val="24"/>
        </w:rPr>
        <w:t>thus</w:t>
      </w:r>
      <w:r w:rsidR="00EC4DA7" w:rsidRPr="008E4382">
        <w:rPr>
          <w:color w:val="000000" w:themeColor="text1"/>
          <w:szCs w:val="24"/>
        </w:rPr>
        <w:t xml:space="preserve"> </w:t>
      </w:r>
      <w:r w:rsidRPr="008E4382">
        <w:rPr>
          <w:color w:val="000000" w:themeColor="text1"/>
          <w:szCs w:val="24"/>
        </w:rPr>
        <w:t xml:space="preserve">suggests </w:t>
      </w:r>
      <w:r w:rsidR="00EC4DA7">
        <w:rPr>
          <w:color w:val="000000" w:themeColor="text1"/>
          <w:szCs w:val="24"/>
        </w:rPr>
        <w:t>a</w:t>
      </w:r>
      <w:r w:rsidR="00EC4DA7" w:rsidRPr="008E4382">
        <w:rPr>
          <w:color w:val="000000" w:themeColor="text1"/>
          <w:szCs w:val="24"/>
        </w:rPr>
        <w:t xml:space="preserve"> </w:t>
      </w:r>
      <w:r w:rsidRPr="008E4382">
        <w:rPr>
          <w:color w:val="000000" w:themeColor="text1"/>
          <w:szCs w:val="24"/>
        </w:rPr>
        <w:t>molecular evolution</w:t>
      </w:r>
      <w:r w:rsidR="00EC4DA7">
        <w:rPr>
          <w:color w:val="000000" w:themeColor="text1"/>
          <w:szCs w:val="24"/>
        </w:rPr>
        <w:t>ary route for</w:t>
      </w:r>
      <w:r w:rsidRPr="008E4382">
        <w:rPr>
          <w:color w:val="000000" w:themeColor="text1"/>
          <w:szCs w:val="24"/>
        </w:rPr>
        <w:t xml:space="preserve"> </w:t>
      </w:r>
      <w:r w:rsidR="00EC4DA7">
        <w:rPr>
          <w:color w:val="000000" w:themeColor="text1"/>
          <w:szCs w:val="24"/>
        </w:rPr>
        <w:t xml:space="preserve">disproportionate </w:t>
      </w:r>
      <w:r w:rsidRPr="008E4382">
        <w:rPr>
          <w:color w:val="000000" w:themeColor="text1"/>
          <w:szCs w:val="24"/>
        </w:rPr>
        <w:t xml:space="preserve">male hybrid dysfunction, as evidenced in prior studies </w:t>
      </w:r>
      <w:r w:rsidRPr="008E4382">
        <w:rPr>
          <w:color w:val="000000" w:themeColor="text1"/>
          <w:szCs w:val="24"/>
        </w:rPr>
        <w:fldChar w:fldCharType="begin"/>
      </w:r>
      <w:r w:rsidR="001858AE">
        <w:rPr>
          <w:color w:val="000000" w:themeColor="text1"/>
          <w:szCs w:val="24"/>
        </w:rPr>
        <w:instrText xml:space="preserve"> ADDIN ZOTERO_ITEM CSL_CITATION {"citationID":"45lHCQfB","properties":{"formattedCitation":"(Goncalves et al., 2012; Christian R Landry et al., 2005; Meiklejohn et al., 2003; S\\uc0\\u225{}nchez-Ram\\uc0\\u237{}rez et al., 2021; Viswanath &amp; Cutter, 2023)","plainCitation":"(Goncalves et al., 2012; Christian R Landry et al., 2005; Meiklejohn et al., 2003; Sánchez-Ramírez et al., 2021; Viswanath &amp; Cutter, 2023)","noteIndex":0},"citationItems":[{"id":283,"uris":["http://zotero.org/users/9504344/items/QYTIXAXX"],"itemData":{"id":283,"type":"article-journal","abstract":"A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L."}],"issued":{"date-parts":[["2003",8,19]]}}},{"id":52,"uris":["http://zotero.org/users/9504344/items/2Q6UWWBU"],"itemData":{"id":52,"type":"article-journal","abstract":"Hybrids between species are often characterized by novel gene-expression patterns. A recent study on allele-speciﬁc gene expression in hybrids between species of Drosophila revealed cases in which cis- and transregulatory elements within species had coevolved in such a way that changes in cis-regulatory elements are compensated by changes in trans-regulatory elements. We hypothesized that such coevolution should often lead to gene misexpression in the hybrid. To test this hypothesis, we estimated allele-speciﬁc expression and overall expression levels for 31 genes in D. melanogaster, D. simulans, and their F1 hybrid. We found that 13 genes with cis-trans compensatory evolution are in fact misexpressed in the hybrid. These represent candidate genes whose dysregulation might be the consequence of coevolution of cis- and trans-regulatory elements within species. Using a mathematical model for the regulation of gene expression, we explored the conditions under which cis-trans compensatory evolution can lead to misexpression in interspeciﬁc hybrids.","container-title":"Genetics","DOI":"10.1534/genetics.105.047449","ISSN":"1943-2631","issue":"4","language":"en","page":"1813-1822","source":"DOI.org (Crossref)","title":"Compensatory &lt;i&gt;cis-trans&lt;/i&gt; Evolution and the Dysregulation of Gene Expression in Interspecific Hybrids of Drosophila","volume":"171","author":[{"family":"Landry","given":"Christian R"},{"family":"Wittkopp","given":"Patricia J"},{"family":"Taubes","given":"Clifford H"},{"family":"Ranz","given":"Jose M"},{"family":"Clark","given":"Andrew G"},{"family":"Hartl","given":"Daniel L"}],"issued":{"date-parts":[["2005",12,1]]}}},{"id":434,"uris":["http://zotero.org/users/9504344/items/UUMYT3IA"],"itemData":{"id":434,"type":"article-journal","container-title":"Genome research","issue":"12","page":"2376–2384","publisher":"Cold Spring Harbor Lab","source":"Google Scholar","title":"Extensive compensatory cis-trans regulation in the evolution of mouse gene expression","volume":"22","author":[{"family":"Goncalves","given":"Angela"},{"family":"Leigh-Brown","given":"Sarah"},{"family":"Thybert","given":"David"},{"family":"Stefflova","given":"Klara"},{"family":"Turro","given":"Ernest"},{"family":"Flicek","given":"Paul"},{"family":"Brazma","given":"Alvis"},{"family":"Odom","given":"Duncan T."},{"family":"Marioni","given":"John C."}],"issued":{"date-parts":[["2012"]]}}},{"id":325,"uris":["http://zotero.org/users/9504344/items/VQAAKTRI"],"itemData":{"id":325,"type":"article-journal","abstract":"When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1858AE" w:rsidRPr="001858AE">
        <w:t>(Goncalves et al., 2012; Christian R Landry et al., 2005; Meiklejohn et al., 2003; Sánchez-Ramírez et al., 2021; Viswanath &amp; Cutter, 2023)</w:t>
      </w:r>
      <w:r w:rsidRPr="008E4382">
        <w:rPr>
          <w:color w:val="000000" w:themeColor="text1"/>
          <w:szCs w:val="24"/>
        </w:rPr>
        <w:fldChar w:fldCharType="end"/>
      </w:r>
      <w:r w:rsidRPr="008E4382">
        <w:rPr>
          <w:color w:val="000000" w:themeColor="text1"/>
          <w:szCs w:val="24"/>
        </w:rPr>
        <w:t xml:space="preserve">. </w:t>
      </w:r>
      <w:r w:rsidR="00601E08">
        <w:rPr>
          <w:color w:val="000000" w:themeColor="text1"/>
          <w:szCs w:val="24"/>
        </w:rPr>
        <w:t xml:space="preserve">It remains unresolved, however, why stabilizing selection on male-biased genes might be predisposed to compensatory regulatory </w:t>
      </w:r>
      <w:r w:rsidR="00601E08">
        <w:rPr>
          <w:color w:val="000000" w:themeColor="text1"/>
          <w:szCs w:val="24"/>
        </w:rPr>
        <w:lastRenderedPageBreak/>
        <w:t xml:space="preserve">evolution whereas stabilizing selection on female-biased genes might be predisposed to regulatory conservation. </w:t>
      </w:r>
    </w:p>
    <w:p w14:paraId="551CE5AD" w14:textId="1E731611" w:rsidR="00946399" w:rsidRPr="008E4382" w:rsidRDefault="00946399" w:rsidP="00662E34">
      <w:pPr>
        <w:spacing w:line="276" w:lineRule="auto"/>
        <w:rPr>
          <w:color w:val="000000" w:themeColor="text1"/>
          <w:szCs w:val="24"/>
        </w:rPr>
      </w:pPr>
      <w:r w:rsidRPr="008E4382">
        <w:rPr>
          <w:color w:val="000000" w:themeColor="text1"/>
          <w:szCs w:val="24"/>
        </w:rPr>
        <w:t xml:space="preserve">Mutations in </w:t>
      </w:r>
      <w:r w:rsidRPr="00451BC4">
        <w:rPr>
          <w:i/>
          <w:iCs/>
          <w:color w:val="000000" w:themeColor="text1"/>
          <w:szCs w:val="24"/>
        </w:rPr>
        <w:t>cis</w:t>
      </w:r>
      <w:r w:rsidRPr="008E4382">
        <w:rPr>
          <w:color w:val="000000" w:themeColor="text1"/>
          <w:szCs w:val="24"/>
        </w:rPr>
        <w:t xml:space="preserve">-regulatory elements and </w:t>
      </w:r>
      <w:r w:rsidRPr="008E4382">
        <w:rPr>
          <w:i/>
          <w:iCs/>
          <w:color w:val="000000" w:themeColor="text1"/>
          <w:szCs w:val="24"/>
        </w:rPr>
        <w:t>trans</w:t>
      </w:r>
      <w:r w:rsidRPr="008E4382">
        <w:rPr>
          <w:color w:val="000000" w:themeColor="text1"/>
          <w:szCs w:val="24"/>
        </w:rPr>
        <w:t xml:space="preserve">-acting factors can result in differences in global gene expression </w:t>
      </w:r>
      <w:r w:rsidR="00AC240B">
        <w:rPr>
          <w:color w:val="000000" w:themeColor="text1"/>
          <w:szCs w:val="24"/>
        </w:rPr>
        <w:t>between</w:t>
      </w:r>
      <w:r w:rsidR="00AC240B" w:rsidRPr="008E4382">
        <w:rPr>
          <w:color w:val="000000" w:themeColor="text1"/>
          <w:szCs w:val="24"/>
        </w:rPr>
        <w:t xml:space="preserve"> </w:t>
      </w:r>
      <w:r w:rsidRPr="008E4382">
        <w:rPr>
          <w:color w:val="000000" w:themeColor="text1"/>
          <w:szCs w:val="24"/>
        </w:rPr>
        <w:t xml:space="preserve">species, thereby giving rise to species-specific gene expression patterns </w:t>
      </w:r>
      <w:r w:rsidRPr="008E4382">
        <w:rPr>
          <w:color w:val="000000" w:themeColor="text1"/>
          <w:szCs w:val="24"/>
        </w:rPr>
        <w:fldChar w:fldCharType="begin"/>
      </w:r>
      <w:r w:rsidR="00DF51E1">
        <w:rPr>
          <w:color w:val="000000" w:themeColor="text1"/>
          <w:szCs w:val="24"/>
        </w:rPr>
        <w:instrText xml:space="preserve"> ADDIN ZOTERO_ITEM CSL_CITATION {"citationID":"a6AhMWiU","properties":{"formattedCitation":"(Mack &amp; Nachman, 2017)","plainCitation":"(Mack &amp; Nachman, 2017)","noteIndex":0},"citationItems":[{"id":64,"uris":["http://zotero.org/users/9504344/items/AMTNAWHS"],"itemData":{"id":64,"type":"article-journal","container-title":"Trends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W."}],"issued":{"date-parts":[["2017",1]]}}}],"schema":"https://github.com/citation-style-language/schema/raw/master/csl-citation.json"} </w:instrText>
      </w:r>
      <w:r w:rsidRPr="008E4382">
        <w:rPr>
          <w:color w:val="000000" w:themeColor="text1"/>
          <w:szCs w:val="24"/>
        </w:rPr>
        <w:fldChar w:fldCharType="separate"/>
      </w:r>
      <w:r w:rsidR="00DF51E1" w:rsidRPr="00DF51E1">
        <w:t>(Mack &amp; Nachman, 2017)</w:t>
      </w:r>
      <w:r w:rsidRPr="008E4382">
        <w:rPr>
          <w:color w:val="000000" w:themeColor="text1"/>
          <w:szCs w:val="24"/>
        </w:rPr>
        <w:fldChar w:fldCharType="end"/>
      </w:r>
      <w:r w:rsidRPr="008E4382">
        <w:rPr>
          <w:color w:val="000000" w:themeColor="text1"/>
          <w:szCs w:val="24"/>
        </w:rPr>
        <w:t>. Consistent with</w:t>
      </w:r>
      <w:r w:rsidR="00D334D2">
        <w:rPr>
          <w:color w:val="000000" w:themeColor="text1"/>
          <w:szCs w:val="24"/>
        </w:rPr>
        <w:t xml:space="preserve"> </w:t>
      </w:r>
      <w:r w:rsidRPr="008E4382">
        <w:rPr>
          <w:color w:val="000000" w:themeColor="text1"/>
          <w:szCs w:val="24"/>
        </w:rPr>
        <w:t xml:space="preserve">prior research, </w:t>
      </w:r>
      <w:r w:rsidR="00C50A99">
        <w:rPr>
          <w:color w:val="000000" w:themeColor="text1"/>
          <w:szCs w:val="24"/>
        </w:rPr>
        <w:t>we</w:t>
      </w:r>
      <w:r w:rsidRPr="008E4382">
        <w:rPr>
          <w:color w:val="000000" w:themeColor="text1"/>
          <w:szCs w:val="24"/>
        </w:rPr>
        <w:t xml:space="preserve"> infer a greater prevalence of </w:t>
      </w:r>
      <w:r w:rsidRPr="00451BC4">
        <w:rPr>
          <w:i/>
          <w:iCs/>
          <w:color w:val="000000" w:themeColor="text1"/>
          <w:szCs w:val="24"/>
        </w:rPr>
        <w:t>cis</w:t>
      </w:r>
      <w:r w:rsidRPr="008E4382">
        <w:rPr>
          <w:color w:val="000000" w:themeColor="text1"/>
          <w:szCs w:val="24"/>
        </w:rPr>
        <w:t xml:space="preserve">-only </w:t>
      </w:r>
      <w:r w:rsidR="00AC240B">
        <w:rPr>
          <w:color w:val="000000" w:themeColor="text1"/>
          <w:szCs w:val="24"/>
        </w:rPr>
        <w:t>relative</w:t>
      </w:r>
      <w:r w:rsidRPr="008E4382">
        <w:rPr>
          <w:color w:val="000000" w:themeColor="text1"/>
          <w:szCs w:val="24"/>
        </w:rPr>
        <w:t xml:space="preserve"> to </w:t>
      </w:r>
      <w:r w:rsidRPr="008E4382">
        <w:rPr>
          <w:i/>
          <w:iCs/>
          <w:color w:val="000000" w:themeColor="text1"/>
          <w:szCs w:val="24"/>
        </w:rPr>
        <w:t>trans</w:t>
      </w:r>
      <w:r w:rsidRPr="008E4382">
        <w:rPr>
          <w:color w:val="000000" w:themeColor="text1"/>
          <w:szCs w:val="24"/>
        </w:rPr>
        <w:t xml:space="preserve">-only </w:t>
      </w:r>
      <w:r w:rsidR="00AC240B">
        <w:rPr>
          <w:color w:val="000000" w:themeColor="text1"/>
          <w:szCs w:val="24"/>
        </w:rPr>
        <w:t xml:space="preserve">regulatory </w:t>
      </w:r>
      <w:r w:rsidRPr="008E4382">
        <w:rPr>
          <w:color w:val="000000" w:themeColor="text1"/>
          <w:szCs w:val="24"/>
        </w:rPr>
        <w:t xml:space="preserve">divergence </w:t>
      </w:r>
      <w:r w:rsidR="00AC240B">
        <w:rPr>
          <w:color w:val="000000" w:themeColor="text1"/>
          <w:szCs w:val="24"/>
        </w:rPr>
        <w:t>based on</w:t>
      </w:r>
      <w:r w:rsidR="00AC240B" w:rsidRPr="008E4382">
        <w:rPr>
          <w:color w:val="000000" w:themeColor="text1"/>
          <w:szCs w:val="24"/>
        </w:rPr>
        <w:t xml:space="preserve"> </w:t>
      </w:r>
      <w:r w:rsidRPr="008E4382">
        <w:rPr>
          <w:color w:val="000000" w:themeColor="text1"/>
          <w:szCs w:val="24"/>
        </w:rPr>
        <w:t xml:space="preserve">patterns of allele-specific expression in the hybrids of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i/>
          <w:iCs/>
          <w:color w:val="000000" w:themeColor="text1"/>
          <w:szCs w:val="24"/>
        </w:rPr>
        <w:t xml:space="preserve"> </w:t>
      </w:r>
      <w:r w:rsidRPr="008E4382">
        <w:rPr>
          <w:color w:val="000000" w:themeColor="text1"/>
          <w:szCs w:val="24"/>
        </w:rPr>
        <w:t xml:space="preserve">(Figure 5C, D). The prevalence of </w:t>
      </w:r>
      <w:r w:rsidR="00AC240B" w:rsidRPr="008E4382">
        <w:rPr>
          <w:color w:val="000000" w:themeColor="text1"/>
          <w:szCs w:val="24"/>
        </w:rPr>
        <w:t>genes</w:t>
      </w:r>
      <w:r w:rsidR="00AC240B">
        <w:rPr>
          <w:color w:val="000000" w:themeColor="text1"/>
          <w:szCs w:val="24"/>
        </w:rPr>
        <w:t xml:space="preserve"> with</w:t>
      </w:r>
      <w:r w:rsidR="00AC240B" w:rsidRPr="008E4382">
        <w:rPr>
          <w:color w:val="000000" w:themeColor="text1"/>
          <w:szCs w:val="24"/>
        </w:rPr>
        <w:t xml:space="preserve"> </w:t>
      </w:r>
      <w:r w:rsidRPr="00451BC4">
        <w:rPr>
          <w:i/>
          <w:iCs/>
          <w:color w:val="000000" w:themeColor="text1"/>
          <w:szCs w:val="24"/>
        </w:rPr>
        <w:t>cis</w:t>
      </w:r>
      <w:r w:rsidRPr="008E4382">
        <w:rPr>
          <w:color w:val="000000" w:themeColor="text1"/>
          <w:szCs w:val="24"/>
        </w:rPr>
        <w:t xml:space="preserve">-only </w:t>
      </w:r>
      <w:r w:rsidR="00AC240B">
        <w:rPr>
          <w:color w:val="000000" w:themeColor="text1"/>
          <w:szCs w:val="24"/>
        </w:rPr>
        <w:t xml:space="preserve">regulatory </w:t>
      </w:r>
      <w:r w:rsidRPr="008E4382">
        <w:rPr>
          <w:color w:val="000000" w:themeColor="text1"/>
          <w:szCs w:val="24"/>
        </w:rPr>
        <w:t>divergen</w:t>
      </w:r>
      <w:r w:rsidR="00AC240B">
        <w:rPr>
          <w:color w:val="000000" w:themeColor="text1"/>
          <w:szCs w:val="24"/>
        </w:rPr>
        <w:t>ce</w:t>
      </w:r>
      <w:r w:rsidRPr="008E4382">
        <w:rPr>
          <w:color w:val="000000" w:themeColor="text1"/>
          <w:szCs w:val="24"/>
        </w:rPr>
        <w:t xml:space="preserve"> may be attributed to the advantages of </w:t>
      </w:r>
      <w:r w:rsidRPr="00451BC4">
        <w:rPr>
          <w:i/>
          <w:iCs/>
          <w:color w:val="000000" w:themeColor="text1"/>
          <w:szCs w:val="24"/>
        </w:rPr>
        <w:t>cis</w:t>
      </w:r>
      <w:r w:rsidRPr="008E4382">
        <w:rPr>
          <w:color w:val="000000" w:themeColor="text1"/>
          <w:szCs w:val="24"/>
        </w:rPr>
        <w:t xml:space="preserve">-regulatory mutations, which are often expected to exert fewer </w:t>
      </w:r>
      <w:r w:rsidR="00AC240B">
        <w:rPr>
          <w:color w:val="000000" w:themeColor="text1"/>
          <w:szCs w:val="24"/>
        </w:rPr>
        <w:t>and less severe negatively-</w:t>
      </w:r>
      <w:r w:rsidRPr="008E4382">
        <w:rPr>
          <w:color w:val="000000" w:themeColor="text1"/>
          <w:szCs w:val="24"/>
        </w:rPr>
        <w:t xml:space="preserve">pleiotropic effects compared to </w:t>
      </w:r>
      <w:r w:rsidRPr="008E4382">
        <w:rPr>
          <w:i/>
          <w:iCs/>
          <w:color w:val="000000" w:themeColor="text1"/>
          <w:szCs w:val="24"/>
        </w:rPr>
        <w:t>trans</w:t>
      </w:r>
      <w:r w:rsidRPr="008E4382">
        <w:rPr>
          <w:color w:val="000000" w:themeColor="text1"/>
          <w:szCs w:val="24"/>
        </w:rPr>
        <w:t xml:space="preserve">-only mutations </w:t>
      </w:r>
      <w:r w:rsidRPr="008E4382">
        <w:rPr>
          <w:color w:val="000000" w:themeColor="text1"/>
          <w:szCs w:val="24"/>
        </w:rPr>
        <w:fldChar w:fldCharType="begin"/>
      </w:r>
      <w:r w:rsidR="001858AE">
        <w:rPr>
          <w:color w:val="000000" w:themeColor="text1"/>
          <w:szCs w:val="24"/>
        </w:rPr>
        <w:instrText xml:space="preserve"> ADDIN ZOTERO_ITEM CSL_CITATION {"citationID":"G2BbM62N","properties":{"formattedCitation":"(Carroll, 2005; Stern &amp; Orgogozo, 2009; Wray, 2007; Wray et al., 2003)","plainCitation":"(Carroll, 2005; Stern &amp; Orgogozo, 2009; Wray, 2007; Wray et al., 2003)","noteIndex":0},"citationItems":[{"id":4488,"uris":["http://zotero.org/users/9504344/items/PBQ5WJ7X"],"itemData":{"id":4488,"type":"article-journal","abstract":"Gene expression is central to the genotype-phenotype relationship in all organisms, and it is an important component of the genetic basis for evolutionary change in diverse aspects of phenotype. However, the evolution of transcriptional regulation remains understudied and poorly understood. Here we review the evolutionary dynamics of promoter, or cis-regulatory, sequences and the evolutionary mechanisms that shape them. Existing evidence indicates that populations harbor extensive genetic variation in promoter sequences, that a substantial fraction of this variation has consequences for both biochemical and organismal phenotype, and that some of this functional variation is sorted by selection. As with protein-coding sequences, rates and patterns of promoter sequence evolution differ considerably among loci and among clades for reasons that are not well understood. Studying the evolution of transcriptional regulation poses empirical and conceptual challenges beyond those typically encountered in analyses of coding sequence evolution: promoter organization is much less regular than that of coding sequences, and sequences required for the transcription of each locus reside at multiple other loci in the genome. Because of the strong context-dependence of transcriptional regulation, sequence inspection alone provides limited information about promoter function. Understanding the functional consequences of sequence differences among promoters generally requires biochemical and in vivo functional assays. Despite these challenges, important insights have already been gained into the evolution of transcriptional regulation, and the pace of discovery is accelerating.","container-title":"Molecular Biology and Evolution","DOI":"10.1093/molbev/msg140","ISSN":"0737-4038","issue":"9","journalAbbreviation":"Molecular Biology and Evolution","page":"1377-1419","source":"Silverchair","title":"The Evolution of Transcriptional Regulation in Eukaryotes","volume":"20","author":[{"family":"Wray","given":"Gregory A."},{"family":"Hahn","given":"Matthew W."},{"family":"Abouheif","given":"Ehab"},{"family":"Balhoff","given":"James P."},{"family":"Pizer","given":"Margaret"},{"family":"Rockman","given":"Matthew V."},{"family":"Romano","given":"Laura A."}],"issued":{"date-parts":[["2003",9,1]]}}},{"id":4653,"uris":["http://zotero.org/users/9504344/items/USTB9SAR"],"itemData":{"id":4653,"type":"article-journal","abstract":"Emerging knowledge about organismal evolution suggests that changes in the regulation of gene expression have played a major role - a thesis proposed 30 years ago by King and Wilson.","container-title":"PLOS Biology","DOI":"10.1371/journal.pbio.0030245","ISSN":"1545-7885","issue":"7","journalAbbreviation":"PLOS Biology","language":"en","page":"e245","publisher":"Public Library of Science","source":"PLoS Journals","title":"Evolution at Two Levels: On Genes and Form","title-short":"Evolution at Two Levels","volume":"3","author":[{"family":"Carroll","given":"Sean B."}],"issued":{"date-parts":[["2005",7,12]]}}},{"id":4650,"uris":["http://zotero.org/users/9504344/items/T3NLG5ST"],"itemData":{"id":4650,"type":"article-journal","abstract":"Ever since the integration of Mendelian genetics into evolutionary biology in the early 20th century, evolutionary geneticists have for the most part treated genes and mutations as generic entities. However, recent observations indicate that all genes are not equal in the eyes of evolution. Evolutionarily relevant mutations tend to accumulate in hotspot genes and at specific positions within genes. Genetic evolution is constrained by gene function, the structure of genetic networks, and population biology. The genetic basis of evolution may be predictable to some extent, and further understanding of this predictability requires incorporation of the specific functions and characteristics of genes into evolutionary theory.","container-title":"Science (New York, N.Y.)","DOI":"10.1126/science.1158997","ISSN":"0036-8075","issue":"5915","journalAbbreviation":"Science","page":"746-751","PMID":"19197055","PMCID":"PMC3184636","source":"PubMed Central","title":"Is Genetic Evolution Predictable?","volume":"323","author":[{"family":"Stern","given":"David L."},{"family":"Orgogozo","given":"Virginie"}],"issued":{"date-parts":[["2009",2,6]]}}},{"id":739,"uris":["http://zotero.org/users/9504344/items/N3FAD4FW"],"itemData":{"id":739,"type":"article-journal","abstract":"It is now well established that mutations within cis-regulatory regions are responsible for various significant evolutionary differences in organismal traits.It has been proposed that cis-regulatory mutations make a qualitatively distinct contribution to trait evolution, in part because they might result in more limited pleiotropy and therefore fewer functional trade-offs, and in part because they might commonly be co-dominant and therefore immediately visible to selection.Many species-specific differences in cuticular colouration in fruitflies are the product of mutations in the cis-regulatory regions of yellow (y), ebony (e) and bric a brac 1/2 (bab1/bab2).The loss of pelvic armour in stickleback fish has evolved repeatedly through cis-regulatory mutations in paired-like homeodomain transcription factor 1 (pitx1).Many traits that are unique to humans or that vary among them are also due to mutations within cis-reguatory regions, including functionally significant mutations near Duffy blood group, chemokine receptor (DARC), lactase (LCT) and prodynorphin (PDYN).Taken collectively, the evidence from the best-studied cases supports the idea that cis-regulatory mutations make a qualitatively distinctive contribution to trait evolution.","container-title":"Nature Reviews Genetics","DOI":"10.1038/nrg2063","ISSN":"1471-0064","issue":"3","journalAbbreviation":"Nat Rev Genet","language":"en","license":"2007 Nature Publishing Group","note":"number: 3","page":"206-216","publisher":"Nature Publishing Group","source":"www.nature.com","title":"The evolutionary significance of cis-regulatory mutations","volume":"8","author":[{"family":"Wray","given":"Gregory A."}],"issued":{"date-parts":[["2007",3]]}}}],"schema":"https://github.com/citation-style-language/schema/raw/master/csl-citation.json"} </w:instrText>
      </w:r>
      <w:r w:rsidRPr="008E4382">
        <w:rPr>
          <w:color w:val="000000" w:themeColor="text1"/>
          <w:szCs w:val="24"/>
        </w:rPr>
        <w:fldChar w:fldCharType="separate"/>
      </w:r>
      <w:r w:rsidR="00DF51E1" w:rsidRPr="00DF51E1">
        <w:t>(Carroll, 2005; Stern &amp; Orgogozo, 2009; Wray, 2007; Wray et al., 2003)</w:t>
      </w:r>
      <w:r w:rsidRPr="008E4382">
        <w:rPr>
          <w:color w:val="000000" w:themeColor="text1"/>
          <w:szCs w:val="24"/>
        </w:rPr>
        <w:fldChar w:fldCharType="end"/>
      </w:r>
      <w:r w:rsidRPr="008E4382">
        <w:rPr>
          <w:color w:val="000000" w:themeColor="text1"/>
          <w:szCs w:val="24"/>
        </w:rPr>
        <w:t xml:space="preserve">. </w:t>
      </w:r>
      <w:r w:rsidR="00135C87">
        <w:rPr>
          <w:color w:val="000000" w:themeColor="text1"/>
          <w:szCs w:val="24"/>
        </w:rPr>
        <w:t>While larger</w:t>
      </w:r>
      <w:r w:rsidRPr="008E4382">
        <w:rPr>
          <w:color w:val="000000" w:themeColor="text1"/>
          <w:szCs w:val="24"/>
        </w:rPr>
        <w:t xml:space="preserve"> </w:t>
      </w:r>
      <w:r w:rsidRPr="008E4382">
        <w:rPr>
          <w:i/>
          <w:iCs/>
          <w:color w:val="000000" w:themeColor="text1"/>
          <w:szCs w:val="24"/>
        </w:rPr>
        <w:t>trans</w:t>
      </w:r>
      <w:r w:rsidRPr="008E4382">
        <w:rPr>
          <w:color w:val="000000" w:themeColor="text1"/>
          <w:szCs w:val="24"/>
        </w:rPr>
        <w:t xml:space="preserve">-acting </w:t>
      </w:r>
      <w:r w:rsidR="00135C87">
        <w:rPr>
          <w:color w:val="000000" w:themeColor="text1"/>
          <w:szCs w:val="24"/>
        </w:rPr>
        <w:t>allelic effects may contribute disproportionately to standing variation within species, such variants may not persist</w:t>
      </w:r>
      <w:r w:rsidRPr="008E4382">
        <w:rPr>
          <w:color w:val="000000" w:themeColor="text1"/>
          <w:szCs w:val="24"/>
        </w:rPr>
        <w:t xml:space="preserve"> over the </w:t>
      </w:r>
      <w:r w:rsidR="00135C87">
        <w:rPr>
          <w:color w:val="000000" w:themeColor="text1"/>
          <w:szCs w:val="24"/>
        </w:rPr>
        <w:t xml:space="preserve">evolutionary </w:t>
      </w:r>
      <w:r w:rsidRPr="008E4382">
        <w:rPr>
          <w:color w:val="000000" w:themeColor="text1"/>
          <w:szCs w:val="24"/>
        </w:rPr>
        <w:t>long term</w:t>
      </w:r>
      <w:r w:rsidR="00135C87">
        <w:rPr>
          <w:color w:val="000000" w:themeColor="text1"/>
          <w:szCs w:val="24"/>
        </w:rPr>
        <w:t xml:space="preserve"> or may foster subsequent </w:t>
      </w:r>
      <w:r w:rsidR="00135C87" w:rsidRPr="003134C2">
        <w:rPr>
          <w:i/>
          <w:iCs/>
          <w:color w:val="000000" w:themeColor="text1"/>
          <w:szCs w:val="24"/>
        </w:rPr>
        <w:t>cis</w:t>
      </w:r>
      <w:r w:rsidR="00135C87">
        <w:rPr>
          <w:color w:val="000000" w:themeColor="text1"/>
          <w:szCs w:val="24"/>
        </w:rPr>
        <w:t>-acting changes that compensate for negatively-pleiotropic effects</w:t>
      </w:r>
      <w:r w:rsidRPr="008E4382">
        <w:rPr>
          <w:color w:val="000000" w:themeColor="text1"/>
          <w:szCs w:val="24"/>
        </w:rPr>
        <w:t xml:space="preserve"> </w:t>
      </w:r>
      <w:r w:rsidRPr="008E4382">
        <w:rPr>
          <w:color w:val="000000" w:themeColor="text1"/>
          <w:szCs w:val="24"/>
        </w:rPr>
        <w:fldChar w:fldCharType="begin"/>
      </w:r>
      <w:r w:rsidR="008B100D">
        <w:rPr>
          <w:color w:val="000000" w:themeColor="text1"/>
          <w:szCs w:val="24"/>
        </w:rPr>
        <w:instrText xml:space="preserve"> ADDIN ZOTERO_ITEM CSL_CITATION {"citationID":"KHZLRW7m","properties":{"formattedCitation":"(Coolon et al., 2015; Gomes &amp; Civetta, 2015; Hill et al., 2021)","plainCitation":"(Coolon et al., 2015; Gomes &amp; Civetta, 2015; Hill et al., 2021)","noteIndex":0},"citationItems":[{"id":157,"uris":["http://zotero.org/users/9504344/items/8RTSDMBS"],"itemData":{"id":157,"type":"article-journal","abstract":"In species with a heterogametic sex, population genetics theory predicts that DNA sequences on the X chromosome can evolve faster than comparable sequences on autosomes. Both neutral and nonneutral evolutionary processes can generate this pattern. Complex traits like gene expression are not predicted to have accelerated evolution by these theories, yet a “faster-X” pattern of gene expression divergence has recently been reported for both Drosophila and mammals. Here, we test the hypothesis that accelerated adaptive evolution of cis-regulatory sequences on the X chromosome is responsible for this pattern by comparing the relative contributions of cis- and trans-regulatory changes to patterns of faster-X expression divergence observed between strains and species of Drosophila with a range of divergence times. We ﬁnd support for this hypothesis, especially among male-biased genes, when comparing different species. However, we also ﬁnd evidence that trans-regulatory differences contribute to a faster-X pattern of expression divergence both within and between species. This contribution is surprising because trans-acting regulators of X-linked genes are generally assumed to be randomly distributed throughout the genome. We found, however, that X-linked transcription factors appear to preferentially regulate expression of X-linked genes, providing a potential mechanistic explanation for this result. The contribution of trans-regulatory variation to faster-X expression divergence was larger within than between species, suggesting that it is more likely to result from neutral processes than positive selection. These data show how accelerated evolution of both coding and noncoding sequences on the X chromosome can lead to accelerated expression divergence on the X chromosome relative to autosomes.","container-title":"Molecular Biology and Evolution","DOI":"10.1093/molbev/msv135","ISSN":"0737-4038, 1537-1719","issue":"10","journalAbbreviation":"Mol Biol Evol","language":"en","page":"2605-2615","source":"DOI.org (Crossref)","title":"Molecular Mechanisms and Evolutionary Processes Contributing to Accelerated Divergence of Gene Expression on the &lt;i&gt;Drosophila&lt;/i&gt; X Chromosome","volume":"32","author":[{"family":"Coolon","given":"Joseph D."},{"family":"Stevenson","given":"Kraig R."},{"family":"McManus","given":"C. Joel"},{"family":"Yang","given":"Bing"},{"family":"Graveley","given":"Brenton R."},{"family":"Wittkopp","given":"Patricia J."}],"issued":{"date-parts":[["2015",10]]}}},{"id":60,"uris":["http://zotero.org/users/9504344/items/7JSNNTZW"],"itemData":{"id":60,"type":"article-journal","container-title":"Scientific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88,"uris":["http://zotero.org/users/9504344/items/RSW87GBY"],"itemData":{"id":88,"type":"article-journal","abstract":"Heritable variation in gene expression is common within and between species. This variation arises from mutations that alter the form or function of molecular gene regulatory networks that are then filtered by natural selection. High-t hroughput methods for introducing mutations and characterizing their cis- and trans-r egulatory effects on gene expression (particularly, transcription) are revealing how different molecular mechanisms generate regulatory variation, and studies comparing these mutational effects with variation seen in the wild are teasing apart the role of neutral and non-neutral evolutionary processes. This integration of molecular and evolutionary biology allows us to understand how the variation in gene expression we see today came to be and to predict how it is most likely to evolve in the future.","container-title":"Nature Reviews Genetics","DOI":"10.1038/s41576-020-00304-w","ISSN":"1471-0056, 1471-0064","issue":"4","journalAbbreviation":"Nat Rev Genet","language":"en","page":"203-215","source":"DOI.org (Crossref)","title":"Molecular and evolutionary processes generating variation in gene expression","volume":"22","author":[{"family":"Hill","given":"Mark S."},{"family":"Vande Zande","given":"Pétra"},{"family":"Wittkopp","given":"Patricia J."}],"issued":{"date-parts":[["2021",4]]}}}],"schema":"https://github.com/citation-style-language/schema/raw/master/csl-citation.json"} </w:instrText>
      </w:r>
      <w:r w:rsidRPr="008E4382">
        <w:rPr>
          <w:color w:val="000000" w:themeColor="text1"/>
          <w:szCs w:val="24"/>
        </w:rPr>
        <w:fldChar w:fldCharType="separate"/>
      </w:r>
      <w:r w:rsidR="008B100D" w:rsidRPr="008B100D">
        <w:t>(Coolon et al., 2015; Gomes &amp; Civetta, 2015; Hill et al., 2021)</w:t>
      </w:r>
      <w:r w:rsidRPr="008E4382">
        <w:rPr>
          <w:color w:val="000000" w:themeColor="text1"/>
          <w:szCs w:val="24"/>
        </w:rPr>
        <w:fldChar w:fldCharType="end"/>
      </w:r>
      <w:r w:rsidRPr="008E4382">
        <w:rPr>
          <w:color w:val="000000" w:themeColor="text1"/>
          <w:szCs w:val="24"/>
        </w:rPr>
        <w:t xml:space="preserve">. The patterns </w:t>
      </w:r>
      <w:r w:rsidR="00C50A99">
        <w:rPr>
          <w:color w:val="000000" w:themeColor="text1"/>
          <w:szCs w:val="24"/>
        </w:rPr>
        <w:t>we</w:t>
      </w:r>
      <w:r w:rsidRPr="008E4382">
        <w:rPr>
          <w:color w:val="000000" w:themeColor="text1"/>
          <w:szCs w:val="24"/>
        </w:rPr>
        <w:t xml:space="preserve"> observe in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xml:space="preserve"> are consistent with expectations that </w:t>
      </w:r>
      <w:r w:rsidRPr="00451BC4">
        <w:rPr>
          <w:i/>
          <w:iCs/>
          <w:color w:val="000000" w:themeColor="text1"/>
          <w:szCs w:val="24"/>
        </w:rPr>
        <w:t>cis</w:t>
      </w:r>
      <w:r w:rsidRPr="008E4382">
        <w:rPr>
          <w:color w:val="000000" w:themeColor="text1"/>
          <w:szCs w:val="24"/>
        </w:rPr>
        <w:t xml:space="preserve">-regulatory elements play a disproportionate role in defining regulatory differences between species </w:t>
      </w:r>
      <w:r w:rsidRPr="008E4382">
        <w:rPr>
          <w:color w:val="000000" w:themeColor="text1"/>
          <w:szCs w:val="24"/>
        </w:rPr>
        <w:fldChar w:fldCharType="begin"/>
      </w:r>
      <w:r w:rsidR="001858AE">
        <w:rPr>
          <w:color w:val="000000" w:themeColor="text1"/>
          <w:szCs w:val="24"/>
        </w:rPr>
        <w:instrText xml:space="preserve"> ADDIN ZOTERO_ITEM CSL_CITATION {"citationID":"8B3mynAv","properties":{"formattedCitation":"(Bell et al., 2013; Mack et al., 2016; Wittkopp et al., 2008)","plainCitation":"(Bell et al., 2013; Mack et al., 2016; Wittkopp et al., 2008)","noteIndex":0},"citationItems":[{"id":4486,"uris":["http://zotero.org/users/9504344/items/U5XLIA5Q"],"itemData":{"id":4486,"type":"article-journal","abstract":"Differences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Genetics","DOI":"10.1038/ng.77","ISSN":"1546-1718","issue":"3","journalAbbreviation":"Nat Genet","language":"en","license":"2008 Springer Nature America, Inc.","page":"346-350","publisher":"Nature Publishing Group","source":"www.nature.com","title":"Regulatory changes underlying expression differences within and between Drosophila species","volume":"40","author":[{"family":"Wittkopp","given":"Patricia J."},{"family":"Haerum","given":"Belinda K."},{"family":"Clark","given":"Andrew G."}],"issued":{"date-parts":[["2008",3]]}}},{"id":274,"uris":["http://zotero.org/users/9504344/items/I2DYIJJB"],"itemData":{"id":274,"type":"article-journal","abstract":"Hybridization is a prominent process among natural plant populations that can result in phenotypic novelty, heterosis, and changes in gene expression. The effects of intraspeciﬁc hybridization on F1 hybrid gene expression were investigated using parents from divergent, natural populations of Cirsium arvense, an invasive Compositae weed. Using an RNA-seq approach, the expression of 68,746 unigenes was quantiﬁed in parents and hybrids. The expression levels of 51% of transcripts differed between parents, a majority of which had less than 1.25Â fold-changes. More unigenes had higher expression in the invasive parent (P1) than the noninvasive parent (P2). Of those that were divergently expressed between parents, 10% showed additive and 81% showed nonadditive (transgressive or dominant) modes of gene action in the hybrids. A majority of the dominant cases had P2-like expression patterns in the hybrids. Comparisons of allele-speciﬁc expression also enabled a survey of cis- and trans-regulatory effects. Cis- and trans-regulatory divergence was found at 70% and 68% of 62,281 informative single-nucleotide polymorphism sites, respectively. Of the 17% of sites exhibiting both cis- and trans-effects, a majority (70%) had antagonistic regulatory interactions (cis x trans); trans-divergence tended to drive higher expression of the P1 allele, whereas cis-divergence tended to increase P2 transcript abundance. Trans-effects correlated more highly than cis with parental expression divergence and accounted for a greater proportion of the regulatory divergence at sites with additive compared with nonadditive inheritance patterns. This study explores the nature of, and types of mechanisms underlying, expression changes that occur in upon intraspeciﬁc hybridization in natural populations.","container-title":"Genome Biology and Evolution","DOI":"10.1093/gbe/evt072","ISSN":"1759-6653","issue":"7","language":"en","page":"1309-1323","source":"DOI.org (Crossref)","title":"RNA-Seq Analysis of Allele-Specific Expression, Hybrid Effects, and Regulatory Divergence in Hybrids Compared with Their Parents from Natural Populations","volume":"5","author":[{"family":"Bell","given":"Graeme D.M."},{"family":"Kane","given":"Nolan C."},{"family":"Rieseberg","given":"Loren H."},{"family":"Adams","given":"Keith L."}],"issued":{"date-parts":[["2013",7]]}}},{"id":1116,"uris":["http://zotero.org/users/9504344/items/3N88RDAN"],"itemData":{"id":1116,"type":"article-journal","abstract":"One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E4382">
        <w:rPr>
          <w:color w:val="000000" w:themeColor="text1"/>
          <w:szCs w:val="24"/>
        </w:rPr>
        <w:fldChar w:fldCharType="separate"/>
      </w:r>
      <w:r w:rsidR="00DF51E1" w:rsidRPr="00DF51E1">
        <w:t>(Bell et al., 2013; Mack et al., 2016; Wittkopp et al., 2008)</w:t>
      </w:r>
      <w:r w:rsidRPr="008E4382">
        <w:rPr>
          <w:color w:val="000000" w:themeColor="text1"/>
          <w:szCs w:val="24"/>
        </w:rPr>
        <w:fldChar w:fldCharType="end"/>
      </w:r>
      <w:r w:rsidRPr="008E4382">
        <w:rPr>
          <w:color w:val="000000" w:themeColor="text1"/>
          <w:szCs w:val="24"/>
        </w:rPr>
        <w:t xml:space="preserve">. </w:t>
      </w:r>
    </w:p>
    <w:p w14:paraId="50A40027" w14:textId="339A3EBC" w:rsidR="00946399" w:rsidRDefault="00946399" w:rsidP="00662E34">
      <w:pPr>
        <w:spacing w:line="276" w:lineRule="auto"/>
        <w:rPr>
          <w:color w:val="000000" w:themeColor="text1"/>
          <w:szCs w:val="24"/>
        </w:rPr>
      </w:pPr>
      <w:r w:rsidRPr="008E4382">
        <w:rPr>
          <w:color w:val="000000" w:themeColor="text1"/>
          <w:szCs w:val="24"/>
        </w:rPr>
        <w:t xml:space="preserve">Previous work with whole animal transcriptomic data </w:t>
      </w:r>
      <w:r w:rsidR="00F35667">
        <w:rPr>
          <w:color w:val="000000" w:themeColor="text1"/>
          <w:szCs w:val="24"/>
        </w:rPr>
        <w:t>for</w:t>
      </w:r>
      <w:r w:rsidR="00F35667" w:rsidRPr="008E4382">
        <w:rPr>
          <w:color w:val="000000" w:themeColor="text1"/>
          <w:szCs w:val="24"/>
        </w:rPr>
        <w:t xml:space="preserve"> </w:t>
      </w:r>
      <w:r w:rsidRPr="003154CE">
        <w:rPr>
          <w:i/>
          <w:iCs/>
          <w:color w:val="000000" w:themeColor="text1"/>
          <w:szCs w:val="24"/>
        </w:rPr>
        <w:t>C. briggsae</w:t>
      </w:r>
      <w:r w:rsidRPr="008E4382">
        <w:rPr>
          <w:color w:val="000000" w:themeColor="text1"/>
          <w:szCs w:val="24"/>
        </w:rPr>
        <w:t xml:space="preserve"> and </w:t>
      </w:r>
      <w:r w:rsidRPr="003154CE">
        <w:rPr>
          <w:i/>
          <w:iCs/>
          <w:color w:val="000000" w:themeColor="text1"/>
          <w:szCs w:val="24"/>
        </w:rPr>
        <w:t>C. nigoni</w:t>
      </w:r>
      <w:r w:rsidRPr="008E4382">
        <w:rPr>
          <w:color w:val="000000" w:themeColor="text1"/>
          <w:szCs w:val="24"/>
        </w:rPr>
        <w:t xml:space="preserve"> nematodes </w:t>
      </w:r>
      <w:r w:rsidR="00F35667">
        <w:rPr>
          <w:color w:val="000000" w:themeColor="text1"/>
          <w:szCs w:val="24"/>
        </w:rPr>
        <w:t>characterized</w:t>
      </w:r>
      <w:r w:rsidR="00F35667" w:rsidRPr="008E4382">
        <w:rPr>
          <w:color w:val="000000" w:themeColor="text1"/>
          <w:szCs w:val="24"/>
        </w:rPr>
        <w:t xml:space="preserve"> </w:t>
      </w:r>
      <w:r w:rsidRPr="008E4382">
        <w:rPr>
          <w:color w:val="000000" w:themeColor="text1"/>
          <w:szCs w:val="24"/>
        </w:rPr>
        <w:t>a</w:t>
      </w:r>
      <w:r w:rsidR="00F35667">
        <w:rPr>
          <w:color w:val="000000" w:themeColor="text1"/>
          <w:szCs w:val="24"/>
        </w:rPr>
        <w:t>n even greater incidence</w:t>
      </w:r>
      <w:r w:rsidRPr="008E4382">
        <w:rPr>
          <w:color w:val="000000" w:themeColor="text1"/>
          <w:szCs w:val="24"/>
        </w:rPr>
        <w:t xml:space="preserve"> of </w:t>
      </w:r>
      <w:r w:rsidRPr="00451BC4">
        <w:rPr>
          <w:i/>
          <w:iCs/>
          <w:color w:val="000000" w:themeColor="text1"/>
          <w:szCs w:val="24"/>
        </w:rPr>
        <w:t>cis</w:t>
      </w:r>
      <w:r w:rsidRPr="008E4382">
        <w:rPr>
          <w:color w:val="000000" w:themeColor="text1"/>
          <w:szCs w:val="24"/>
        </w:rPr>
        <w:t>-</w:t>
      </w:r>
      <w:r w:rsidRPr="008E4382">
        <w:rPr>
          <w:i/>
          <w:iCs/>
          <w:color w:val="000000" w:themeColor="text1"/>
          <w:szCs w:val="24"/>
        </w:rPr>
        <w:t>trans</w:t>
      </w:r>
      <w:r w:rsidRPr="008E4382">
        <w:rPr>
          <w:color w:val="000000" w:themeColor="text1"/>
          <w:szCs w:val="24"/>
        </w:rPr>
        <w:t xml:space="preserve"> compensatory changes</w:t>
      </w:r>
      <w:r w:rsidR="00F35667">
        <w:rPr>
          <w:color w:val="000000" w:themeColor="text1"/>
          <w:szCs w:val="24"/>
        </w:rPr>
        <w:t xml:space="preserve"> than we documented for </w:t>
      </w:r>
      <w:r w:rsidR="00F35667" w:rsidRPr="003134C2">
        <w:rPr>
          <w:i/>
          <w:iCs/>
          <w:color w:val="000000" w:themeColor="text1"/>
          <w:szCs w:val="24"/>
        </w:rPr>
        <w:t>C. remanei</w:t>
      </w:r>
      <w:r w:rsidR="00F35667">
        <w:rPr>
          <w:color w:val="000000" w:themeColor="text1"/>
          <w:szCs w:val="24"/>
        </w:rPr>
        <w:t xml:space="preserve"> and </w:t>
      </w:r>
      <w:r w:rsidR="00F35667" w:rsidRPr="003134C2">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{"citationID":"QTASjNAC","properties":{"formattedCitation":"(S\\uc0\\u225{}nchez-Ram\\uc0\\u237{}rez et al., 2021; Viswanath &amp; Cutter, 2023)","plainCitation":"(Sánchez-Ramírez et al., 2021; Viswanath &amp; Cutter, 2023)","noteIndex":0},"citationItems":[{"id":325,"uris":["http://zotero.org/users/9504344/items/VQAAKTRI"],"itemData":{"id":325,"type":"article-journal","abstract":"When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8E4382">
        <w:rPr>
          <w:color w:val="000000" w:themeColor="text1"/>
          <w:szCs w:val="24"/>
        </w:rPr>
        <w:fldChar w:fldCharType="separate"/>
      </w:r>
      <w:r w:rsidR="00DF51E1" w:rsidRPr="00DF51E1">
        <w:t>(Sánchez-Ramírez et al., 2021; Viswanath &amp; Cutter, 2023)</w:t>
      </w:r>
      <w:r w:rsidRPr="008E4382">
        <w:rPr>
          <w:color w:val="000000" w:themeColor="text1"/>
          <w:szCs w:val="24"/>
        </w:rPr>
        <w:fldChar w:fldCharType="end"/>
      </w:r>
      <w:r w:rsidRPr="008E4382">
        <w:rPr>
          <w:color w:val="000000" w:themeColor="text1"/>
          <w:szCs w:val="24"/>
        </w:rPr>
        <w:t xml:space="preserve">. </w:t>
      </w:r>
      <w:r w:rsidR="00F35667">
        <w:rPr>
          <w:color w:val="000000" w:themeColor="text1"/>
          <w:szCs w:val="24"/>
        </w:rPr>
        <w:t>These species</w:t>
      </w:r>
      <w:r w:rsidR="009A28F6">
        <w:rPr>
          <w:color w:val="000000" w:themeColor="text1"/>
          <w:szCs w:val="24"/>
        </w:rPr>
        <w:t xml:space="preserve"> pairs, however,</w:t>
      </w:r>
      <w:r w:rsidR="00F35667">
        <w:rPr>
          <w:color w:val="000000" w:themeColor="text1"/>
          <w:szCs w:val="24"/>
        </w:rPr>
        <w:t xml:space="preserve"> are distinct in m</w:t>
      </w:r>
      <w:r w:rsidRPr="008E4382">
        <w:rPr>
          <w:color w:val="000000" w:themeColor="text1"/>
          <w:szCs w:val="24"/>
        </w:rPr>
        <w:t xml:space="preserve">ultiple pertinent </w:t>
      </w:r>
      <w:r w:rsidR="00F35667">
        <w:rPr>
          <w:color w:val="000000" w:themeColor="text1"/>
          <w:szCs w:val="24"/>
        </w:rPr>
        <w:t>ways</w:t>
      </w:r>
      <w:r w:rsidRPr="008E4382">
        <w:rPr>
          <w:color w:val="000000" w:themeColor="text1"/>
          <w:szCs w:val="24"/>
        </w:rPr>
        <w:t xml:space="preserve">. </w:t>
      </w:r>
      <w:r w:rsidR="00F35667" w:rsidRPr="003154CE">
        <w:rPr>
          <w:i/>
          <w:iCs/>
          <w:color w:val="000000" w:themeColor="text1"/>
          <w:szCs w:val="24"/>
        </w:rPr>
        <w:t>C. briggsae</w:t>
      </w:r>
      <w:r w:rsidR="009A28F6">
        <w:rPr>
          <w:color w:val="000000" w:themeColor="text1"/>
          <w:szCs w:val="24"/>
        </w:rPr>
        <w:t xml:space="preserve"> and </w:t>
      </w:r>
      <w:r w:rsidR="00F35667" w:rsidRPr="003154CE">
        <w:rPr>
          <w:i/>
          <w:iCs/>
          <w:color w:val="000000" w:themeColor="text1"/>
          <w:szCs w:val="24"/>
        </w:rPr>
        <w:t>C. nigoni</w:t>
      </w:r>
      <w:r w:rsidR="00F35667" w:rsidRPr="008E4382">
        <w:rPr>
          <w:color w:val="000000" w:themeColor="text1"/>
          <w:szCs w:val="24"/>
        </w:rPr>
        <w:t xml:space="preserve"> </w:t>
      </w:r>
      <w:r w:rsidRPr="008E4382">
        <w:rPr>
          <w:color w:val="000000" w:themeColor="text1"/>
          <w:szCs w:val="24"/>
        </w:rPr>
        <w:t>ha</w:t>
      </w:r>
      <w:r w:rsidR="009A28F6">
        <w:rPr>
          <w:color w:val="000000" w:themeColor="text1"/>
          <w:szCs w:val="24"/>
        </w:rPr>
        <w:t>ve</w:t>
      </w:r>
      <w:r w:rsidRPr="008E4382">
        <w:rPr>
          <w:color w:val="000000" w:themeColor="text1"/>
          <w:szCs w:val="24"/>
        </w:rPr>
        <w:t xml:space="preserve"> a more </w:t>
      </w:r>
      <w:r w:rsidR="00F35667">
        <w:rPr>
          <w:color w:val="000000" w:themeColor="text1"/>
          <w:szCs w:val="24"/>
        </w:rPr>
        <w:t>ancient</w:t>
      </w:r>
      <w:r w:rsidR="00F35667" w:rsidRPr="008E4382">
        <w:rPr>
          <w:color w:val="000000" w:themeColor="text1"/>
          <w:szCs w:val="24"/>
        </w:rPr>
        <w:t xml:space="preserve"> </w:t>
      </w:r>
      <w:r w:rsidRPr="008E4382">
        <w:rPr>
          <w:color w:val="000000" w:themeColor="text1"/>
          <w:szCs w:val="24"/>
        </w:rPr>
        <w:t xml:space="preserve">divergence </w:t>
      </w:r>
      <w:r w:rsidR="00F35667">
        <w:rPr>
          <w:color w:val="000000" w:themeColor="text1"/>
          <w:szCs w:val="24"/>
        </w:rPr>
        <w:t xml:space="preserve">and </w:t>
      </w:r>
      <w:r w:rsidR="009A28F6">
        <w:rPr>
          <w:color w:val="000000" w:themeColor="text1"/>
          <w:szCs w:val="24"/>
        </w:rPr>
        <w:t xml:space="preserve">their </w:t>
      </w:r>
      <w:r w:rsidR="00F35667">
        <w:rPr>
          <w:color w:val="000000" w:themeColor="text1"/>
          <w:szCs w:val="24"/>
        </w:rPr>
        <w:t>hybrids show substantially more severe dysfunction</w:t>
      </w:r>
      <w:r w:rsidR="009A28F6">
        <w:rPr>
          <w:color w:val="000000" w:themeColor="text1"/>
          <w:szCs w:val="24"/>
        </w:rPr>
        <w:t xml:space="preserve"> than for </w:t>
      </w:r>
      <w:r w:rsidR="009A28F6" w:rsidRPr="00072E8D">
        <w:rPr>
          <w:i/>
          <w:iCs/>
          <w:color w:val="000000" w:themeColor="text1"/>
          <w:szCs w:val="24"/>
        </w:rPr>
        <w:t>C. remanei</w:t>
      </w:r>
      <w:r w:rsidR="009A28F6">
        <w:rPr>
          <w:color w:val="000000" w:themeColor="text1"/>
          <w:szCs w:val="24"/>
        </w:rPr>
        <w:t xml:space="preserve"> and </w:t>
      </w:r>
      <w:r w:rsidR="009A28F6" w:rsidRPr="00072E8D">
        <w:rPr>
          <w:i/>
          <w:iCs/>
          <w:color w:val="000000" w:themeColor="text1"/>
          <w:szCs w:val="24"/>
        </w:rPr>
        <w:t>C. latens</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{"citationID":"snb9HxCy","properties":{"formattedCitation":"(Dey et al., 2014; Fierst et al., 2015)","plainCitation":"(Dey et al., 2014; Fierst et al., 2015)","noteIndex":0},"citationItems":[{"id":241,"uris":["http://zotero.org/users/9504344/items/GTDSUV3F"],"itemData":{"id":241,"type":"article-journal","container-title":"Evolution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C."}],"issued":{"date-parts":[["2015",6,26]]}}}],"schema":"https://github.com/citation-style-language/schema/raw/master/csl-citation.json"} </w:instrText>
      </w:r>
      <w:r w:rsidRPr="008E4382">
        <w:rPr>
          <w:color w:val="000000" w:themeColor="text1"/>
          <w:szCs w:val="24"/>
        </w:rPr>
        <w:fldChar w:fldCharType="separate"/>
      </w:r>
      <w:r w:rsidR="00DF51E1" w:rsidRPr="00DF51E1">
        <w:t>(Dey et al., 2014; Fierst et al., 2015)</w:t>
      </w:r>
      <w:r w:rsidRPr="008E4382">
        <w:rPr>
          <w:color w:val="000000" w:themeColor="text1"/>
          <w:szCs w:val="24"/>
        </w:rPr>
        <w:fldChar w:fldCharType="end"/>
      </w:r>
      <w:r w:rsidRPr="008E4382">
        <w:rPr>
          <w:color w:val="000000" w:themeColor="text1"/>
          <w:szCs w:val="24"/>
        </w:rPr>
        <w:t xml:space="preserve">. Moreover, </w:t>
      </w:r>
      <w:r w:rsidRPr="003154CE">
        <w:rPr>
          <w:i/>
          <w:iCs/>
          <w:color w:val="000000" w:themeColor="text1"/>
          <w:szCs w:val="24"/>
        </w:rPr>
        <w:t>C. briggsae</w:t>
      </w:r>
      <w:r w:rsidRPr="008E4382">
        <w:rPr>
          <w:color w:val="000000" w:themeColor="text1"/>
          <w:szCs w:val="24"/>
        </w:rPr>
        <w:t xml:space="preserve"> </w:t>
      </w:r>
      <w:r w:rsidR="00F35667" w:rsidRPr="008E4382">
        <w:rPr>
          <w:color w:val="000000" w:themeColor="text1"/>
          <w:szCs w:val="24"/>
        </w:rPr>
        <w:t xml:space="preserve">and </w:t>
      </w:r>
      <w:r w:rsidR="00F35667" w:rsidRPr="003154CE">
        <w:rPr>
          <w:i/>
          <w:iCs/>
          <w:color w:val="000000" w:themeColor="text1"/>
          <w:szCs w:val="24"/>
        </w:rPr>
        <w:t>C. nigoni</w:t>
      </w:r>
      <w:r w:rsidR="00F35667" w:rsidRPr="008E4382">
        <w:rPr>
          <w:color w:val="000000" w:themeColor="text1"/>
          <w:szCs w:val="24"/>
        </w:rPr>
        <w:t xml:space="preserve"> </w:t>
      </w:r>
      <w:r w:rsidR="00F35667">
        <w:rPr>
          <w:color w:val="000000" w:themeColor="text1"/>
          <w:szCs w:val="24"/>
        </w:rPr>
        <w:t>have divergent reproductive modes</w:t>
      </w:r>
      <w:r w:rsidR="00F35667" w:rsidRPr="008E4382">
        <w:rPr>
          <w:color w:val="000000" w:themeColor="text1"/>
          <w:szCs w:val="24"/>
        </w:rPr>
        <w:t xml:space="preserve"> </w:t>
      </w:r>
      <w:r w:rsidR="00F35667">
        <w:rPr>
          <w:color w:val="000000" w:themeColor="text1"/>
          <w:szCs w:val="24"/>
        </w:rPr>
        <w:t xml:space="preserve">(androdioecy with self-fertilizing </w:t>
      </w:r>
      <w:r w:rsidRPr="008E4382">
        <w:rPr>
          <w:color w:val="000000" w:themeColor="text1"/>
          <w:szCs w:val="24"/>
        </w:rPr>
        <w:t>hermaphroditi</w:t>
      </w:r>
      <w:r w:rsidR="00F35667">
        <w:rPr>
          <w:color w:val="000000" w:themeColor="text1"/>
          <w:szCs w:val="24"/>
        </w:rPr>
        <w:t>sm vs</w:t>
      </w:r>
      <w:r w:rsidRPr="008E4382">
        <w:rPr>
          <w:color w:val="000000" w:themeColor="text1"/>
          <w:szCs w:val="24"/>
        </w:rPr>
        <w:t xml:space="preserve"> gonochoris</w:t>
      </w:r>
      <w:r w:rsidR="00F35667">
        <w:rPr>
          <w:color w:val="000000" w:themeColor="text1"/>
          <w:szCs w:val="24"/>
        </w:rPr>
        <w:t>m with obligatory mating)</w:t>
      </w:r>
      <w:r w:rsidRPr="008E4382">
        <w:rPr>
          <w:color w:val="000000" w:themeColor="text1"/>
          <w:szCs w:val="24"/>
        </w:rPr>
        <w:t xml:space="preserve"> </w:t>
      </w:r>
      <w:r w:rsidRPr="008E4382">
        <w:rPr>
          <w:color w:val="000000" w:themeColor="text1"/>
          <w:szCs w:val="24"/>
        </w:rPr>
        <w:fldChar w:fldCharType="begin"/>
      </w:r>
      <w:r w:rsidR="001858AE">
        <w:rPr>
          <w:color w:val="000000" w:themeColor="text1"/>
          <w:szCs w:val="24"/>
        </w:rPr>
        <w:instrText xml:space="preserve"> ADDIN ZOTERO_ITEM CSL_CITATION {"citationID":"UafzAMtI","properties":{"formattedCitation":"(Adams et al., 2023; Fierst et al., 2015; Yin et al., 2018)","plainCitation":"(Adams et al., 2023; Fierst et al., 2015; Yin et al., 2018)","noteIndex":0},"citationItems":[{"id":1079,"uris":["http://zotero.org/users/9504344/items/5M2AJIH3"],"itemData":{"id":1079,"type":"article-journal","abstract":"The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C."}],"issued":{"date-parts":[["2015",6,26]]}}},{"id":470,"uris":["http://zotero.org/users/9504344/items/VTFRK7JR"],"itemData":{"id":470,"type":"article-journal","container-title":"Science","issue":"6371","page":"55–61","publisher":"American Association for the Advancement of Science","source":"Google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(Adams et al., 2023; Fierst et al., 2015; Yin et al., 2018)</w:t>
      </w:r>
      <w:r w:rsidRPr="008E4382">
        <w:rPr>
          <w:color w:val="000000" w:themeColor="text1"/>
          <w:szCs w:val="24"/>
        </w:rPr>
        <w:fldChar w:fldCharType="end"/>
      </w:r>
      <w:r w:rsidR="00F35667">
        <w:rPr>
          <w:color w:val="000000" w:themeColor="text1"/>
          <w:szCs w:val="24"/>
        </w:rPr>
        <w:t>, in contrast to the share</w:t>
      </w:r>
      <w:r w:rsidR="006D41A3">
        <w:rPr>
          <w:color w:val="000000" w:themeColor="text1"/>
          <w:szCs w:val="24"/>
        </w:rPr>
        <w:t>d</w:t>
      </w:r>
      <w:r w:rsidR="00F35667">
        <w:rPr>
          <w:color w:val="000000" w:themeColor="text1"/>
          <w:szCs w:val="24"/>
        </w:rPr>
        <w:t xml:space="preserve"> gonochoris</w:t>
      </w:r>
      <w:r w:rsidR="006D41A3">
        <w:rPr>
          <w:color w:val="000000" w:themeColor="text1"/>
          <w:szCs w:val="24"/>
        </w:rPr>
        <w:t>m</w:t>
      </w:r>
      <w:r w:rsidR="00F35667">
        <w:rPr>
          <w:color w:val="000000" w:themeColor="text1"/>
          <w:szCs w:val="24"/>
        </w:rPr>
        <w:t xml:space="preserve"> of </w:t>
      </w:r>
      <w:r w:rsidR="00F35667" w:rsidRPr="00072E8D">
        <w:rPr>
          <w:i/>
          <w:iCs/>
          <w:color w:val="000000" w:themeColor="text1"/>
          <w:szCs w:val="24"/>
        </w:rPr>
        <w:t>C. remanei</w:t>
      </w:r>
      <w:r w:rsidR="00F35667">
        <w:rPr>
          <w:color w:val="000000" w:themeColor="text1"/>
          <w:szCs w:val="24"/>
        </w:rPr>
        <w:t xml:space="preserve"> and </w:t>
      </w:r>
      <w:r w:rsidR="00F35667" w:rsidRPr="00072E8D">
        <w:rPr>
          <w:i/>
          <w:iCs/>
          <w:color w:val="000000" w:themeColor="text1"/>
          <w:szCs w:val="24"/>
        </w:rPr>
        <w:t>C. latens</w:t>
      </w:r>
      <w:r w:rsidRPr="008E4382">
        <w:rPr>
          <w:color w:val="000000" w:themeColor="text1"/>
          <w:szCs w:val="24"/>
        </w:rPr>
        <w:t>. The derived selfing hermaphroditi</w:t>
      </w:r>
      <w:r w:rsidR="00F35667">
        <w:rPr>
          <w:color w:val="000000" w:themeColor="text1"/>
          <w:szCs w:val="24"/>
        </w:rPr>
        <w:t>sm</w:t>
      </w:r>
      <w:r w:rsidRPr="008E4382">
        <w:rPr>
          <w:color w:val="000000" w:themeColor="text1"/>
          <w:szCs w:val="24"/>
        </w:rPr>
        <w:t xml:space="preserve"> of </w:t>
      </w:r>
      <w:r w:rsidRPr="003154CE">
        <w:rPr>
          <w:i/>
          <w:iCs/>
          <w:color w:val="000000" w:themeColor="text1"/>
          <w:szCs w:val="24"/>
        </w:rPr>
        <w:t>C. briggsae</w:t>
      </w:r>
      <w:r w:rsidRPr="008E4382">
        <w:rPr>
          <w:color w:val="000000" w:themeColor="text1"/>
          <w:szCs w:val="24"/>
        </w:rPr>
        <w:t xml:space="preserve"> has led to major genome rearrangements and gene losses, specifically with disproportionate loss of genes related to male function </w:t>
      </w:r>
      <w:r w:rsidRPr="008E4382">
        <w:rPr>
          <w:color w:val="000000" w:themeColor="text1"/>
          <w:szCs w:val="24"/>
        </w:rPr>
        <w:fldChar w:fldCharType="begin"/>
      </w:r>
      <w:r w:rsidR="001858AE">
        <w:rPr>
          <w:color w:val="000000" w:themeColor="text1"/>
          <w:szCs w:val="24"/>
        </w:rPr>
        <w:instrText xml:space="preserve"> ADDIN ZOTERO_ITEM CSL_CITATION {"citationID":"ZpiexWgJ","properties":{"formattedCitation":"(Adams et al., 2023; F\\uc0\\u233{}lix et al., 2014; Fierst et al., 2015; Yin et al., 2018)","plainCitation":"(Adams et al., 2023; Félix et al., 2014; Fierst et al., 2015; Yin et al., 2018)","noteIndex":0},"citationItems":[{"id":4517,"uris":["http://zotero.org/users/9504344/items/ZZR8BW65"],"itemData":{"id":4517,"type":"article-journal","abstract":"The rapid pace of species discovery outstrips the rate of species description in many taxa. This problem is especially acute for Caenorhabditis nematodes, where the naming of distinct species would greatly improve their visibility and usage for biological research, given the thousands of scientists studying Caenorhabditis. Species description and naming has been hampered in Caenorhabditis, in part due to the presence of morphologically cryptic species despite complete biological reproductive isolation and often enormous molecular divergence. With the aim of expediting species designations, here we propose and apply a revised framework for species diagnosis and description in this group. Our solution prioritizes reproductive isolation over traditional morphological characters as the key feature in delineating and diagnosing new species, reflecting both practical considerations and conceptual justifications. DNA sequence divergence criteria help prioritize crosses for establishing patterns of reproductive isolation among the many species of Caenorhabditis known to science, such as with the ribosomal internal transcribed spacer-2 (ITS2) DNA barcode. By adopting this approach, we provide new species name designations for 15 distinct biological species, thus increasing the number of named Caenorhabditis species in laboratory culture by nearly 3-fold. We anticipate that the improved accessibility of these species to the research community will expand the opportunities for study and accelerate our understanding of diverse biological phenomena.","container-title":"PLOS ONE","DOI":"10.1371/journal.pone.0094723","ISSN":"1932-6203","issue":"4","journalAbbreviation":"PLOS ONE","language":"en","page":"e94723","publisher":"Public Library of Science","source":"PLoS Journals","title":"A Streamlined System for Species Diagnosis in Caenorhabditis (Nematoda: Rhabditidae) with Name Designations for 15 Distinct Biological Species","title-short":"A Streamlined System for Species Diagnosis in Caenorhabditis (Nematoda","volume":"9","author":[{"family":"Félix","given":"Marie-Anne"},{"family":"Braendle","given":"Christian"},{"family":"Cutter","given":"Asher D."}],"issued":{"date-parts":[["2014",4,11]]}}},{"id":1079,"uris":["http://zotero.org/users/9504344/items/5M2AJIH3"],"itemData":{"id":1079,"type":"article-journal","abstract":"The self-fertile nematode worms Caenorhabditis elegans, C. briggsae, and C. tropicalis evolved independently from outcrossing male-female ancestors and have genomes 20-40% smaller than closely related outcrossing relatives. This pattern of smaller genomes for selfing species and larger genomes for closely related outcrossing species is also seen in plants. We use comparative genomics, including the first high quality genome assembly for an outcrossing member of the genus (C. remanei) to test several hypotheses for the evolution of genome reduction under a change in mating system. Unlike plants, it does not appear that reductions in the number of repetitive elements, such as transposable elements, are an important contributor to the change in genome size. Instead, all functional genomic categories are lost in approximately equal proportions. Theory predicts that self-fertilization should equalize the effective population size, as well as the resulting effects of genetic drift, between the X chromosome and autosomes. Contrary to this, we find that the self-fertile C. briggsae and C. elegans have larger intergenic spaces and larger protein-coding genes on the X chromosome when compared to autosomes, while C. remanei actually has smaller introns on the X chromosome than either self-reproducing species. Rather than being driven by mutational biases and/or genetic drift caused by a reduction in effective population size under self reproduction, changes in genome size in this group of nematodes appear to be caused by genome-wide patterns of gene loss, most likely generated by genomic adaptation to self reproduction per se.","container-title":"PLOS Genetics","DOI":"10.1371/journal.pgen.1005323","ISSN":"1553-7404","issue":"6","journalAbbreviation":"PLOS Genetics","language":"en","page":"e1005323","publisher":"Public Library of Science","source":"PLoS Journals","title":"Reproductive Mode and the Evolution of Genome Size and Structure in Caenorhabditis Nematodes","volume":"11","author":[{"family":"Fierst","given":"Janna L."},{"family":"Willis","given":"John H."},{"family":"Thomas","given":"Cristel G."},{"family":"Wang","given":"Wei"},{"family":"Reynolds","given":"Rose M."},{"family":"Ahearne","given":"Timothy E."},{"family":"Cutter","given":"Asher D."},{"family":"Phillips","given":"Patrick C."}],"issued":{"date-parts":[["2015",6,26]]}}},{"id":470,"uris":["http://zotero.org/users/9504344/items/VTFRK7JR"],"itemData":{"id":470,"type":"article-journal","container-title":"Science","issue":"6371","page":"55–61","publisher":"American Association for the Advancement of Science","source":"Google Scholar","title":"Rapid genome shrinkage in a self-fertile nematode reveals sperm competition proteins","volume":"359","author":[{"family":"Yin","given":"Da"},{"family":"Schwarz","given":"Erich M."},{"family":"Thomas","given":"Cristel G."},{"family":"Felde","given":"Rebecca L."},{"family":"Korf","given":"Ian F."},{"family":"Cutter","given":"Asher D."},{"family":"Schartner","given":"Caitlin M."},{"family":"Ralston","given":"Edward J."},{"family":"Meyer","given":"Barbara J."},{"family":"Haag","given":"Eric S."}],"issued":{"date-parts":[["2018"]]}}},{"id":3939,"uris":["http://zotero.org/users/9504344/items/7CM42SWE"],"itemData":{"id":3939,"type":"article-journal","abstract":"Genome size has been measurable since the 1940s but we still do not understand genome size variation. Caenorhabditis nematodes show strong conservation of chromosome number but vary in genome size between closely related species. Androdioecy, where populations are composed of males and self-fertile hermaphrodites, evolved from outcrossing, female-male dioecy, three times in this group. In Caenorhabditis, androdioecious genomes are 10–30% smaller than dioecious species, but in the nematode Pristionchus, androdioecy evolved six times and does not correlate with genome size. Previous hypotheses include genome size evolution through: 1) Deletions and “genome shrinkage” in androdioecious species; 2) Transposable element (TE) expansion and DNA loss through large deletions (the “accordion model”); and 3) Differing TE dynamics in androdioecious and dioecious species. We analyzed nematode genomes and found no evidence for these hypotheses. Instead, nematode genome sizes had strong phylogenetic inertia with increases in a few dioecious species, contradicting the “genome shrinkage” hypothesis. TEs did not explain genome size variation with the exception of the DNA transposon Mutator which was twice as abundant in dioecious genomes. Across short and long evolutionary distances Caenorhabditis genomes evolved through small structural mutations including gene-associated duplications and insertions. Seventy-one protein families had significant, parallel decreases across androdioecious Caenorhabditis including genes involved in the sensory system, regulatory proteins and membrane-associated immune responses. Our results suggest that within a dynamic landscape of frequent small rearrangements in Caenorhabditis, reproductive mode mediates genome evolution by altering the precise fates of individual genes, proteins, and the phenotypes they underlie.","container-title":"Molecular Biology and Evolution","DOI":"10.1093/molbev/msad039","ISSN":"1537-1719","issue":"3","journalAbbreviation":"Molecular Biology and Evolution","page":"msad039","source":"Silverchair","title":"Genome Size Changes by Duplication, Divergence, and Insertion in Caenorhabditis Worms","volume":"40","author":[{"family":"Adams","given":"Paula E"},{"family":"Eggers","given":"Victoria K"},{"family":"Millwood","given":"Joshua D"},{"family":"Sutton","given":"John M"},{"family":"Pienaar","given":"Jason"},{"family":"Fierst","given":"Janna L"}],"issued":{"date-parts":[["2023",3,1]]}}}],"schema":"https://github.com/citation-style-language/schema/raw/master/csl-citation.json"} </w:instrText>
      </w:r>
      <w:r w:rsidRPr="008E4382">
        <w:rPr>
          <w:color w:val="000000" w:themeColor="text1"/>
          <w:szCs w:val="24"/>
        </w:rPr>
        <w:fldChar w:fldCharType="separate"/>
      </w:r>
      <w:r w:rsidR="00DF51E1" w:rsidRPr="00DF51E1">
        <w:t>(Adams et al., 2023; Félix et al., 2014; Fierst et al., 2015; Yin et al., 2018)</w:t>
      </w:r>
      <w:r w:rsidRPr="008E4382">
        <w:rPr>
          <w:color w:val="000000" w:themeColor="text1"/>
          <w:szCs w:val="24"/>
        </w:rPr>
        <w:fldChar w:fldCharType="end"/>
      </w:r>
      <w:r w:rsidRPr="008E4382">
        <w:rPr>
          <w:color w:val="000000" w:themeColor="text1"/>
          <w:szCs w:val="24"/>
        </w:rPr>
        <w:t xml:space="preserve">. Consequently, </w:t>
      </w:r>
      <w:r w:rsidR="00F35667">
        <w:rPr>
          <w:color w:val="000000" w:themeColor="text1"/>
          <w:szCs w:val="24"/>
        </w:rPr>
        <w:t xml:space="preserve">we should anticipate </w:t>
      </w:r>
      <w:r w:rsidRPr="008E4382">
        <w:rPr>
          <w:color w:val="000000" w:themeColor="text1"/>
          <w:szCs w:val="24"/>
        </w:rPr>
        <w:t xml:space="preserve">the </w:t>
      </w:r>
      <w:r w:rsidRPr="003154CE">
        <w:rPr>
          <w:i/>
          <w:iCs/>
          <w:color w:val="000000" w:themeColor="text1"/>
          <w:szCs w:val="24"/>
        </w:rPr>
        <w:t>C. briggsae</w:t>
      </w:r>
      <w:r w:rsidRPr="008E4382">
        <w:rPr>
          <w:color w:val="000000" w:themeColor="text1"/>
          <w:szCs w:val="24"/>
        </w:rPr>
        <w:t>–</w:t>
      </w:r>
      <w:r w:rsidRPr="003154CE">
        <w:rPr>
          <w:i/>
          <w:iCs/>
          <w:color w:val="000000" w:themeColor="text1"/>
          <w:szCs w:val="24"/>
        </w:rPr>
        <w:t>C. nigoni</w:t>
      </w:r>
      <w:r w:rsidRPr="008E4382">
        <w:rPr>
          <w:color w:val="000000" w:themeColor="text1"/>
          <w:szCs w:val="24"/>
        </w:rPr>
        <w:t xml:space="preserve"> </w:t>
      </w:r>
      <w:r w:rsidR="00F35667">
        <w:rPr>
          <w:color w:val="000000" w:themeColor="text1"/>
          <w:szCs w:val="24"/>
        </w:rPr>
        <w:t xml:space="preserve">system </w:t>
      </w:r>
      <w:r w:rsidRPr="008E4382">
        <w:rPr>
          <w:color w:val="000000" w:themeColor="text1"/>
          <w:szCs w:val="24"/>
        </w:rPr>
        <w:t xml:space="preserve">to differ both quantitatively and qualitatively from the findings for </w:t>
      </w:r>
      <w:r w:rsidRPr="003154CE">
        <w:rPr>
          <w:i/>
          <w:iCs/>
          <w:color w:val="000000" w:themeColor="text1"/>
          <w:szCs w:val="24"/>
        </w:rPr>
        <w:t>C. remanei</w:t>
      </w:r>
      <w:r w:rsidRPr="008E4382">
        <w:rPr>
          <w:color w:val="000000" w:themeColor="text1"/>
          <w:szCs w:val="24"/>
        </w:rPr>
        <w:t xml:space="preserve"> and </w:t>
      </w:r>
      <w:r w:rsidRPr="003154CE">
        <w:rPr>
          <w:i/>
          <w:iCs/>
          <w:color w:val="000000" w:themeColor="text1"/>
          <w:szCs w:val="24"/>
        </w:rPr>
        <w:t>C. latens</w:t>
      </w:r>
      <w:r w:rsidRPr="008E4382">
        <w:rPr>
          <w:color w:val="000000" w:themeColor="text1"/>
          <w:szCs w:val="24"/>
        </w:rPr>
        <w:t>. Future investigations will prove insightful to determine the roles and relative contributions of divergence to additional mechanisms of gene regulation, including post-transcriptional regulators (e.g. via smallRNA pathways), alternative splicing, and protein regulation and how these factors might influence reproductive isolation.</w:t>
      </w:r>
    </w:p>
    <w:p w14:paraId="0FF85CC9" w14:textId="77777777" w:rsidR="003B1939" w:rsidRDefault="003B1939" w:rsidP="00662E34">
      <w:pPr>
        <w:spacing w:line="276" w:lineRule="auto"/>
        <w:rPr>
          <w:color w:val="000000" w:themeColor="text1"/>
          <w:szCs w:val="24"/>
        </w:rPr>
      </w:pPr>
    </w:p>
    <w:p w14:paraId="3EA6BDFF" w14:textId="77777777" w:rsidR="00946399" w:rsidRDefault="00946399" w:rsidP="00662E34">
      <w:pPr>
        <w:pStyle w:val="Heading3"/>
        <w:spacing w:line="276" w:lineRule="auto"/>
        <w:rPr>
          <w:rFonts w:cs="Times New Roman"/>
        </w:rPr>
      </w:pPr>
      <w:bookmarkStart w:id="103" w:name="_Toc168460393"/>
      <w:r>
        <w:rPr>
          <w:rFonts w:cs="Times New Roman"/>
        </w:rPr>
        <w:lastRenderedPageBreak/>
        <w:t>Sex-specific gene regulation and hybrid dysfunction</w:t>
      </w:r>
      <w:bookmarkEnd w:id="103"/>
    </w:p>
    <w:p w14:paraId="3C1D15ED" w14:textId="71229B38" w:rsidR="005F635E" w:rsidRDefault="005F635E" w:rsidP="005F635E">
      <w:pPr>
        <w:pStyle w:val="pf0"/>
        <w:spacing w:line="276" w:lineRule="auto"/>
        <w:rPr>
          <w:color w:val="000000" w:themeColor="text1"/>
          <w:lang w:val="en-US"/>
        </w:rPr>
      </w:pPr>
      <w:r w:rsidRPr="00843681">
        <w:rPr>
          <w:color w:val="000000" w:themeColor="text1"/>
          <w:lang w:val="en-US"/>
        </w:rPr>
        <w:t>Sex-biased genes can experience distinct selective pressures in males and females within natural populations and often contribute to species differences due to faster evolution</w:t>
      </w:r>
      <w:r>
        <w:rPr>
          <w:color w:val="000000" w:themeColor="text1"/>
          <w:lang w:val="en-US"/>
        </w:rPr>
        <w:t xml:space="preserve"> of male-biased genes, both in terms of </w:t>
      </w:r>
      <w:r w:rsidRPr="00843681">
        <w:rPr>
          <w:color w:val="000000" w:themeColor="text1"/>
          <w:lang w:val="en-US"/>
        </w:rPr>
        <w:t xml:space="preserve">coding sequence and expression levels, likely due to stronger sexual selection acting on males </w:t>
      </w:r>
      <w:r w:rsidRPr="00843681">
        <w:rPr>
          <w:color w:val="000000" w:themeColor="text1"/>
          <w:lang w:val="en-US"/>
        </w:rPr>
        <w:fldChar w:fldCharType="begin"/>
      </w:r>
      <w:r>
        <w:rPr>
          <w:color w:val="000000" w:themeColor="text1"/>
          <w:lang w:val="en-US"/>
        </w:rPr>
        <w:instrText xml:space="preserve"> ADDIN ZOTERO_ITEM CSL_CITATION {"citationID":"4aUJPKvW","properties":{"formattedCitation":"(Assis et al., 2012; Harrison et al., 2015; Parisi et al., 2004; Viswanath et al., 2025)","plainCitation":"(Assis et al., 2012; Harrison et al., 2015; Parisi et al., 2004; Viswanath et al., 2025)","noteIndex":0},"citationItems":[{"id":294,"uris":["http://zotero.org/users/9504344/items/SEJSACAN"],"itemData":{"id":294,"type":"article-journal","abstract":"Sex-biased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sidRPr="00843681">
        <w:rPr>
          <w:color w:val="000000" w:themeColor="text1"/>
          <w:lang w:val="en-US"/>
        </w:rPr>
        <w:fldChar w:fldCharType="separate"/>
      </w:r>
      <w:r w:rsidRPr="008D6E76">
        <w:t>(Assis et al., 2012; Harrison et al., 2015; Parisi et al., 2004; Viswanath et al., 2025)</w:t>
      </w:r>
      <w:r w:rsidRPr="00843681">
        <w:rPr>
          <w:color w:val="000000" w:themeColor="text1"/>
          <w:lang w:val="en-US"/>
        </w:rPr>
        <w:fldChar w:fldCharType="end"/>
      </w:r>
      <w:r w:rsidRPr="00843681">
        <w:rPr>
          <w:color w:val="000000" w:themeColor="text1"/>
          <w:lang w:val="en-US"/>
        </w:rPr>
        <w:fldChar w:fldCharType="begin"/>
      </w:r>
      <w:r w:rsidR="001858AE">
        <w:rPr>
          <w:color w:val="000000" w:themeColor="text1"/>
          <w:lang w:val="en-US"/>
        </w:rPr>
        <w:instrText xml:space="preserve"> ADDIN ZOTERO_ITEM CSL_CITATION {"citationID":"exMPYMsP","properties":{"formattedCitation":"(Assis et al., 2012; Ellegren &amp; Parsch, 2007; Harrison et al., 2015; Meiklejohn et al., 2003; Ranz et al., 2003)","plainCitation":"(Assis et al., 2012; Ellegren &amp; Parsch, 2007; Harrison et al., 2015; Meiklejohn et al., 2003; Ranz et al., 2003)","noteIndex":0},"citationItems":[{"id":283,"uris":["http://zotero.org/users/9504344/items/QYTIXAXX"],"itemData":{"id":283,"type":"article-journal","abstract":"A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L."}],"issued":{"date-parts":[["2003",8,19]]}}},{"id":4176,"uris":["http://zotero.org/users/9504344/items/UHTMGDDK"],"itemData":{"id":4176,"type":"article-journal","abstract":"Comparison of the gene-expression profiles between adults of Drosophila melanogaster and Drosophila simulans has uncovered the evolution of genes that exhibit sex-dependent regulation. Approximately half the genes showed differences in expression between the species, and among these, </w:instrText>
      </w:r>
      <w:r w:rsidR="001858AE">
        <w:rPr>
          <w:rFonts w:ascii="Cambria Math" w:hAnsi="Cambria Math" w:cs="Cambria Math"/>
          <w:color w:val="000000" w:themeColor="text1"/>
          <w:lang w:val="en-US"/>
        </w:rPr>
        <w:instrText>∼</w:instrText>
      </w:r>
      <w:r w:rsidR="001858AE">
        <w:rPr>
          <w:color w:val="000000" w:themeColor="text1"/>
          <w:lang w:val="en-US"/>
        </w:rPr>
        <w:instrText xml:space="preserve">83% involved a gain, loss, increase, decrease, or reversal of sex-biased expression. Most of the interspecific differences in messenger RNA abundance affect male-biased genes. Genes that differ in expression between the species showed functional clustering only if they were sex-biased. Our results suggest that sex-dependent selection may drive changes in expression of many of the most rapidly evolving genes in the Drosophila transcriptome.","container-title":"Science","DOI":"10.1126/science.1085881","issue":"5626","page":"1742-1745","publisher":"American Association for the Advancement of Science","source":"science.org (Atypon)","title":"Sex-Dependent Gene Expression and Evolution of the Drosophila Transcriptome","volume":"300","author":[{"family":"Ranz","given":"José M."},{"family":"Castillo-Davis","given":"Cristian I."},{"family":"Meiklejohn","given":"Colin D."},{"family":"Hartl","given":"Daniel L."}],"issued":{"date-parts":[["2003",6,13]]}}},{"id":4295,"uris":["http://zotero.org/users/9504344/items/7CYGKQ5Y"],"itemData":{"id":4295,"type":"article-journal","abstract":"Sexual dimorphism in gene expression is widespread across organisms and genomes.Genes with sex-biased expression, especially those with male-biased expression, tend to evolve rapidly in both protein sequence and expression level.Sex-biased genes are non-randomly distributed in the genome, with examples of both under-representation and over-representation on the X chromosome.There is mounting evidence that positive selection is the driving force behind the rapid evolution of sex-biased genes. This is probably caused by sexual selection and antagonistic coevolution between the sexes.Sex-linked genes that escape dosage compensation constitute a special case of sex-biased gene expression.There are several scenarios for the origin of sex-biased genes, including single-locus antagonism, sexual antagonism plus gene duplication and duplication of sex-biased genes.","container-title":"Nature Reviews Genetics","DOI":"10.1038/nrg2167","ISSN":"1471-0064","issue":"9","journalAbbreviation":"Nat Rev Genet","language":"en","license":"2007 Springer Nature Limited","note":"number: 9","page":"689-698","publisher":"Nature Publishing Group","source":"www.nature.com","title":"The evolution of sex-biased genes and sex-biased gene expression","volume":"8","author":[{"family":"Ellegren","given":"Hans"},{"family":"Parsch","given":"John"}],"issued":{"date-parts":[["2007",9]]}}},{"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843681">
        <w:rPr>
          <w:color w:val="000000" w:themeColor="text1"/>
          <w:lang w:val="en-US"/>
        </w:rPr>
        <w:fldChar w:fldCharType="separate"/>
      </w:r>
      <w:r w:rsidRPr="00DF51E1">
        <w:t>(Assis et al., 2012; Ellegren &amp; Parsch, 2007; Harrison et al., 2015; Meiklejohn et al., 2003; Ranz et al., 2003)</w:t>
      </w:r>
      <w:r w:rsidRPr="00843681">
        <w:rPr>
          <w:color w:val="000000" w:themeColor="text1"/>
          <w:lang w:val="en-US"/>
        </w:rPr>
        <w:fldChar w:fldCharType="end"/>
      </w:r>
      <w:r w:rsidRPr="00843681">
        <w:rPr>
          <w:color w:val="000000" w:themeColor="text1"/>
          <w:lang w:val="en-US"/>
        </w:rPr>
        <w:t xml:space="preserve">. </w:t>
      </w:r>
      <w:r w:rsidRPr="00A46CF9">
        <w:rPr>
          <w:color w:val="000000" w:themeColor="text1"/>
          <w:lang w:val="en-US"/>
        </w:rPr>
        <w:t>F</w:t>
      </w:r>
      <w:r w:rsidRPr="00843681">
        <w:rPr>
          <w:color w:val="000000" w:themeColor="text1"/>
          <w:lang w:val="en-US"/>
        </w:rPr>
        <w:t xml:space="preserve">emale-biased genes, on the other hand, often experience stronger evolutionary constraints as they contribute to roles with higher functional pleiotropy compared to male-biased genes, primarily because of their broader ranges of expression </w:t>
      </w:r>
      <w:r w:rsidRPr="00843681">
        <w:rPr>
          <w:color w:val="000000" w:themeColor="text1"/>
          <w:lang w:val="en-US"/>
        </w:rPr>
        <w:fldChar w:fldCharType="begin"/>
      </w:r>
      <w:r>
        <w:rPr>
          <w:color w:val="000000" w:themeColor="text1"/>
          <w:lang w:val="en-US"/>
        </w:rPr>
        <w:instrText xml:space="preserve"> ADDIN ZOTERO_ITEM CSL_CITATION {"citationID":"Z1ztZrKo","properties":{"formattedCitation":"(Assis et al., 2012; Parisi et al., 2004; Presgraves &amp; Meiklejohn, 2021)","plainCitation":"(Assis et al., 2012; Parisi et al., 2004; Presgraves &amp; Meiklejohn, 2021)","noteIndex":0},"citationItems":[{"id":295,"uris":["http://zotero.org/users/9504344/items/KJQDDB46"],"itemData":{"id":295,"type":"article-journal","abstract":"Background: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294,"uris":["http://zotero.org/users/9504344/items/SEJSACAN"],"itemData":{"id":294,"type":"article-journal","abstract":"Sex-biased genes are thought to drive phenotypic differences between males and females. The recent availability of high-throughput gene expression data for many related species has led to a burst of investigations into the genomic and evolutionary properties of sex-biased genes. In Drosophila, a number of studies have found that X chromosomes are deﬁcient in male-biased genes (demasculinized) and enriched for female-biased genes (feminized) and that male-biased genes evolve faster than female-biased genes. However, studies have yielded vastly different conclusions regarding the numbers of sex-biased genes and forces shaping their evolution. Here, we use RNA-seq data from multiple tissues of Drosophila melanogaster and D. pseudoobscura, a species with a recently evolved X chromosome, to explore the evolution of sex-biased genes in Drosophila. First, we compare several independent metrics for classifying sex-biased genes and ﬁnd that the overlap of genes identiﬁed by different metrics is small, particularly for female-biased genes. Second, we investigate genome-wide expression patterns and uncover evidence of demasculinization and feminization of both ancestral and new X chromosomes, demonstrating that gene content on sex chromosomes evolves rapidly. Third, we examine the evolutionary rates of sex-biased genes and show that male-biased genes evolve much faster than female-biased genes, which evolve at similar rates to unbiased genes. Analysis of gene expression among tissues reveals that this trend may be partially due to pleiotropic effects of female-biased genes, which limits their evolutionary potential. Thus, our ﬁndings illustrate the importance of accurately identifying sex-biased genes and provide insight into their evolutionary dynamics in Drosophila.","container-title":"Genome Biology and Evolution","DOI":"10.1093/gbe/evs093","ISSN":"1759-6653","issue":"11","language":"en","page":"1189-1200","source":"DOI.org (Crossref)","title":"Sex-Biased Transcriptome Evolution in Drosophila","volume":"4","author":[{"family":"Assis","given":"Raquel"},{"family":"Zhou","given":"Qi"},{"family":"Bachtrog","given":"Doris"}],"issued":{"date-parts":[["2012"]]}}},{"id":3505,"uris":["http://zotero.org/users/9504344/items/5EEFR5FS"],"itemData":{"id":3505,"type":"article-journal","abstract":"The three fruitfly species of the Drosophila simulans clade— D. simulans, D. mauritiana, and D. sechellia— have served as important models in speciation genetics for over 40 years. These species are reproductively isolated by geography, ecology, sexual signals, postmating-prezygotic interactions, and postzygotic genetic incompatibilities. All pairwise crosses between these species conform to Haldane’s rule, producing fertile F1 hybrid females and sterile F1 hybrid males. The close phylogenetic proximity of the D. simulans clade species to the model organism, D. melanogaster, has empowered genetic analyses of their species differences, including reproductive incompatibilities. But perhaps no phenotype has been subject to more continuous and intensive genetic scrutiny than hybrid male sterility. Here we review the history, progress, and current state of our understanding of hybrid male sterility among the D. simulans clade species. Our aim is to integrate the available information from experimental and population genetics analyses bearing on the causes and consequences of hybrid male sterility. We highlight numerous conclusions that have emerged as well as issues that remain unresolved. We focus on the special role of sex chromosomes, the fine-scale genetic architecture of hybrid male sterility, and the history of gene flow between species. The biggest surprises to emerge from this work are that (i) genetic conflicts may be an important general force in the evolution of hybrid incompatibility, (ii) hybrid male sterility is polygenic with contributions of complex epistasis, and (iii) speciation, even among these geographically allopatric taxa, has involved the interplay of gene flow, negative selection, and positive selection. These three conclusions are marked departures from the classical views of speciation that emerged from the modern evolutionary synthesis.","container-title":"Frontiers in Genetics","ISSN":"1664-8021","source":"Frontiers","title":"Hybrid Sterility, Genetic Conflict and Complex Speciation: Lessons From the Drosophila simulans Clade Species","title-short":"Hybrid Sterility, Genetic Conflict and Complex Speciation","URL":"https://www.frontiersin.org/articles/10.3389/fgene.2021.669045","volume":"12","author":[{"family":"Presgraves","given":"Daven C."},{"family":"Meiklejohn","given":"Colin D."}],"accessed":{"date-parts":[["2023",7,4]]},"issued":{"date-parts":[["2021"]]}}}],"schema":"https://github.com/citation-style-language/schema/raw/master/csl-citation.json"} </w:instrText>
      </w:r>
      <w:r w:rsidRPr="00843681">
        <w:rPr>
          <w:color w:val="000000" w:themeColor="text1"/>
          <w:lang w:val="en-US"/>
        </w:rPr>
        <w:fldChar w:fldCharType="separate"/>
      </w:r>
      <w:r w:rsidRPr="00DF51E1">
        <w:t>(Assis et al., 2012; Parisi et al., 2004; Presgraves &amp; Meiklejohn, 2021)</w:t>
      </w:r>
      <w:r w:rsidRPr="00843681">
        <w:rPr>
          <w:color w:val="000000" w:themeColor="text1"/>
          <w:lang w:val="en-US"/>
        </w:rPr>
        <w:fldChar w:fldCharType="end"/>
      </w:r>
      <w:r w:rsidRPr="00843681">
        <w:rPr>
          <w:color w:val="000000" w:themeColor="text1"/>
          <w:lang w:val="en-US"/>
        </w:rPr>
        <w:t xml:space="preserve">. </w:t>
      </w:r>
    </w:p>
    <w:p w14:paraId="3EC77E89" w14:textId="65BCC781" w:rsidR="005F635E" w:rsidRPr="00843681" w:rsidRDefault="005F635E" w:rsidP="005F635E">
      <w:pPr>
        <w:pStyle w:val="pf0"/>
        <w:spacing w:line="276" w:lineRule="auto"/>
        <w:rPr>
          <w:color w:val="000000" w:themeColor="text1"/>
          <w:lang w:val="en-US"/>
        </w:rPr>
      </w:pPr>
      <w:r w:rsidRPr="00843681">
        <w:rPr>
          <w:color w:val="000000" w:themeColor="text1"/>
          <w:lang w:val="en-US"/>
        </w:rPr>
        <w:t>Based on the potential for faster evolution of sex-biased genes and their contributions to species differences in expression</w:t>
      </w:r>
      <w:r>
        <w:rPr>
          <w:color w:val="000000" w:themeColor="text1"/>
          <w:lang w:val="en-US"/>
        </w:rPr>
        <w:t xml:space="preserve"> </w:t>
      </w:r>
      <w:r>
        <w:rPr>
          <w:color w:val="000000" w:themeColor="text1"/>
          <w:lang w:val="en-US"/>
        </w:rPr>
        <w:fldChar w:fldCharType="begin"/>
      </w:r>
      <w:r>
        <w:rPr>
          <w:color w:val="000000" w:themeColor="text1"/>
          <w:lang w:val="en-US"/>
        </w:rPr>
        <w:instrText xml:space="preserve"> ADDIN ZOTERO_ITEM CSL_CITATION {"citationID":"48bsMBph","properties":{"formattedCitation":"(Viswanath et al., 2025)","plainCitation":"(Viswanath et al., 2025)","noteIndex":0},"citationItems":[{"id":13672,"uris":["http://zotero.org/users/9504344/items/94PDE45R"],"itemData":{"id":13672,"type":"article-journal","abstract":"Diverse regulatory mechanisms enable precise spatio-temporal control of gene expression across developmental stages, tissues, and sexes, contributing to the proper development of the organism. Evolutionary divergence leads to species-specific gene expression patterns, even in preserved developmental structures, due to regulatory changes that can disproportionately influence subsets of developmental genetic networks. Here, we quantify the evolution of sex-biased and tissue-biased transcriptomes from two tissue types (gonad and soma) for each of two sexes (male and female) from two of the closest known sister species of Caenorhabditis nematodes (C. remanei and C. latens). Differential gene expression and co-expression network analyses identify gene sets with distinct transcriptomic profiles, revealing widespread divergence between these morphologically and developmentally cryptic sister species. The transcriptomic divergence occurs despite most genes showing conserved expression across tissues and sexes. These observations implicate shared selection pressures related to tissue and sex differences as outweighing species-specific selection and developmental system drift in shaping overall transcriptome profiles. Although developmentally plastic tissue-biased expression profiles are mostly conserved between species, we find that sex-biased genes, particularly male-biased genes, contribute disproportionately to species-differences in gene expression, consistent with a disproportionate role for male-biased selection driving gene expression divergence.","container-title":"Evolution &amp; Development","DOI":"10.1111/ede.70018","ISSN":"1525-142X","issue":"4","language":"en","license":"© 2025 Wiley Periodicals LLC.","note":"_eprint: https://onlinelibrary.wiley.com/doi/pdf/10.1111/ede.70018","page":"e70018","source":"Wiley Online Library","title":"Conserved Gene Expression Plasticity in Development Is More Pervasive Than Expression Divergence Between Species of Caenorhabditis Nematodes","volume":"27","author":[{"family":"Viswanath","given":"Athmaja"},{"family":"Fusca","given":"Daniel D."},{"family":"Calarco","given":"John A."},{"family":"Cutter","given":"Asher D."}],"issued":{"date-parts":[["2025"]]}}}],"schema":"https://github.com/citation-style-language/schema/raw/master/csl-citation.json"} </w:instrText>
      </w:r>
      <w:r>
        <w:rPr>
          <w:color w:val="000000" w:themeColor="text1"/>
          <w:lang w:val="en-US"/>
        </w:rPr>
        <w:fldChar w:fldCharType="separate"/>
      </w:r>
      <w:r w:rsidRPr="008B100D">
        <w:t>(Viswanath et al., 2025)</w:t>
      </w:r>
      <w:r>
        <w:rPr>
          <w:color w:val="000000" w:themeColor="text1"/>
          <w:lang w:val="en-US"/>
        </w:rPr>
        <w:fldChar w:fldCharType="end"/>
      </w:r>
      <w:r w:rsidRPr="00843681">
        <w:rPr>
          <w:color w:val="000000" w:themeColor="text1"/>
          <w:lang w:val="en-US"/>
        </w:rPr>
        <w:t xml:space="preserve">, </w:t>
      </w:r>
      <w:r>
        <w:rPr>
          <w:color w:val="000000" w:themeColor="text1"/>
          <w:lang w:val="en-US"/>
        </w:rPr>
        <w:t>we</w:t>
      </w:r>
      <w:r w:rsidRPr="00843681">
        <w:rPr>
          <w:color w:val="000000" w:themeColor="text1"/>
          <w:lang w:val="en-US"/>
        </w:rPr>
        <w:t xml:space="preserve"> hypothesized a disproportionate role for sex-biased gene misexpression in </w:t>
      </w:r>
      <w:r>
        <w:rPr>
          <w:color w:val="000000" w:themeColor="text1"/>
          <w:lang w:val="en-US"/>
        </w:rPr>
        <w:t xml:space="preserve">those male </w:t>
      </w:r>
      <w:r w:rsidRPr="00843681">
        <w:rPr>
          <w:color w:val="000000" w:themeColor="text1"/>
          <w:lang w:val="en-US"/>
        </w:rPr>
        <w:t>hybrid</w:t>
      </w:r>
      <w:r>
        <w:rPr>
          <w:color w:val="000000" w:themeColor="text1"/>
          <w:lang w:val="en-US"/>
        </w:rPr>
        <w:t>s that experience more pronounced</w:t>
      </w:r>
      <w:r w:rsidRPr="00843681">
        <w:rPr>
          <w:color w:val="000000" w:themeColor="text1"/>
          <w:lang w:val="en-US"/>
        </w:rPr>
        <w:t xml:space="preserve"> sterility. </w:t>
      </w:r>
      <w:r>
        <w:rPr>
          <w:color w:val="000000" w:themeColor="text1"/>
          <w:lang w:val="en-US"/>
        </w:rPr>
        <w:t>We</w:t>
      </w:r>
      <w:r w:rsidRPr="00843681">
        <w:rPr>
          <w:color w:val="000000" w:themeColor="text1"/>
          <w:lang w:val="en-US"/>
        </w:rPr>
        <w:t xml:space="preserve"> found pervasive misexpression of sex-biased genes in hybrid males and females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(Figure 3). Specifically, genes with transgressive expression in hybrid males tended to </w:t>
      </w:r>
      <w:r>
        <w:rPr>
          <w:color w:val="000000" w:themeColor="text1"/>
          <w:lang w:val="en-US"/>
        </w:rPr>
        <w:t>correspond to genes with</w:t>
      </w:r>
      <w:r w:rsidRPr="00843681">
        <w:rPr>
          <w:color w:val="000000" w:themeColor="text1"/>
          <w:lang w:val="en-US"/>
        </w:rPr>
        <w:t xml:space="preserve"> male-biased or sex-neutral </w:t>
      </w:r>
      <w:r>
        <w:rPr>
          <w:color w:val="000000" w:themeColor="text1"/>
          <w:lang w:val="en-US"/>
        </w:rPr>
        <w:t xml:space="preserve">expression </w:t>
      </w:r>
      <w:r w:rsidRPr="00843681">
        <w:rPr>
          <w:color w:val="000000" w:themeColor="text1"/>
          <w:lang w:val="en-US"/>
        </w:rPr>
        <w:t xml:space="preserve">in parental species, with male-biased </w:t>
      </w:r>
      <w:r>
        <w:rPr>
          <w:color w:val="000000" w:themeColor="text1"/>
          <w:lang w:val="en-US"/>
        </w:rPr>
        <w:t xml:space="preserve">genes </w:t>
      </w:r>
      <w:r w:rsidRPr="00843681">
        <w:rPr>
          <w:color w:val="000000" w:themeColor="text1"/>
          <w:lang w:val="en-US"/>
        </w:rPr>
        <w:t>disproportionately showing underdominant expression in hybrid males. However, the misexpression in F1 females tend</w:t>
      </w:r>
      <w:r>
        <w:rPr>
          <w:color w:val="000000" w:themeColor="text1"/>
          <w:lang w:val="en-US"/>
        </w:rPr>
        <w:t>ed</w:t>
      </w:r>
      <w:r w:rsidRPr="00843681">
        <w:rPr>
          <w:color w:val="000000" w:themeColor="text1"/>
          <w:lang w:val="en-US"/>
        </w:rPr>
        <w:t xml:space="preserve"> to masculinize their transcriptome relative to parental females by upregulating parentally-male-biased genes and downregulating parentally-female-biased genes (Figure 3). </w:t>
      </w:r>
      <w:r>
        <w:rPr>
          <w:color w:val="000000" w:themeColor="text1"/>
          <w:lang w:val="en-US"/>
        </w:rPr>
        <w:t xml:space="preserve">Our </w:t>
      </w:r>
      <w:r w:rsidRPr="00843681">
        <w:rPr>
          <w:color w:val="000000" w:themeColor="text1"/>
          <w:lang w:val="en-US"/>
        </w:rPr>
        <w:t xml:space="preserve">analysis also revealed that gonads and soma have different sex-specific patterns of misexpression in the H2 cross, such that males show higher misexpression in gonads than females and that females have higher misexpression in the soma than males. Such transcriptional differences might manifest as a result of sexual selection acting differentially among tissues in males and females </w:t>
      </w:r>
      <w:r w:rsidRPr="00843681">
        <w:rPr>
          <w:rStyle w:val="CommentReference"/>
          <w:color w:val="000000" w:themeColor="text1"/>
        </w:rPr>
        <w:fldChar w:fldCharType="begin"/>
      </w:r>
      <w:r w:rsidR="001858AE">
        <w:rPr>
          <w:rStyle w:val="CommentReference"/>
          <w:color w:val="000000" w:themeColor="text1"/>
        </w:rPr>
        <w:instrText xml:space="preserve"> ADDIN ZOTERO_ITEM CSL_CITATION {"citationID":"A1NOhDYQ","properties":{"formattedCitation":"(Blekhman et al., 2008; Parisi et al., 2004; Small et al., 2009)","plainCitation":"(Blekhman et al., 2008; Parisi et al., 2004; Small et al., 2009)","noteIndex":0},"citationItems":[{"id":295,"uris":["http://zotero.org/users/9504344/items/KJQDDB46"],"itemData":{"id":295,"type":"article-journal","abstract":"Background: Sexual dimorphism results in the formation of two types of individuals with specialized reproductive roles and is most evident in the germ cells and gonads.\nResults: We have undertaken a global analysis of transcription between the sexes using a 31,464 element FlyGEM microarray to determine what fraction of the genome shows sex-biased expression, what tissues express these genes, the predicted functions of these genes, and where these genes map onto the genome. Females and males (both with and without gonads), dissected testis and ovary, females and males with genetically ablated germlines, and sex-transformed flies were sampled.\nConclusions: Using any of a number of criteria, we find extensive sex-biased expression in adults. The majority of cases of sex differential gene expression are attributable to the germ cells. There is also a large class of genes with soma-biased expression. There is little germline-biased expression indicating that nearly all genes with germline expression also show sex-bias. Monte Carlo simulations show that some genes with sex-biased expression are non-randomly distributed in the genome.","container-title":"Genome Biology","language":"en","page":"18","source":"Zotero","title":"A survey of ovary-, testis-, and soma-biased gene expression in Drosophila melanogaster adults","author":[{"family":"Parisi","given":"Michael"},{"family":"Nuttall","given":"Rachel"},{"family":"Edwards","given":"Pamela"},{"family":"Minor","given":"James"},{"family":"Naiman","given":"Daniel"},{"family":"Lü","given":"Jining"},{"family":"Doctolero","given":"Michael"},{"family":"Vainer","given":"Marina"},{"family":"Chan","given":"Cathy"},{"family":"Malley","given":"James"},{"family":"Eastman","given":"Scott"},{"family":"Oliver","given":"Brian"}],"issued":{"date-parts":[["2004"]]}}},{"id":297,"uris":["http://zotero.org/users/9504344/items/GHPR6XD7"],"itemData":{"id":297,"type":"article-journal","abstract":"Background: In many taxa, males and females are very distinct phenotypically, and these differences often reflect divergent selective pressures acting on the sexes. Phenotypic sexual dimorphism almost certainly reflects differing patterns of gene expression between the sexes, and microarray studies have documented widespread sexually dimorphic gene expression. Although the evolutionary significance of sexual dimorphism in gene expression remains unresolved, these studies have led to the formulation of a hypothesis that male-driven evolution has resulted in the masculinization of animal transcriptomes. Here we use a microarray assessment of sex- and gonadbiased gene expression to test this hypothesis in zebrafish.\nResults: By using zebrafish Affymetrix microarrays to compare gene expression patterns in male and female somatic and gonadal tissues, we identified a large number of genes (5899) demonstrating differences in transcript abundance between male and female Danio rerio. Under conservative statistical significance criteria, all sex-biases in gene expression were due to differences between testes and ovaries. Male-enriched genes were more abundant than female-enriched genes, and expression bias for male-enriched genes was greater in magnitude than that for female-enriched genes. We also identified a large number of genes demonstrating elevated transcript abundance in testes and ovaries relative to male body and female body, respectively.\nConclusion: Overall our results support the hypothesis that male-biased evolutionary pressures have resulted in male-biased patterns of gene expression. Interestingly, our results seem to be at odds with a handful of other microarray-based studies of sex-specific gene expression patterns in zebrafish. However, ours was the only study designed to address this specific hypothesis, and major methodological differences among studies could explain the discrepancies. Regardless, all of these studies agree that transcriptomic sex differences in D. rerio are widespread despite the apparent absence of heterogamety. These differences likely make important contributions to phenotypic sexual dimorphism in adult zebrafish; thus, from an evolutionary standpoint, the precise roles of sex-specific selection and sexual conflict in the evolution of sexually dimorphic gene expression are very important. The results of our study and others like it set the stage for further work aimed at directly addressing this exciting issue in comparative genomics.","container-title":"BMC Genomics","DOI":"10.1186/1471-2164-10-579","ISSN":"1471-2164","issue":"1","journalAbbreviation":"BMC Genomics","language":"en","page":"579","source":"DOI.org (Crossref)","title":"A microarray analysis of sex- and gonad-biased gene expression in the zebrafish: Evidence for masculinization of the transcriptome","title-short":"A microarray analysis of sex- and gonad-biased gene expression in the zebrafish","volume":"10","author":[{"family":"Small","given":"Clayton M"},{"family":"Carney","given":"Ginger E"},{"family":"Mo","given":"Qianxing"},{"family":"Vannucci","given":"Marina"},{"family":"Jones","given":"Adam G"}],"issued":{"date-parts":[["2009"]]}}},{"id":4392,"uris":["http://zotero.org/users/9504344/items/GQ8H9BZG"],"itemData":{"id":4392,"type":"article-journal","abstract":"Regulatory changes have long been hypothesized to play an important role in primate evolution. To identify adaptive regulatory changes in humans, we performed a genome-wide survey for genes in which regulation has likely evolved under natural selection. To do so, we used a multi-species microarray to measure gene expression levels in livers, kidneys, and hearts from six humans, chimpanzees, and rhesus macaques. This comparative gene expression data allowed us to identify a large number of genes, as well as specific pathways, whose inter-species expression profiles are consistent with the action of stabilizing or directional selection on gene regulation. Among the latter set, we found an enrichment of genes involved in metabolic pathways, consistent with the hypothesis that shifts in diet underlie many regulatory adaptations in humans. In addition, we found evidence for tissue-specific selection pressures, as well as lower rates of protein evolution for genes in which regulation evolves under natural selection. These observations are consistent with the notion that adaptive circumscribed changes in gene regulation have fewer deleterious pleiotropic effects compared with changes at the protein sequence level.","container-title":"PLOS Genetics","DOI":"10.1371/journal.pgen.1000271","ISSN":"1553-7404","issue":"11","journalAbbreviation":"PLOS Genetics","language":"en","page":"e1000271","publisher":"Public Library of Science","source":"PLoS Journals","title":"Gene Regulation in Primates Evolves under Tissue-Specific Selection Pressures","volume":"4","author":[{"family":"Blekhman","given":"Ran"},{"family":"Oshlack","given":"Alicia"},{"family":"Chabot","given":"Adrien E."},{"family":"Smyth","given":"Gordon K."},{"family":"Gilad","given":"Yoav"}],"issued":{"date-parts":[["2008",11,21]]}}}],"schema":"https://github.com/citation-style-language/schema/raw/master/csl-citation.json"} </w:instrText>
      </w:r>
      <w:r w:rsidRPr="00843681">
        <w:rPr>
          <w:rStyle w:val="CommentReference"/>
          <w:color w:val="000000" w:themeColor="text1"/>
        </w:rPr>
        <w:fldChar w:fldCharType="separate"/>
      </w:r>
      <w:r w:rsidRPr="00DF51E1">
        <w:t>(Blekhman et al., 2008; Parisi et al., 2004; Small et al., 2009)</w:t>
      </w:r>
      <w:r w:rsidRPr="00843681">
        <w:rPr>
          <w:rStyle w:val="CommentReference"/>
          <w:color w:val="000000" w:themeColor="text1"/>
        </w:rPr>
        <w:fldChar w:fldCharType="end"/>
      </w:r>
      <w:r w:rsidRPr="00843681">
        <w:rPr>
          <w:color w:val="000000" w:themeColor="text1"/>
          <w:lang w:val="en-US"/>
        </w:rPr>
        <w:t xml:space="preserve"> and can have negative implications on </w:t>
      </w:r>
      <w:r>
        <w:rPr>
          <w:color w:val="000000" w:themeColor="text1"/>
          <w:lang w:val="en-US"/>
        </w:rPr>
        <w:t xml:space="preserve">sex-specific </w:t>
      </w:r>
      <w:r w:rsidR="00DD6B90">
        <w:rPr>
          <w:color w:val="000000" w:themeColor="text1"/>
          <w:lang w:val="en-US"/>
        </w:rPr>
        <w:t>and</w:t>
      </w:r>
      <w:r>
        <w:rPr>
          <w:color w:val="000000" w:themeColor="text1"/>
          <w:lang w:val="en-US"/>
        </w:rPr>
        <w:t xml:space="preserve">/or </w:t>
      </w:r>
      <w:r w:rsidRPr="00843681">
        <w:rPr>
          <w:color w:val="000000" w:themeColor="text1"/>
          <w:lang w:val="en-US"/>
        </w:rPr>
        <w:t xml:space="preserve">reproductive processes such as disruption of spermatogenesis in males </w:t>
      </w:r>
      <w:r w:rsidRPr="00843681">
        <w:rPr>
          <w:color w:val="000000" w:themeColor="text1"/>
          <w:lang w:val="en-US"/>
        </w:rPr>
        <w:fldChar w:fldCharType="begin"/>
      </w:r>
      <w:r>
        <w:rPr>
          <w:color w:val="000000" w:themeColor="text1"/>
          <w:lang w:val="en-US"/>
        </w:rPr>
        <w:instrText xml:space="preserve"> ADDIN ZOTERO_ITEM CSL_CITATION {"citationID":"HOWN8Ghh","properties":{"formattedCitation":"(Banho et al., 2021; Moehring et al., 2006; Ranz et al., 2004)","plainCitation":"(Banho et al., 2021; Moehring et al., 2006; Ranz et al., 2004)","noteIndex":0},"citationItems":[{"id":273,"uris":["http://zotero.org/users/9504344/items/I3ASYPM8"],"itemData":{"id":273,"type":"article-journal","abstract":"When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C"}],"issued":{"date-parts":[["2006",5,1]]}}},{"id":2554,"uris":["http://zotero.org/users/9504344/items/FK7QT6NN"],"itemData":{"id":2554,"type":"article-journal","abstract":"Abstract\n            \n              Interspecific hybridization is a stressful condition that can lead to sterility and/or inviability through improper gene regulation in\n              Drosophila\n              species with a high divergence time. However, the extent of these abnormalities in hybrids of recently diverging species is not well known. Some studies have shown that in\n              Drosophila\n              , the mechanisms of postzygotic isolation may evolve more rapidly in males than in females and that the degree of viability and sterility is associated with the genetic distance between species. Here, we used transcriptomic comparisons between two\n              Drosophila mojavensis\n              subspecies and\n              D. arizonae\n              (\n              repleta\n              group,\n              Drosophila\n              ) and identified greater differential gene expression in testes than in ovaries. We tested the hypothesis that the severity of the interspecies hybrid phenotype is associated with the degree of gene misregulation. We showed limited gene misregulation in fertile females and an increase in the amount of misregulation in males with more severe sterile phenotypes (motile vs. amotile sperm). In addition, for these hybrids, we identified candidate genes that were mostly associated with spermatogenesis dysfunction.","container-title":"Scientific Reports","DOI":"10.1038/s41598-021-89366-2","ISSN":"2045-2322","issue":"1","journalAbbreviation":"Sci Rep","language":"en","page":"9844","source":"DOI.org (Crossref)","title":"Comparative transcriptomics between Drosophila mojavensis and D. arizonae reveals transgressive gene expression and underexpression of spermatogenesis-related genes in hybrid testes","volume":"11","author":[{"family":"Banho","given":"Cecilia A."},{"family":"Mérel","given":"Vincent"},{"family":"Oliveira","given":"Thiago Y. K."},{"family":"Carareto","given":"Claudia M. A."},{"family":"Vieira","given":"Cristina"}],"issued":{"date-parts":[["2021",5,10]]}}}],"schema":"https://github.com/citation-style-language/schema/raw/master/csl-citation.json"} </w:instrText>
      </w:r>
      <w:r w:rsidRPr="00843681">
        <w:rPr>
          <w:color w:val="000000" w:themeColor="text1"/>
          <w:lang w:val="en-US"/>
        </w:rPr>
        <w:fldChar w:fldCharType="separate"/>
      </w:r>
      <w:r w:rsidRPr="00DF51E1">
        <w:t>(Banho et al., 2021; Moehring et al., 2006; Ranz et al., 2004)</w:t>
      </w:r>
      <w:r w:rsidRPr="00843681">
        <w:rPr>
          <w:color w:val="000000" w:themeColor="text1"/>
          <w:lang w:val="en-US"/>
        </w:rPr>
        <w:fldChar w:fldCharType="end"/>
      </w:r>
      <w:r w:rsidRPr="00843681">
        <w:rPr>
          <w:color w:val="000000" w:themeColor="text1"/>
          <w:lang w:val="en-US"/>
        </w:rPr>
        <w:t>.</w:t>
      </w:r>
    </w:p>
    <w:p w14:paraId="1DD3B3B5" w14:textId="39B5DA59" w:rsidR="00946399" w:rsidRPr="00843681" w:rsidRDefault="00946399" w:rsidP="00662E34">
      <w:pPr>
        <w:pStyle w:val="pf0"/>
        <w:spacing w:before="0" w:beforeAutospacing="0" w:line="276" w:lineRule="auto"/>
        <w:rPr>
          <w:color w:val="000000" w:themeColor="text1"/>
          <w:lang w:val="en-US"/>
        </w:rPr>
      </w:pPr>
      <w:r w:rsidRPr="00843681">
        <w:rPr>
          <w:color w:val="000000" w:themeColor="text1"/>
          <w:lang w:val="en-US"/>
        </w:rPr>
        <w:t xml:space="preserve">The F1 male hybrids of </w:t>
      </w:r>
      <w:r w:rsidRPr="003154CE">
        <w:rPr>
          <w:i/>
          <w:iCs/>
          <w:color w:val="000000" w:themeColor="text1"/>
          <w:lang w:val="en-US"/>
        </w:rPr>
        <w:t>C. remanei</w:t>
      </w:r>
      <w:r w:rsidRPr="00843681">
        <w:rPr>
          <w:color w:val="000000" w:themeColor="text1"/>
          <w:lang w:val="en-US"/>
        </w:rPr>
        <w:t xml:space="preserve"> and </w:t>
      </w:r>
      <w:r w:rsidRPr="003154CE">
        <w:rPr>
          <w:i/>
          <w:iCs/>
          <w:color w:val="000000" w:themeColor="text1"/>
          <w:lang w:val="en-US"/>
        </w:rPr>
        <w:t>C. latens</w:t>
      </w:r>
      <w:r w:rsidRPr="00843681">
        <w:rPr>
          <w:color w:val="000000" w:themeColor="text1"/>
          <w:lang w:val="en-US"/>
        </w:rPr>
        <w:t xml:space="preserve"> display pronounced hybrid sterility and hybrid inviability compared to females, demonstrating Haldane’s rule </w:t>
      </w:r>
      <w:r w:rsidRPr="00843681">
        <w:rPr>
          <w:color w:val="000000" w:themeColor="text1"/>
          <w:lang w:val="en-US"/>
        </w:rPr>
        <w:fldChar w:fldCharType="begin"/>
      </w:r>
      <w:r w:rsidR="001858AE">
        <w:rPr>
          <w:color w:val="000000" w:themeColor="text1"/>
          <w:lang w:val="en-US"/>
        </w:rPr>
        <w:instrText xml:space="preserve"> ADDIN ZOTERO_ITEM CSL_CITATION {"citationID":"GXnruf7Y","properties":{"formattedCitation":"(Haldane, 1922)","plainCitation":"(Haldane, 1922)","noteIndex":0},"citationItems":[{"id":454,"uris":["http://zotero.org/users/9504344/items/322MVYVC"],"itemData":{"id":454,"type":"article-journal","container-title":"Journal of genetics","issue":"2","page":"101–109","publisher":"Springer India","source":"Google Scholar","title":"Sex ratio and unisexual sterility in hybrid animals","volume":"12","author":[{"family":"Haldane","given":"John BS"}],"issued":{"date-parts":[["1922"]]}}}],"schema":"https://github.com/citation-style-language/schema/raw/master/csl-citation.json"} </w:instrText>
      </w:r>
      <w:r w:rsidRPr="00843681">
        <w:rPr>
          <w:color w:val="000000" w:themeColor="text1"/>
          <w:lang w:val="en-US"/>
        </w:rPr>
        <w:fldChar w:fldCharType="separate"/>
      </w:r>
      <w:r w:rsidR="00DF51E1" w:rsidRPr="00DF51E1">
        <w:t>(Haldane, 1922)</w:t>
      </w:r>
      <w:r w:rsidRPr="00843681">
        <w:rPr>
          <w:color w:val="000000" w:themeColor="text1"/>
          <w:lang w:val="en-US"/>
        </w:rPr>
        <w:fldChar w:fldCharType="end"/>
      </w:r>
      <w:r w:rsidR="00391ADB" w:rsidRPr="00843681">
        <w:rPr>
          <w:color w:val="000000" w:themeColor="text1"/>
          <w:lang w:val="en-US"/>
        </w:rPr>
        <w:fldChar w:fldCharType="begin"/>
      </w:r>
      <w:r w:rsidR="001858AE">
        <w:rPr>
          <w:color w:val="000000" w:themeColor="text1"/>
          <w:lang w:val="en-US"/>
        </w:rPr>
        <w:instrText xml:space="preserve"> ADDIN ZOTERO_ITEM CSL_CITATION {"citationID":"Of758pnk","properties":{"formattedCitation":"(Cowell, 2022; Delph &amp; Demuth, 2016; Mack &amp; Nachman, 2017; Presgraves, 2010; Turelli, 1998)","plainCitation":"(Cowell, 2022; Delph &amp; Demuth, 2016; Mack &amp; Nachman, 2017; Presgraves, 2010; Turelli, 1998)","noteIndex":0},"citationItems":[{"id":109,"uris":["http://zotero.org/users/9504344/items/GHHUM2U2"],"itemData":{"id":109,"type":"article-journal","container-title":"Science","DOI":"10.1126/science.282.5390.889","ISSN":"0036-8075, 1095-9203","issue":"5390","journalAbbreviation":"Science","language":"en","page":"889-891","source":"DOI.org (Crossref)","title":"The Causes of Haldane's Rule","volume":"282","author":[{"family":"Turelli","given":"Michael"}],"issued":{"date-parts":[["1998",10,30]]}}},{"id":2857,"uris":["http://zotero.org/users/9504344/items/SZLIW4K2"],"itemData":{"id":2857,"type":"article-journal","abstract":"Recently, several new speciation genes have been identified that have contributed to our understanding of the molecular details of the evolution of hybrid dysfunction. This Progress article describes examples of these speciation genes in a range of species and provides insights into the mechanisms that underlie speciation.","container-title":"Nature Reviews Genetics","DOI":"10.1038/nrg2718","ISSN":"1471-0064","issue":"3","journalAbbreviation":"Nat Rev Genet","language":"en","license":"2010 Nature Publishing Group","note":"number: 3","page":"175-180","publisher":"Nature Publishing Group","source":"www.nature.com","title":"The molecular evolutionary basis of species formation","volume":"11","author":[{"family":"Presgraves","given":"Daven C."}],"issued":{"date-parts":[["2010",3]]}}},{"id":35,"uris":["http://zotero.org/users/9504344/items/6FQJR2DM"],"itemData":{"id":35,"type":"article-journal","abstract":"There are few patterns in evolution that are as rigidly held as Haldane’s rule (HR), which states, “When in the first generation between hybrids between 2 species, 1 sex is absent, rare, or sterile, that sex is always the heterogametic sex.” Yet despite considerable attention for almost a century, questions persist as to how many independent examples exist and what is (are) the underlying genetic cause(s). Here, we review recent evidence extending HR to plants, where previously it has only been documented in animals. We also discuss recent comparative analyses that show much more variation in sex–chromosome composition than previously recognized, thus increasing the number of potential independent origins of HR dramatically. Finally, we review the standing of genetic theories proposed to explain HR in light of the new examples and new molecular understanding.","container-title":"Journal of Heredity","DOI":"10.1093/jhered/esw026","ISSN":"0022-1503, 1465-7333","issue":"5","journalAbbreviation":"JHERED","language":"en","page":"383-391","source":"DOI.org (Crossref)","title":"Haldane’s Rule: Genetic Bases and Their Empirical Support","title-short":"Haldane’s Rule","volume":"107","author":[{"family":"Delph","given":"Lynda F."},{"family":"Demuth","given":"Jeffery P."}],"issued":{"date-parts":[["2016",9]]}}},{"id":64,"uris":["http://zotero.org/users/9504344/items/AMTNAWHS"],"itemData":{"id":64,"type":"article-journal","container-title":"Trends in Genetics","DOI":"10.1016/j.tig.2016.11.003","ISSN":"01689525","issue":"1","journalAbbreviation":"Trends in Genetics","language":"en","page":"68-80","source":"DOI.org (Crossref)","title":"Gene Regulation and Speciation","volume":"33","author":[{"family":"Mack","given":"Katya L."},{"family":"Nachman","given":"Michael W."}],"issued":{"date-parts":[["2017",1]]}}},{"id":1232,"uris":["http://zotero.org/users/9504344/items/SGNJIL6V"],"itemData":{"id":1232,"type":"article-journal","abstract":"Haldane's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00391ADB" w:rsidRPr="00843681">
        <w:rPr>
          <w:color w:val="000000" w:themeColor="text1"/>
          <w:lang w:val="en-US"/>
        </w:rPr>
        <w:fldChar w:fldCharType="separate"/>
      </w:r>
      <w:r w:rsidR="00391ADB" w:rsidRPr="00DF51E1">
        <w:t>(Cowell, 2022; Delph &amp; Demuth, 2016; Mack &amp; Nachman, 2017; Presgraves, 2010; Turelli, 1998)</w:t>
      </w:r>
      <w:r w:rsidR="00391ADB" w:rsidRPr="00843681">
        <w:rPr>
          <w:color w:val="000000" w:themeColor="text1"/>
          <w:lang w:val="en-US"/>
        </w:rPr>
        <w:fldChar w:fldCharType="end"/>
      </w:r>
      <w:r w:rsidR="00391ADB">
        <w:rPr>
          <w:color w:val="000000" w:themeColor="text1"/>
          <w:lang w:val="en-US"/>
        </w:rPr>
        <w:t>[</w:t>
      </w:r>
      <w:r w:rsidR="00391ADB" w:rsidRPr="003134C2">
        <w:rPr>
          <w:color w:val="000000" w:themeColor="text1"/>
          <w:highlight w:val="yellow"/>
          <w:lang w:val="en-US"/>
        </w:rPr>
        <w:t>Cutter 2024 eLife</w:t>
      </w:r>
      <w:r w:rsidR="00391ADB">
        <w:rPr>
          <w:color w:val="000000" w:themeColor="text1"/>
          <w:lang w:val="en-US"/>
        </w:rPr>
        <w:t>]</w:t>
      </w:r>
      <w:r w:rsidRPr="00843681">
        <w:rPr>
          <w:color w:val="000000" w:themeColor="text1"/>
          <w:lang w:val="en-US"/>
        </w:rPr>
        <w:t xml:space="preserve">. </w:t>
      </w:r>
      <w:r w:rsidR="005F635E" w:rsidRPr="00843681">
        <w:rPr>
          <w:color w:val="000000" w:themeColor="text1"/>
          <w:lang w:val="en-US"/>
        </w:rPr>
        <w:t xml:space="preserve">The persistent misexpression of male-biased genes in </w:t>
      </w:r>
      <w:r w:rsidR="005F635E">
        <w:rPr>
          <w:color w:val="000000" w:themeColor="text1"/>
          <w:lang w:val="en-US"/>
        </w:rPr>
        <w:t xml:space="preserve">hybrids of </w:t>
      </w:r>
      <w:r w:rsidR="005F635E" w:rsidRPr="00843681">
        <w:rPr>
          <w:color w:val="000000" w:themeColor="text1"/>
          <w:lang w:val="en-US"/>
        </w:rPr>
        <w:t xml:space="preserve">both sexes supports “faster male theory” </w:t>
      </w:r>
      <w:r w:rsidR="005F635E">
        <w:rPr>
          <w:color w:val="000000" w:themeColor="text1"/>
          <w:lang w:val="en-US"/>
        </w:rPr>
        <w:t xml:space="preserve">for Haldane’s rule </w:t>
      </w:r>
      <w:r w:rsidR="005F635E" w:rsidRPr="008916B1">
        <w:rPr>
          <w:rStyle w:val="cf01"/>
          <w:rFonts w:ascii="Times New Roman" w:eastAsiaTheme="majorEastAsia" w:hAnsi="Times New Roman" w:cs="Times New Roman"/>
          <w:color w:val="000000" w:themeColor="text1"/>
          <w:sz w:val="24"/>
          <w:szCs w:val="24"/>
        </w:rPr>
        <w:t xml:space="preserve">which </w:t>
      </w:r>
      <w:r w:rsidR="005F635E">
        <w:rPr>
          <w:rStyle w:val="cf01"/>
          <w:rFonts w:ascii="Times New Roman" w:eastAsiaTheme="majorEastAsia" w:hAnsi="Times New Roman" w:cs="Times New Roman"/>
          <w:color w:val="000000" w:themeColor="text1"/>
          <w:sz w:val="24"/>
          <w:szCs w:val="24"/>
        </w:rPr>
        <w:t>proposes</w:t>
      </w:r>
      <w:r w:rsidR="005F635E" w:rsidRPr="008916B1">
        <w:rPr>
          <w:rStyle w:val="cf01"/>
          <w:rFonts w:ascii="Times New Roman" w:eastAsiaTheme="majorEastAsia" w:hAnsi="Times New Roman" w:cs="Times New Roman"/>
          <w:color w:val="000000" w:themeColor="text1"/>
          <w:sz w:val="24"/>
          <w:szCs w:val="24"/>
        </w:rPr>
        <w:t xml:space="preserve"> that dysfunction may arise from the rapid divergence of male-biased genes</w:t>
      </w:r>
      <w:r w:rsidR="005F635E" w:rsidRPr="00843681">
        <w:rPr>
          <w:rStyle w:val="cf01"/>
          <w:rFonts w:eastAsiaTheme="majorEastAsia"/>
          <w:color w:val="000000" w:themeColor="text1"/>
        </w:rPr>
        <w:t xml:space="preserve"> </w:t>
      </w:r>
      <w:r w:rsidR="005F635E" w:rsidRPr="00843681">
        <w:rPr>
          <w:rStyle w:val="cf01"/>
          <w:rFonts w:eastAsiaTheme="majorEastAsia"/>
          <w:color w:val="000000" w:themeColor="text1"/>
        </w:rPr>
        <w:fldChar w:fldCharType="begin"/>
      </w:r>
      <w:r w:rsidR="001858AE">
        <w:rPr>
          <w:rStyle w:val="cf01"/>
          <w:rFonts w:eastAsiaTheme="majorEastAsia"/>
          <w:color w:val="000000" w:themeColor="text1"/>
        </w:rPr>
        <w:instrText xml:space="preserve"> ADDIN ZOTERO_ITEM CSL_CITATION {"citationID":"UiIYg8FS","properties":{"formattedCitation":"(Artieri &amp; Fraser, 2014; Cowell, 2022; Cutter et al., 2019; Cutter &amp; Ward, 2005; S\\uc0\\u225{}nchez-Ram\\uc0\\u237{}rez et al., 2021)","plainCitation":"(Artieri &amp; Fraser, 2014; Cowell, 2022; Cutter et al., 2019; Cutter &amp; Ward, 2005; Sánchez-Ramírez et al., 2021)","noteIndex":0},"citationItems":[{"id":4297,"uris":["http://zotero.org/users/9504344/items/8M7N2DTY"],"itemData":{"id":4297,"type":"article-journal","abstract":"Dissection of the phenotypic and molecular details of development and differentiation is a centuries-old topic in evolutionary biology. However, an adequate understanding is missing for the molecular evolution of genes that are expressed differentially throughout development—across time, tissues, and the sexes. In this study, we investigate the dynamics of gene evolution across Caenorhabditis elegans ontogeny and among genes expressed differentially between each sex and gamete type. Using gene classes identified by genome-wide gene expression developmental time series and comparative sequence analysis with the congener C. briggsae, we demonstrate that genes expressed predominantly after reproductive maturity evolve more rapidly than genes expressed earlier in development and that genes expressed transiently during embryogenesis evolve faster than other embryonic transcripts. These results are indicative of relaxed selection on genes expressed after maturity, in accord with the mutation-accumulation model of aging. Furthermore, genes involved in spermatogenesis reveal more rapid evolution than other phenotypic classes of genes. Average rates of evolution among male soma-related genes indicates that selection acts to maintain males in these androdioecious species, despite their rarity, and the rapid evolution of sperm genes suggests that sexual selection acts on sperm development and function.","container-title":"Molecular Biology and Evolution","DOI":"10.1093/molbev/msh267","ISSN":"0737-4038","issue":"1","journalAbbreviation":"Molecular Biology and Evolution","page":"178-188","source":"Silverchair","title":"Sexual and Temporal Dynamics of Molecular Evolution in C. elegans Development","volume":"22","author":[{"family":"Cutter","given":"Asher D."},{"family":"Ward","given":"Samuel"}],"issued":{"date-parts":[["2005",1,1]]}}},{"id":5309,"uris":["http://zotero.org/users/9504344/items/3PL3M4B7"],"itemData":{"id":5309,"type":"article-journal","abstract":"Despite the greater functional importance of protein levels, our knowledge of gene expression evolution is based almost entirely on studies of mRNA levels. In contrast, our understanding of how translational regulation evolves has lagged far behind. Here we have applied ribosome profiling--which measures both global mRNA levels and their translation rates--to two species of Saccharomyces yeast and their interspecific hybrid in order to assess the relative contributions of changes in mRNA abundance and translation to regulatory evolution. We report that both cis- and trans-acting regulatory divergence in translation are abundant, affecting at least 35% of genes. The majority of translational divergence acts to buffer changes in mRNA abundance, suggesting a widespread role for stabilizing selection acting across regulatory levels. Nevertheless, we observe evidence of lineage-specific selection acting on several yeast functional modules, including instances of reinforcing selection acting at both levels of regulation. Finally, we also uncover multiple instances of stop-codon readthrough that are conserved between species. Our analysis reveals the underappreciated complexity of post-transcriptional regulatory divergence and indicates that partitioning the search for the locus of selection into the binary categories of \"coding\" versus \"regulatory\" may overlook a significant source of selection, acting at multiple regulatory levels along the path from genotype to phenotype.","container-title":"Genome Research","DOI":"10.1101/gr.165522.113","ISSN":"1549-5469","issue":"3","journalAbbreviation":"Genome Res","language":"eng","page":"411-421","PMID":"24318729","PMCID":"PMC3941106","source":"PubMed","title":"Evolution at two levels of gene expression in yeast","volume":"24","author":[{"family":"Artieri","given":"Carlo G."},{"family":"Fraser","given":"Hunter B."}],"issued":{"date-parts":[["2014",3]]}}},{"id":195,"uris":["http://zotero.org/users/9504344/items/7A844CTA"],"itemData":{"id":195,"type":"article-journal","container-title":"Evolution Letters","DOI":"10.1002/evl3.122","ISSN":"2056-3744, 2056-3744","issue":"4","journalAbbreviation":"Evolution Letters","language":"en","page":"359-373","source":"DOI.org (Crossref)","title":"Molecular evolution across developmental time reveals rapid divergence in early embryogenesis","volume":"3","author":[{"family":"Cutter","given":"Asher D."},{"family":"Garrett","given":"Rose H."},{"family":"Mark","given":"Stephanie"},{"family":"Wang","given":"Wei"},{"family":"Sun","given":"Lei"}],"issued":{"date-parts":[["2019",8]]}}},{"id":325,"uris":["http://zotero.org/users/9504344/items/VQAAKTRI"],"itemData":{"id":325,"type":"article-journal","abstract":"When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D."}],"editor":[{"family":"Buerkle","given":"Alex"}],"issued":{"date-parts":[["2021",3,5]]}}},{"id":1232,"uris":["http://zotero.org/users/9504344/items/SGNJIL6V"],"itemData":{"id":1232,"type":"article-journal","abstract":"Haldane's rule is one of the ‘two rules of speciation’. It states that if one sex is ‘absent, rare or sterile’ in a hybrid population, then that sex will be heterogametic. Since Haldane first made this observation, 100 years have passed and still questions arise over how many independent examples exist and what the underlying causes of Haldane's rule are. This review aims to examine research that has occurred over the last century. It seeks to do so by discussing possible causes of Haldane's rule, as well as gaps in the research of these causes that could be readily addressed today. After 100 years of research, it can be concluded that Haldane's rule is a complicated one, and much current knowledge has been accrued by studying the model organisms of speciation. This has led to the primacy of dominance theory and faster-male theory as explanations for Haldane's rule. However, some of the most interesting findings of the 21st century with regard to Haldane's rule have involved investigating a wider range of taxa emphasizing the need to continue using comparative methods, including ever more taxa as new cases are discovered.","container-title":"Journal of Evolutionary Biology","DOI":"10.1111/jeb.14112","ISSN":"1420-9101","issue":"n/a","language":"en","note":"_eprint: https://onlinelibrary.wiley.com/doi/pdf/10.1111/jeb.14112","source":"Wiley Online Library","title":"100 years of Haldane's rule","URL":"https://onlinelibrary.wiley.com/doi/abs/10.1111/jeb.14112","volume":"n/a","author":[{"family":"Cowell","given":"Finn"}],"accessed":{"date-parts":[["2022",12,5]]},"issued":{"date-parts":[["2022"]]}}}],"schema":"https://github.com/citation-style-language/schema/raw/master/csl-citation.json"} </w:instrText>
      </w:r>
      <w:r w:rsidR="005F635E" w:rsidRPr="00843681">
        <w:rPr>
          <w:rStyle w:val="cf01"/>
          <w:rFonts w:eastAsiaTheme="majorEastAsia"/>
          <w:color w:val="000000" w:themeColor="text1"/>
        </w:rPr>
        <w:fldChar w:fldCharType="separate"/>
      </w:r>
      <w:r w:rsidR="005F635E" w:rsidRPr="00DF51E1">
        <w:t>(Artieri &amp; Fraser, 2014; Cowell, 2022; Cutter et al., 2019; Cutter &amp; Ward, 2005; Sánchez-Ramírez et al., 2021)</w:t>
      </w:r>
      <w:r w:rsidR="005F635E" w:rsidRPr="00843681">
        <w:rPr>
          <w:rStyle w:val="cf01"/>
          <w:rFonts w:eastAsiaTheme="majorEastAsia"/>
          <w:color w:val="000000" w:themeColor="text1"/>
        </w:rPr>
        <w:fldChar w:fldCharType="end"/>
      </w:r>
      <w:r w:rsidR="005F635E">
        <w:rPr>
          <w:rStyle w:val="cf01"/>
          <w:rFonts w:eastAsiaTheme="majorEastAsia"/>
          <w:color w:val="000000" w:themeColor="text1"/>
        </w:rPr>
        <w:t xml:space="preserve">. </w:t>
      </w:r>
      <w:r w:rsidR="00391ADB">
        <w:rPr>
          <w:color w:val="000000" w:themeColor="text1"/>
          <w:lang w:val="en-US"/>
        </w:rPr>
        <w:t>I</w:t>
      </w:r>
      <w:r w:rsidRPr="00843681">
        <w:rPr>
          <w:color w:val="000000" w:themeColor="text1"/>
          <w:lang w:val="en-US"/>
        </w:rPr>
        <w:t xml:space="preserve">nterestingly, </w:t>
      </w:r>
      <w:r w:rsidR="00391ADB">
        <w:rPr>
          <w:color w:val="000000" w:themeColor="text1"/>
          <w:lang w:val="en-US"/>
        </w:rPr>
        <w:t xml:space="preserve">we find </w:t>
      </w:r>
      <w:r w:rsidRPr="00843681">
        <w:rPr>
          <w:color w:val="000000" w:themeColor="text1"/>
          <w:lang w:val="en-US"/>
        </w:rPr>
        <w:t xml:space="preserve">that </w:t>
      </w:r>
      <w:r w:rsidR="00391ADB">
        <w:rPr>
          <w:color w:val="000000" w:themeColor="text1"/>
          <w:lang w:val="en-US"/>
        </w:rPr>
        <w:t xml:space="preserve">the incidence of genes with transgressive </w:t>
      </w:r>
      <w:r w:rsidRPr="00843681">
        <w:rPr>
          <w:color w:val="000000" w:themeColor="text1"/>
          <w:lang w:val="en-US"/>
        </w:rPr>
        <w:t xml:space="preserve">misexpression in hybrid males is comparable to or lower than in females, </w:t>
      </w:r>
      <w:r w:rsidR="00391ADB">
        <w:rPr>
          <w:color w:val="000000" w:themeColor="text1"/>
          <w:lang w:val="en-US"/>
        </w:rPr>
        <w:t xml:space="preserve">for both gonad and soma tissues, </w:t>
      </w:r>
      <w:r w:rsidRPr="00843681">
        <w:rPr>
          <w:color w:val="000000" w:themeColor="text1"/>
          <w:lang w:val="en-US"/>
        </w:rPr>
        <w:t xml:space="preserve">despite more hybrid male dysfunction at the organismal level (Figure 2E). These observations contrast with some previous studies in </w:t>
      </w:r>
      <w:r w:rsidRPr="00843681">
        <w:rPr>
          <w:i/>
          <w:iCs/>
          <w:color w:val="000000" w:themeColor="text1"/>
          <w:lang w:val="en-US"/>
        </w:rPr>
        <w:t>Drosophila</w:t>
      </w:r>
      <w:r w:rsidRPr="00843681">
        <w:rPr>
          <w:color w:val="000000" w:themeColor="text1"/>
          <w:lang w:val="en-US"/>
        </w:rPr>
        <w:t xml:space="preserve"> and mice </w:t>
      </w:r>
      <w:r w:rsidRPr="00843681">
        <w:rPr>
          <w:color w:val="000000" w:themeColor="text1"/>
          <w:lang w:val="en-US"/>
        </w:rPr>
        <w:fldChar w:fldCharType="begin"/>
      </w:r>
      <w:r w:rsidR="00DF51E1">
        <w:rPr>
          <w:color w:val="000000" w:themeColor="text1"/>
          <w:lang w:val="en-US"/>
        </w:rPr>
        <w:instrText xml:space="preserve"> ADDIN ZOTERO_ITEM CSL_CITATION {"citationID":"Q9rsI5f9","properties":{"formattedCitation":"(Haerty &amp; Singh, 2006; Mack et al., 2016)","plainCitation":"(Haerty &amp; Singh, 2006; Mack et al., 2016)","noteIndex":0},"citationItems":[{"id":53,"uris":["http://zotero.org/users/9504344/items/HWFRU9FY"],"itemData":{"id":53,"type":"article-journal","container-title":"Molecular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S."}],"issued":{"date-parts":[["2006",9,1]]}}},{"id":1116,"uris":["http://zotero.org/users/9504344/items/3N88RDAN"],"itemData":{"id":1116,"type":"article-journal","abstract":"One approach to understanding the process of speciation is to characterize the genetic architecture of post-zygotic isolation. As gene regulation requires interactions between loci, negative epistatic interactions between divergent regulatory elements might underlie hybrid incompatibilities and contribute to reproductive isolation. Here, we take advantage of a cross between house mouse subspecies, where hybrid dysfunction is largely unidirectional, to test several key predictions about regulatory divergence and reproductive isolation. Regulatory divergence between\n              Mus musculus musculus\n              and\n              M. m. domesticus\n              was characterized by studying allele-specific expression in fertile hybrid males using mRNA-sequencing of whole testes. We found extensive regulatory divergence between\n              M. m. musculus\n              and\n              M. m. domesticus\n              , largely attributable to\n              cis\n              -regulatory changes. When both\n              cis\n              and\n              trans\n              changes occurred, they were observed in opposition much more often than expected under a neutral model, providing strong evidence of widespread compensatory evolution. We also found evidence for lineage-specific positive selection on a subset of genes related to transcriptional regulation. Comparisons of fertile and sterile hybrid males identified a set of genes that were uniquely misexpressed in sterile individuals. Lastly, we discovered a nonrandom association between these genes and genes showing evidence of compensatory evolution, consistent with the idea that regulatory interactions might contribute to Dobzhansky-Muller incompatibilities and be important in speciation.","container-title":"Genome Research","DOI":"10.1101/gr.195743.115","ISSN":"1088-9051, 1549-5469","issue":"4","journalAbbreviation":"Genome Res.","language":"en","page":"451-461","source":"DOI.org (Crossref)","title":"Gene regulation and speciation in house mice","volume":"26","author":[{"family":"Mack","given":"Katya L."},{"family":"Campbell","given":"Polly"},{"family":"Nachman","given":"Michael W."}],"issued":{"date-parts":[["2016",4]]}}}],"schema":"https://github.com/citation-style-language/schema/raw/master/csl-citation.json"} </w:instrText>
      </w:r>
      <w:r w:rsidRPr="00843681">
        <w:rPr>
          <w:color w:val="000000" w:themeColor="text1"/>
          <w:lang w:val="en-US"/>
        </w:rPr>
        <w:fldChar w:fldCharType="separate"/>
      </w:r>
      <w:r w:rsidR="00DF51E1" w:rsidRPr="00DF51E1">
        <w:t>(Haerty &amp; Singh, 2006; Mack et al., 2016)</w:t>
      </w:r>
      <w:r w:rsidRPr="00843681">
        <w:rPr>
          <w:color w:val="000000" w:themeColor="text1"/>
          <w:lang w:val="en-US"/>
        </w:rPr>
        <w:fldChar w:fldCharType="end"/>
      </w:r>
      <w:r w:rsidRPr="00843681">
        <w:rPr>
          <w:color w:val="000000" w:themeColor="text1"/>
          <w:lang w:val="en-US"/>
        </w:rPr>
        <w:t xml:space="preserve"> but are similar to patterns seen </w:t>
      </w:r>
      <w:r w:rsidRPr="00843681">
        <w:rPr>
          <w:color w:val="000000" w:themeColor="text1"/>
          <w:lang w:val="en-US"/>
        </w:rPr>
        <w:lastRenderedPageBreak/>
        <w:t xml:space="preserve">in </w:t>
      </w:r>
      <w:r w:rsidRPr="00843681">
        <w:rPr>
          <w:i/>
          <w:iCs/>
          <w:color w:val="000000" w:themeColor="text1"/>
          <w:lang w:val="en-US"/>
        </w:rPr>
        <w:t>Xenopus</w:t>
      </w:r>
      <w:r w:rsidRPr="00843681">
        <w:rPr>
          <w:color w:val="000000" w:themeColor="text1"/>
          <w:lang w:val="en-US"/>
        </w:rPr>
        <w:t xml:space="preserve"> frogs </w:t>
      </w:r>
      <w:r w:rsidRPr="00843681">
        <w:rPr>
          <w:color w:val="000000" w:themeColor="text1"/>
          <w:lang w:val="en-US"/>
        </w:rPr>
        <w:fldChar w:fldCharType="begin"/>
      </w:r>
      <w:r w:rsidR="001858AE">
        <w:rPr>
          <w:color w:val="000000" w:themeColor="text1"/>
          <w:lang w:val="en-US"/>
        </w:rPr>
        <w:instrText xml:space="preserve"> ADDIN ZOTERO_ITEM CSL_CITATION {"citationID":"V5TjDTZb","properties":{"formattedCitation":"(Malone &amp; Pawel Michalak 2008; Malone &amp; P. Michalak 2008)","plainCitation":"(Malone &amp; Pawel Michalak 2008; Malone &amp; P. Michalak 2008)","dontUpdate":true,"noteIndex":0},"citationItems":[{"id":4606,"uris":["http://zotero.org/users/9504344/items/4I6IZUVW"],"itemData":{"id":4606,"type":"article-journal","abstract":"BACKGROUND: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Biol","language":"eng","page":"82","PMID":"18331635","PMCID":"PMC2330042","source":"PubMed","title":"Gene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N.Y.)","DOI":"10.1126/science.1148231","ISSN":"1095-9203","issue":"5859","journalAbbreviation":"Science","language":"eng","page":"59","PMID":"18174434","source":"PubMed","title":"Physiological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Pr="00843681">
        <w:rPr>
          <w:color w:val="000000" w:themeColor="text1"/>
        </w:rPr>
        <w:t>(Malone &amp; Michalak 2008; Malone &amp; Michalak 2008)</w:t>
      </w:r>
      <w:r w:rsidRPr="00843681">
        <w:rPr>
          <w:color w:val="000000" w:themeColor="text1"/>
          <w:lang w:val="en-US"/>
        </w:rPr>
        <w:fldChar w:fldCharType="end"/>
      </w:r>
      <w:r w:rsidRPr="00843681">
        <w:rPr>
          <w:color w:val="000000" w:themeColor="text1"/>
          <w:lang w:val="en-US"/>
        </w:rPr>
        <w:t xml:space="preserve">. Moreover, </w:t>
      </w:r>
      <w:r w:rsidRPr="00074C45">
        <w:rPr>
          <w:rStyle w:val="cf01"/>
          <w:rFonts w:ascii="Times New Roman" w:eastAsiaTheme="majorEastAsia" w:hAnsi="Times New Roman" w:cs="Times New Roman"/>
          <w:color w:val="000000" w:themeColor="text1"/>
          <w:sz w:val="24"/>
          <w:szCs w:val="24"/>
        </w:rPr>
        <w:t xml:space="preserve">lower misexpression in </w:t>
      </w:r>
      <w:r w:rsidR="00391ADB">
        <w:rPr>
          <w:rStyle w:val="cf01"/>
          <w:rFonts w:ascii="Times New Roman" w:eastAsiaTheme="majorEastAsia" w:hAnsi="Times New Roman" w:cs="Times New Roman"/>
          <w:color w:val="000000" w:themeColor="text1"/>
          <w:sz w:val="24"/>
          <w:szCs w:val="24"/>
        </w:rPr>
        <w:t xml:space="preserve">hybrid </w:t>
      </w:r>
      <w:r w:rsidRPr="00074C45">
        <w:rPr>
          <w:rStyle w:val="cf01"/>
          <w:rFonts w:ascii="Times New Roman" w:eastAsiaTheme="majorEastAsia" w:hAnsi="Times New Roman" w:cs="Times New Roman"/>
          <w:color w:val="000000" w:themeColor="text1"/>
          <w:sz w:val="24"/>
          <w:szCs w:val="24"/>
        </w:rPr>
        <w:t xml:space="preserve">males than females </w:t>
      </w:r>
      <w:r w:rsidR="00391ADB">
        <w:rPr>
          <w:rStyle w:val="cf01"/>
          <w:rFonts w:ascii="Times New Roman" w:eastAsiaTheme="majorEastAsia" w:hAnsi="Times New Roman" w:cs="Times New Roman"/>
          <w:color w:val="000000" w:themeColor="text1"/>
          <w:sz w:val="24"/>
          <w:szCs w:val="24"/>
        </w:rPr>
        <w:t>also was</w:t>
      </w:r>
      <w:r w:rsidRPr="00074C45">
        <w:rPr>
          <w:rStyle w:val="cf01"/>
          <w:rFonts w:ascii="Times New Roman" w:eastAsiaTheme="majorEastAsia" w:hAnsi="Times New Roman" w:cs="Times New Roman"/>
          <w:color w:val="000000" w:themeColor="text1"/>
          <w:sz w:val="24"/>
          <w:szCs w:val="24"/>
        </w:rPr>
        <w:t xml:space="preserve"> found</w:t>
      </w:r>
      <w:r w:rsidR="00391ADB">
        <w:rPr>
          <w:rStyle w:val="cf01"/>
          <w:rFonts w:ascii="Times New Roman" w:eastAsiaTheme="majorEastAsia" w:hAnsi="Times New Roman" w:cs="Times New Roman"/>
          <w:color w:val="000000" w:themeColor="text1"/>
          <w:sz w:val="24"/>
          <w:szCs w:val="24"/>
        </w:rPr>
        <w:t xml:space="preserve"> for other </w:t>
      </w:r>
      <w:r w:rsidR="00391ADB" w:rsidRPr="003134C2">
        <w:rPr>
          <w:rStyle w:val="cf01"/>
          <w:rFonts w:ascii="Times New Roman" w:eastAsiaTheme="majorEastAsia" w:hAnsi="Times New Roman" w:cs="Times New Roman"/>
          <w:i/>
          <w:iCs/>
          <w:color w:val="000000" w:themeColor="text1"/>
          <w:sz w:val="24"/>
          <w:szCs w:val="24"/>
        </w:rPr>
        <w:t>Caenorhabditis</w:t>
      </w:r>
      <w:r w:rsidR="00391ADB">
        <w:rPr>
          <w:rStyle w:val="cf01"/>
          <w:rFonts w:ascii="Times New Roman" w:eastAsiaTheme="majorEastAsia" w:hAnsi="Times New Roman" w:cs="Times New Roman"/>
          <w:color w:val="000000" w:themeColor="text1"/>
          <w:sz w:val="24"/>
          <w:szCs w:val="24"/>
        </w:rPr>
        <w:t xml:space="preserve"> species (</w:t>
      </w:r>
      <w:r w:rsidRPr="003154CE">
        <w:rPr>
          <w:i/>
          <w:iCs/>
          <w:color w:val="000000" w:themeColor="text1"/>
          <w:lang w:val="en-US"/>
        </w:rPr>
        <w:t>C. briggsae</w:t>
      </w:r>
      <w:r w:rsidRPr="00843681">
        <w:rPr>
          <w:color w:val="000000" w:themeColor="text1"/>
          <w:lang w:val="en-US"/>
        </w:rPr>
        <w:t xml:space="preserve"> </w:t>
      </w:r>
      <w:r w:rsidR="00391ADB">
        <w:rPr>
          <w:color w:val="000000" w:themeColor="text1"/>
          <w:lang w:val="en-US"/>
        </w:rPr>
        <w:t>×</w:t>
      </w:r>
      <w:r w:rsidRPr="00843681">
        <w:rPr>
          <w:color w:val="000000" w:themeColor="text1"/>
          <w:lang w:val="en-US"/>
        </w:rPr>
        <w:t xml:space="preserve"> </w:t>
      </w:r>
      <w:r w:rsidRPr="003154CE">
        <w:rPr>
          <w:i/>
          <w:iCs/>
          <w:color w:val="000000" w:themeColor="text1"/>
          <w:lang w:val="en-US"/>
        </w:rPr>
        <w:t>C. nigoni</w:t>
      </w:r>
      <w:r w:rsidR="00391ADB">
        <w:rPr>
          <w:color w:val="000000" w:themeColor="text1"/>
          <w:lang w:val="en-US"/>
        </w:rPr>
        <w:t>)</w:t>
      </w:r>
      <w:r w:rsidRPr="00843681">
        <w:rPr>
          <w:color w:val="000000" w:themeColor="text1"/>
          <w:lang w:val="en-US"/>
        </w:rPr>
        <w:t xml:space="preserve">, suggesting a consistent difference in nematode biology compared to some other organisms </w:t>
      </w:r>
      <w:r w:rsidRPr="00843681">
        <w:rPr>
          <w:color w:val="000000" w:themeColor="text1"/>
          <w:lang w:val="en-US"/>
        </w:rPr>
        <w:fldChar w:fldCharType="begin"/>
      </w:r>
      <w:r w:rsidR="00DF51E1">
        <w:rPr>
          <w:color w:val="000000" w:themeColor="text1"/>
          <w:lang w:val="en-US"/>
        </w:rPr>
        <w:instrText xml:space="preserve"> ADDIN ZOTERO_ITEM CSL_CITATION {"citationID":"4y2by9TT","properties":{"formattedCitation":"(S\\uc0\\u225{}nchez-Ram\\uc0\\u237{}rez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843681">
        <w:rPr>
          <w:color w:val="000000" w:themeColor="text1"/>
          <w:lang w:val="en-US"/>
        </w:rPr>
        <w:fldChar w:fldCharType="separate"/>
      </w:r>
      <w:r w:rsidR="00DF51E1" w:rsidRPr="00DF51E1">
        <w:t>(Sánchez-Ramírez et al., 2021)</w:t>
      </w:r>
      <w:r w:rsidRPr="00843681">
        <w:rPr>
          <w:color w:val="000000" w:themeColor="text1"/>
          <w:lang w:val="en-US"/>
        </w:rPr>
        <w:fldChar w:fldCharType="end"/>
      </w:r>
      <w:r w:rsidRPr="00843681">
        <w:rPr>
          <w:color w:val="000000" w:themeColor="text1"/>
          <w:lang w:val="en-US"/>
        </w:rPr>
        <w:t xml:space="preserve">. Possible explanations include </w:t>
      </w:r>
      <w:r w:rsidR="00391ADB">
        <w:rPr>
          <w:color w:val="000000" w:themeColor="text1"/>
          <w:lang w:val="en-US"/>
        </w:rPr>
        <w:t>greater</w:t>
      </w:r>
      <w:r w:rsidRPr="00843681">
        <w:rPr>
          <w:color w:val="000000" w:themeColor="text1"/>
          <w:lang w:val="en-US"/>
        </w:rPr>
        <w:t xml:space="preserve"> </w:t>
      </w:r>
      <w:r w:rsidR="00442033">
        <w:rPr>
          <w:color w:val="000000" w:themeColor="text1"/>
          <w:lang w:val="en-US"/>
        </w:rPr>
        <w:t xml:space="preserve">absolute </w:t>
      </w:r>
      <w:r w:rsidRPr="00843681">
        <w:rPr>
          <w:color w:val="000000" w:themeColor="text1"/>
          <w:lang w:val="en-US"/>
        </w:rPr>
        <w:t xml:space="preserve">molecular divergence </w:t>
      </w:r>
      <w:r w:rsidR="00391ADB">
        <w:rPr>
          <w:color w:val="000000" w:themeColor="text1"/>
          <w:lang w:val="en-US"/>
        </w:rPr>
        <w:t>for</w:t>
      </w:r>
      <w:r w:rsidR="00391ADB" w:rsidRPr="00843681">
        <w:rPr>
          <w:color w:val="000000" w:themeColor="text1"/>
          <w:lang w:val="en-US"/>
        </w:rPr>
        <w:t xml:space="preserve"> </w:t>
      </w:r>
      <w:r w:rsidRPr="00843681">
        <w:rPr>
          <w:color w:val="000000" w:themeColor="text1"/>
          <w:lang w:val="en-US"/>
        </w:rPr>
        <w:t>nematode</w:t>
      </w:r>
      <w:r w:rsidR="00391ADB">
        <w:rPr>
          <w:color w:val="000000" w:themeColor="text1"/>
          <w:lang w:val="en-US"/>
        </w:rPr>
        <w:t xml:space="preserve"> species pairs</w:t>
      </w:r>
      <w:r w:rsidRPr="00843681">
        <w:rPr>
          <w:color w:val="000000" w:themeColor="text1"/>
          <w:lang w:val="en-US"/>
        </w:rPr>
        <w:t xml:space="preserve"> compared to flies or mice, as well as differences in nematode tissue and organismal development </w:t>
      </w:r>
      <w:r w:rsidRPr="00843681">
        <w:rPr>
          <w:color w:val="000000" w:themeColor="text1"/>
          <w:lang w:val="en-US"/>
        </w:rPr>
        <w:fldChar w:fldCharType="begin"/>
      </w:r>
      <w:r w:rsidR="001858AE">
        <w:rPr>
          <w:color w:val="000000" w:themeColor="text1"/>
          <w:lang w:val="en-US"/>
        </w:rPr>
        <w:instrText xml:space="preserve"> ADDIN ZOTERO_ITEM CSL_CITATION {"citationID":"eNghznkW","properties":{"formattedCitation":"(Cutter, 2008; Fitch, 2005; Kiontke &amp; Fitch, 2005; Mushegian et al., 1998; Riddle et al., 1997)","plainCitation":"(Cutter, 2008; Fitch, 2005; Kiontke &amp; Fitch, 2005; Mushegian et al., 1998; Riddle et al., 1997)","noteIndex":0},"citationItems":[{"id":5490,"uris":["http://zotero.org/users/9504344/items/XI6JFUZW"],"itemData":{"id":5490,"type":"chapter","abstract":"The methodologies of phylogenetic reconstruction have evolved rapidly since Hennig (1950) established an explicit methodological foundation on the basis of Darwin's (see p. 111 in Darwin 1859) principle of Divergence of Character, whereby historical relationships are inferred from suites of characters in extant taxa (see pp. 102−126 in Sudhaus and Rehfeld 1992). Numerical methods for phylogeny reconstruction are currently available that are based on different assumptions and algorithms (for review, see Felsenstein 1988; Swofford and Olsen 1990), the most common of which are parsimony (Fitch 1971; Swofford 1993), maximum likelihood (Felsenstein 1993), and “distance methods” such as neighbor-joining (Saitou and Nei 1987) and minimum evolution (Rzhetsky and Nei 1992). Statistical methods are also employed to evaluate the confidence associated with particular groupings (Felsenstein 1985; Kishino and Hasegawa 1989; Rzhetsky and Nei 1992).","container-title":"C. elegans II. 2nd edition","language":"en","publisher":"Cold Spring Harbor Laboratory Press","source":"www.ncbi.nlm.nih.gov","title":"Phylogenetic Context for C. elegans","URL":"https://www.ncbi.nlm.nih.gov/books/NBK20148/","author":[{"family":"Riddle","given":"Donald L."},{"family":"Blumenthal","given":"Thomas"},{"family":"Meyer","given":"Barbara J."},{"family":"Priess","given":"James R."}],"accessed":{"date-parts":[["2024",5,21]]},"issued":{"date-parts":[["1997"]]}}},{"id":5499,"uris":["http://zotero.org/users/9504344/items/IQJQQ72E"],"itemData":{"id":5499,"type":"article-journal","abstract":"Comparisons of DNA and protein sequences between humans and model organisms, including the yeast Saccharomyces cerevisiae, the nematode Caenorhabditis elegans, and the fruit flyDrosophila melanogaster, are a significant source of information about the function of human genes and proteins in both normal and disease states. Important questions regarding cross-species sequence comparison remain unanswered, including (1) the fraction of the metabolic, signaling, and regulatory pathways that is shared by humans and the various model organisms; and (2) the validity of functional inferences based on sequence homology. We addressed these questions by analyzing the available fractions of human, fly, nematode, and yeast genomes for orthologous protein-coding genes, applying strict criteria to distinguish between candidate orthologous and paralogous proteins. Forty-two quartets of proteins could be identified as candidate orthologs. Twenty-four Drosophila protein sequences were more similar to their human orthologs than the corresponding nematode proteins. Analysis of sequence substitutions and evolutionary distances in this data set revealed that most C. elegans genes are evolving more rapidly than Drosophila genes, suggesting that unequal evolutionary rates may contribute to the differences in similarity to human protein sequences. The available fraction ofDrosophila proteins appears to lack representatives of many protein families and domains, reflecting the relative paucity of genomic data from this species.","container-title":"Genome Research","DOI":"10.1101/gr.8.6.590","ISSN":"1088-9051, 1549-5469","issue":"6","journalAbbreviation":"Genome Res.","language":"en","note":"Company: Cold Spring Harbor Laboratory Press\nDistributor: Cold Spring Harbor Laboratory Press\nInstitution: Cold Spring Harbor Laboratory Press\nLabel: Cold Spring Harbor Laboratory Press","page":"590-598","PMID":"9647634","publisher":"Cold Spring Harbor Lab","source":"genome.cshlp.org","title":"Large-Scale Taxonomic Profiling of Eukaryotic Model Organisms: A Comparison of Orthologous Proteins Encoded by the Human, Fly, Nematode, and Yeast Genomes","title-short":"Large-Scale Taxonomic Profiling of Eukaryotic Model Organisms","volume":"8","author":[{"family":"Mushegian","given":"Arcady R."},{"family":"Garey","given":"James R."},{"family":"Martin","given":"Jason"},{"family":"Liu","given":"Leo X."}],"issued":{"date-parts":[["1998",6,1]]}}},{"id":5395,"uris":["http://zotero.org/users/9504344/items/H3HCXY5P"],"itemData":{"id":5395,"type":"chapter","abstract":"C. elegans is a member of a group of nematodes called rhabditids, which encompasses a large number of ecologically and genetically diverse species. A new, preliminary phylogenetic analysis is presented for concatenated sequences of three nuclear genes for 48 rhabditid and diplogastrid species (including 10 Caenorhabditis species), as well as four species representing the outgroup. Although many relationships are well-resolved, more data are still needed to resolve some key relationships, particularly near the base of the rhabditid tree. There is high confidence for two major clades: (1) a clade comprising Mesorhabditis Parasitorhabditis, Pelodera, Teratorhabditis plus a few other species; (2) a large clade (Eurhabditis) comprising most of the remaining rhabditid genera, including Caenorhabditis and its sistergroup Protorhabditis-Prodontorhabditis-Diploscapter. Eurhabditis also contains the parasitic strongylids, the entomopathogenic Heterorhabditis, and the monophyletic group Oscheius which includes the satellite model organism O. tipulae. The relationships within Caenorhabditis are well resolved. The analysis also suggests that rhabditids include diplogastrids, to which the second satellite model organism Pristionchus pacificus belongs. Genetic disparity within Caenorhabditis is as great as that across vertebrates, suggesting Caenorhabditis lineages are quickly evolving, ancient, or both. The phylogenetic tree can be used to reconstruct evolutionary events within rhabditids. For instance, the reproductive mode changed multiple times from gonochorism to hermaphroditism, but only once from hermaphroditism to gonochorism. Complete retraction of the male tail tip, leading to a blunt, peloderan tail, evolved at least once. Reversions to unretracted tail tips occurred within both major rhabditid groups. The phylogeny also provides a guide to species which would be good candidates for future genome projects and comparative studies.","container-title":"WormBook: The Online Review of C. elegans Biology [Internet]","language":"en","note":"PMID: 18050394","publisher":"WormBook","source":"www.ncbi.nlm.nih.gov","title":"The phylogenetic relationships of Caenorhabditis and other rhabditids","URL":"https://www.ncbi.nlm.nih.gov/books/NBK19714/","author":[{"family":"Kiontke","given":"Karin"},{"family":"Fitch","given":"David H. A."}],"accessed":{"date-parts":[["2024",5,19]]},"issued":{"date-parts":[["2005",8,11]]}}},{"id":5493,"uris":["http://zotero.org/users/9504344/items/966SRNC9"],"itemData":{"id":5493,"type":"chapter","abstract":"Sydney Brenner originally conceived Caenorhabditis elegans as a model system for building a fundamental understanding of animal genetics, development and behavior, but it is also rapidly becoming a respectable model for evolutionary studies. Although C. elegans molecular biologists have long appreciated the value of sequence comparisons to identify conserved regions as indicators of function, arguably the most interesting aspects of evolution are changes in molecular functions, domains of expression, and developmental roles. Elucidating how such changes have shaped functional diversity at a variety of levels also has potential for augmenting our understanding of genome function and developmental mechanisms. Reciprocally, information from this model system facilitates studies of evolutionary pattern and process. The success of such comparative approaches to enhance our understanding obviously depends upon the availability of material and information from multiple related species, as well as different wild populations of C. elegans. This section of WormBook reviews much of the recent work to establish a foundation of evolutionary biology and ecology for C. elegans and other \"satellites\" of this model system.","container-title":"WormBook: The Online Review of C. elegans Biology [Internet]","language":"en","note":"PMID: 18050395","publisher":"WormBook","source":"www.ncbi.nlm.nih.gov","title":"Introduction to nematode evolution and ecology","URL":"https://www.ncbi.nlm.nih.gov/books/NBK19688/","author":[{"family":"Fitch","given":"David H. A."}],"accessed":{"date-parts":[["2024",5,21]]},"issued":{"date-parts":[["2005",8,31]]}}},{"id":5392,"uris":["http://zotero.org/users/9504344/items/9UDJIN3W"],"itemData":{"id":5392,"type":"article-journal","abstract":"Accurate inference of the dates of common ancestry among species forms a central problem in understanding the evolutionary history of organisms. Molecular estimates of divergence time rely on the molecular evolutionary prediction that neutral mutations and substitutions occur at the same constant rate in genomes of related species. This underlies the notion of a molecular clock. Most implementations of this idea depend on paleontological calibration to infer dates of common ancestry, but taxa with poor fossil records must rely on external, potentially inappropriate, calibration with distantly related species. The classic biological models Caenorhabditis and Drosophila are examples of such problem taxa. Here, I illustrate internal calibration in these groups with direct estimates of the mutation rate from contemporary populations that are corrected for interfering effects of selection on the assumption of neutrality of substitutions. Divergence times are inferred among 6 species each of Caenorhabditis and Drosophila, based on thousands of orthologous groups of genes. I propose that the 2 closest known species of Caenorhabditis shared a common ancestor &amp;lt;24 MYA (Caenorhabditis briggsae and Caenorhabditis sp. 5) and that Caenorhabditis elegans diverged from its closest known relatives &amp;lt;30 MYA, assuming that these species pass through at least 6 generations per year; these estimates are much more recent than reported previously with molecular clock calibrations from non-nematode phyla. Dates inferred for the common ancestor of Drosophila melanogaster and Drosophila simulans are roughly concordant with previous studies. These revised dates have important implications for rates of genome evolution and the origin of self-fertilization in Caenorhabditis.","container-title":"Molecular Biology and Evolution","DOI":"10.1093/molbev/msn024","ISSN":"0737-4038","issue":"4","journalAbbreviation":"Molecular Biology and Evolution","page":"778-786","source":"Silverchair","title":"Divergence Times in Caenorhabditis and Drosophila Inferred from Direct Estimates of the Neutral Mutation Rate","volume":"25","author":[{"family":"Cutter","given":"Asher D."}],"issued":{"date-parts":[["2008",4,1]]}}}],"schema":"https://github.com/citation-style-language/schema/raw/master/csl-citation.json"} </w:instrText>
      </w:r>
      <w:r w:rsidRPr="00843681">
        <w:rPr>
          <w:color w:val="000000" w:themeColor="text1"/>
          <w:lang w:val="en-US"/>
        </w:rPr>
        <w:fldChar w:fldCharType="separate"/>
      </w:r>
      <w:r w:rsidR="00DF51E1" w:rsidRPr="00DF51E1">
        <w:t>(Cutter, 2008; Fitch, 2005; Kiontke &amp; Fitch, 2005; Mushegian et al., 1998; Riddle et al., 1997)</w:t>
      </w:r>
      <w:r w:rsidRPr="00843681">
        <w:rPr>
          <w:color w:val="000000" w:themeColor="text1"/>
          <w:lang w:val="en-US"/>
        </w:rPr>
        <w:fldChar w:fldCharType="end"/>
      </w:r>
      <w:r w:rsidRPr="00843681">
        <w:rPr>
          <w:color w:val="000000" w:themeColor="text1"/>
          <w:lang w:val="en-US"/>
        </w:rPr>
        <w:t xml:space="preserve">. </w:t>
      </w:r>
      <w:r w:rsidR="00391ADB">
        <w:rPr>
          <w:color w:val="000000" w:themeColor="text1"/>
          <w:lang w:val="en-US"/>
        </w:rPr>
        <w:t xml:space="preserve">We hypothesize that the </w:t>
      </w:r>
      <w:r w:rsidR="00687EA0">
        <w:rPr>
          <w:color w:val="000000" w:themeColor="text1"/>
          <w:lang w:val="en-US"/>
        </w:rPr>
        <w:t>more pronounced</w:t>
      </w:r>
      <w:r w:rsidRPr="00843681">
        <w:rPr>
          <w:color w:val="000000" w:themeColor="text1"/>
          <w:lang w:val="en-US"/>
        </w:rPr>
        <w:t xml:space="preserve"> transgressive expression</w:t>
      </w:r>
      <w:r w:rsidR="00687EA0">
        <w:rPr>
          <w:color w:val="000000" w:themeColor="text1"/>
          <w:lang w:val="en-US"/>
        </w:rPr>
        <w:t xml:space="preserve"> in hybrid females, despite elevated hybrid dysfunction in males, might indicate</w:t>
      </w:r>
      <w:r w:rsidRPr="00843681">
        <w:rPr>
          <w:color w:val="000000" w:themeColor="text1"/>
          <w:lang w:val="en-US"/>
        </w:rPr>
        <w:t xml:space="preserve"> that the genetic networks </w:t>
      </w:r>
      <w:r w:rsidR="00687EA0">
        <w:rPr>
          <w:color w:val="000000" w:themeColor="text1"/>
          <w:lang w:val="en-US"/>
        </w:rPr>
        <w:t>of</w:t>
      </w:r>
      <w:r w:rsidR="00687EA0" w:rsidRPr="00843681">
        <w:rPr>
          <w:color w:val="000000" w:themeColor="text1"/>
          <w:lang w:val="en-US"/>
        </w:rPr>
        <w:t xml:space="preserve"> </w:t>
      </w:r>
      <w:r w:rsidRPr="00843681">
        <w:rPr>
          <w:color w:val="000000" w:themeColor="text1"/>
          <w:lang w:val="en-US"/>
        </w:rPr>
        <w:t xml:space="preserve">females </w:t>
      </w:r>
      <w:r w:rsidR="00687EA0">
        <w:rPr>
          <w:color w:val="000000" w:themeColor="text1"/>
          <w:lang w:val="en-US"/>
        </w:rPr>
        <w:t>are more</w:t>
      </w:r>
      <w:r w:rsidRPr="00843681">
        <w:rPr>
          <w:color w:val="000000" w:themeColor="text1"/>
          <w:lang w:val="en-US"/>
        </w:rPr>
        <w:t xml:space="preserve"> resilien</w:t>
      </w:r>
      <w:r w:rsidR="00687EA0">
        <w:rPr>
          <w:color w:val="000000" w:themeColor="text1"/>
          <w:lang w:val="en-US"/>
        </w:rPr>
        <w:t>t</w:t>
      </w:r>
      <w:r w:rsidRPr="00843681">
        <w:rPr>
          <w:color w:val="000000" w:themeColor="text1"/>
          <w:lang w:val="en-US"/>
        </w:rPr>
        <w:t xml:space="preserve"> to perturbations in gene expression </w:t>
      </w:r>
      <w:r w:rsidR="00380CC6">
        <w:rPr>
          <w:color w:val="000000" w:themeColor="text1"/>
          <w:lang w:val="en-US"/>
        </w:rPr>
        <w:t xml:space="preserve">– and conversely that male genetic networks are more “fragile” – </w:t>
      </w:r>
      <w:r w:rsidR="00687EA0">
        <w:rPr>
          <w:color w:val="000000" w:themeColor="text1"/>
          <w:lang w:val="en-US"/>
        </w:rPr>
        <w:t xml:space="preserve">and </w:t>
      </w:r>
      <w:r w:rsidRPr="00843681">
        <w:rPr>
          <w:color w:val="000000" w:themeColor="text1"/>
          <w:lang w:val="en-US"/>
        </w:rPr>
        <w:t xml:space="preserve">thereby </w:t>
      </w:r>
      <w:r w:rsidR="00BE1003">
        <w:rPr>
          <w:color w:val="000000" w:themeColor="text1"/>
          <w:lang w:val="en-US"/>
        </w:rPr>
        <w:t>mitigate against</w:t>
      </w:r>
      <w:r w:rsidRPr="00843681">
        <w:rPr>
          <w:color w:val="000000" w:themeColor="text1"/>
          <w:lang w:val="en-US"/>
        </w:rPr>
        <w:t xml:space="preserve"> organismal dysfunction</w:t>
      </w:r>
      <w:r w:rsidR="00442033">
        <w:rPr>
          <w:color w:val="000000" w:themeColor="text1"/>
          <w:lang w:val="en-US"/>
        </w:rPr>
        <w:t xml:space="preserve"> in hybrid females</w:t>
      </w:r>
      <w:r w:rsidRPr="00843681">
        <w:rPr>
          <w:color w:val="000000" w:themeColor="text1"/>
          <w:lang w:val="en-US"/>
        </w:rPr>
        <w:t xml:space="preserve"> </w:t>
      </w:r>
      <w:r w:rsidRPr="00843681">
        <w:rPr>
          <w:color w:val="000000" w:themeColor="text1"/>
          <w:lang w:val="en-US"/>
        </w:rPr>
        <w:fldChar w:fldCharType="begin"/>
      </w:r>
      <w:r w:rsidR="001858AE">
        <w:rPr>
          <w:color w:val="000000" w:themeColor="text1"/>
          <w:lang w:val="en-US"/>
        </w:rPr>
        <w:instrText xml:space="preserve"> ADDIN ZOTERO_ITEM CSL_CITATION {"citationID":"cZelCQPa","properties":{"formattedCitation":"(Malone &amp; Pawel Michalak, 2008; Malone &amp; P. Michalak, 2008)","plainCitation":"(Malone &amp; Pawel Michalak, 2008; Malone &amp; P. Michalak, 2008)","noteIndex":0},"citationItems":[{"id":4606,"uris":["http://zotero.org/users/9504344/items/4I6IZUVW"],"itemData":{"id":4606,"type":"article-journal","abstract":"BACKGROUND: Interspecific hybrids of frogs of the genus Xenopus result in sterile hybrid males and fertile hybrid females. Previous work has demonstrated a dramatic asymmetrical pattern of misexpression in hybrid males compared to the two parental species with relatively few genes misexpressed in comparisons of hybrids and the maternal species (X. laevis) and dramatically more genes misexpressed in hybrids compared to the paternal species (X. muelleri). In this work, we examine the gene expression pattern in hybrid females of X. laevis x X. muelleri to determine if this asymmetrical pattern of expression also occurs in hybrid females.\nRESULTS: We find a similar pattern of asymmetry in expression compared to males in that there were more genes differentially expressed between hybrids and X. muelleri compared to hybrids and X. laevis. We also found a dramatic increase in the number of misexpressed genes with hybrid females having about 20 times more genes misexpressed in ovaries compared to testes of hybrid males and therefore the match between phenotype and expression pattern is not supported.\nCONCLUSION: We discuss these intriguing findings in the context of reproductive isolation and suggest that divergence in female expression may be involved in sterility of hybrid males due to the inherent sensitivity of spermatogenesis as defined by the faster male evolution hypothesis for Haldane's rule.","container-title":"BMC evolutionary biology","DOI":"10.1186/1471-2148-8-82","ISSN":"1471-2148","journalAbbreviation":"BMC Evol Biol","language":"eng","page":"82","PMID":"18331635","PMCID":"PMC2330042","source":"PubMed","title":"Gene expression analysis of the ovary of hybrid females of Xenopus laevis and X. muelleri","volume":"8","author":[{"family":"Malone","given":"John H."},{"family":"Michalak","given":"Pawel"}],"issued":{"date-parts":[["2008",3,10]]}}},{"id":5390,"uris":["http://zotero.org/users/9504344/items/8IMCI8QI"],"itemData":{"id":5390,"type":"article-journal","abstract":"Reproductive isolation between biological species is characterized by Haldane's rule, which states that the heterogametic sex (XY or ZW) suffers the most dysfunctional effects of hybridization. It has been hypothesized that, in addition to X-linked recessive genes, Haldane's rule also reflects the faster evolution of genes related to male reproduction (faster-male evolution). We used sex-reversed hybrid Xenopus to test faster-male evolution by examining the fertility of sex-reversed individuals with the genotype of the inverse phenotypic sex. Hybrid males are sterile and hybrid females are fertile irrespective of their genotypic sex. Gene expression profiles match these adult phenotypes, and our results demonstrate that faster-male evolution is the most likely mechanism producing hybrid male sterility.","container-title":"Science (New York, N.Y.)","DOI":"10.1126/science.1148231","ISSN":"1095-9203","issue":"5859","journalAbbreviation":"Science","language":"eng","page":"59","PMID":"18174434","source":"PubMed","title":"Physiological sex predicts hybrid sterility regardless of genotype","volume":"319","author":[{"family":"Malone","given":"John H."},{"family":"Michalak","given":"P."}],"issued":{"date-parts":[["2008",1,4]]}}}],"schema":"https://github.com/citation-style-language/schema/raw/master/csl-citation.json"} </w:instrText>
      </w:r>
      <w:r w:rsidRPr="00843681">
        <w:rPr>
          <w:color w:val="000000" w:themeColor="text1"/>
          <w:lang w:val="en-US"/>
        </w:rPr>
        <w:fldChar w:fldCharType="separate"/>
      </w:r>
      <w:r w:rsidR="001858AE" w:rsidRPr="001858AE">
        <w:t>(Malone &amp; Pawel Michalak, 2008; Malone &amp; P. Michalak, 2008)</w:t>
      </w:r>
      <w:r w:rsidRPr="00843681">
        <w:rPr>
          <w:color w:val="000000" w:themeColor="text1"/>
          <w:lang w:val="en-US"/>
        </w:rPr>
        <w:fldChar w:fldCharType="end"/>
      </w:r>
      <w:r w:rsidR="005F635E" w:rsidRPr="005F635E">
        <w:rPr>
          <w:color w:val="000000" w:themeColor="text1"/>
          <w:lang w:val="en-US"/>
        </w:rPr>
        <w:t xml:space="preserve"> </w:t>
      </w:r>
      <w:r w:rsidR="005F635E" w:rsidRPr="00843681">
        <w:rPr>
          <w:color w:val="000000" w:themeColor="text1"/>
          <w:lang w:val="en-US"/>
        </w:rPr>
        <w:fldChar w:fldCharType="begin"/>
      </w:r>
      <w:r w:rsidR="001858AE">
        <w:rPr>
          <w:color w:val="000000" w:themeColor="text1"/>
          <w:lang w:val="en-US"/>
        </w:rPr>
        <w:instrText xml:space="preserve"> ADDIN ZOTERO_ITEM CSL_CITATION {"citationID":"AZUudBEP","properties":{"formattedCitation":"(Gomes &amp; Civetta, 2014, 2015; Harrison et al., 2015; Li et al., 2016; Meiklejohn et al., 2003; Michalak &amp; Noor, 2004; S\\uc0\\u225{}nchez-Ram\\uc0\\u237{}rez et al., 2021)","plainCitation":"(Gomes &amp; Civetta, 2014, 2015; Harrison et al., 2015; Li et al., 2016; Meiklejohn et al., 2003; Michalak &amp; Noor, 2004; Sánchez-Ramírez et al., 2021)","noteIndex":0},"citationItems":[{"id":283,"uris":["http://zotero.org/users/9504344/items/QYTIXAXX"],"itemData":{"id":283,"type":"article-journal","abstract":"A number of genes associated with sexual traits and reproduction evolve at\n the sequence level faster than the majority of genes coding for\n non-sex-related traits. Whole genome analyses allow this observation to be\n extended beyond the limited set of genes that have been studied thus far. We\n use cDNA microarrays to demonstrate that this pattern holds in\n              Drosophila\n              for the phenotype of gene expression as well, but in one\n sex only. Genes that are male-biased in their expression show more variation\n in relative expression levels between conspecific populations and two closely\n related species than do female-biased genes or genes with sexually monomorphic\n expression patterns. Additionally, elevated ratios of interspecific expression\n divergence to intraspecific expression variation among male-biased genes\n suggest that differences in rates of evolution may be due in part to natural\n selection. This finding has implications for our understanding of the\n importance of sexual dimorphism for speciation and rates of phenotypic\n evolution.","container-title":"Proceedings of the National Academy of Sciences","DOI":"10.1073/pnas.1630690100","ISSN":"0027-8424, 1091-6490","issue":"17","journalAbbreviation":"Proc. Natl. Acad. Sci. U.S.A.","language":"en","page":"9894-9899","source":"DOI.org (Crossref)","title":"Rapid evolution of male-biased gene expression in &lt;i&gt;Drosophila&lt;/i&gt;","volume":"100","author":[{"family":"Meiklejohn","given":"Colin D."},{"family":"Parsch","given":"John"},{"family":"Ranz","given":"José M."},{"family":"Hartl","given":"Daniel L."}],"issued":{"date-parts":[["2003",8,19]]}}},{"id":282,"uris":["http://zotero.org/users/9504344/items/5FNGIGQB"],"itemData":{"id":282,"type":"article-journal","abstract":"Recent studies have identiﬁed genes associated with hybrid sterility and other hybrid dysfunctions, but the consequences of introgressions of these ‘‘speciation genes’’ are often poorly understood. Previously, we identiﬁed a panel of genes that are underexpressed in sterile male hybrids of Drosophila simulans and D. mauritiana relative to pure species. Here, we build on this reverse-genetics approach to demonstrate that the underexpression of at least ﬁve of these genes in hybrids is associated with hybrid sterility and that these ﬁve genes are coordinately regulated. We map one upstream regulator of these genes to a region previously shown to harbor one or more factors causing hybrid sterility. Finally, we show that the genes underexpressed in hybrids are often highly conserved, as might be predicted for downstream targets of the genetic changes that cause hybrid sterility. This approach integrates forward genetics with reverse genetics to show a proximate consequence of the introgression of particular hybrid sterility-conferring regions between species: underexpression of genes necessary for normal spermatogenesis.","container-title":"Journal of Molecular Evolution","DOI":"10.1007/s00239-004-2622-y","ISSN":"0022-2844, 1432-1432","issue":"2","journalAbbreviation":"J Mol Evol","language":"en","page":"277-282","source":"DOI.org (Crossref)","title":"Association of Misexpression with Sterility in Hybrids of Drosophila simulansand D. mauritiana","volume":"59","author":[{"family":"Michalak","given":"Pawel"},{"family":"Noor","given":"Mohamed A. F."}],"issued":{"date-parts":[["2004",8]]}}},{"id":2561,"uris":["http://zotero.org/users/9504344/items/6C9QG33P"],"itemData":{"id":2561,"type":"article-journal","abstract":"Hybrid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E."}],"issued":{"date-parts":[["2015",4,7]]}}},{"id":388,"uris":["http://zotero.org/users/9504344/items/KLBX62W6"],"itemData":{"id":388,"type":"article-journal","abstract":"Hybrid incompatibility (HI) prevents gene flow between species, thus lying at the heart of speciation genetics. One of the most common HIs is male sterility. Two superficially contradictory observations exist for hybrid male sterility. First, an introgression on the X Chromosome is more likely to produce male sterility than on autosome (so-called large-X theory); second, spermatogenesis genes are enriched on the autosomes but depleted on the X Chromosome (demasculinization of X Chromosome). Analysis of gene expression in\n              Drosophila\n              hybrids suggests a genetic interaction between the X Chromosome and autosomes that is essential for male fertility. However, the prevalence of such an interaction and its underlying mechanism remain largely unknown. Here we examine the interaction in nematode species by contrasting the expression of both coding genes and transposable elements (TEs) between hybrid sterile males and its parental nematode males. We use two lines of hybrid sterile males, each carrying an independent introgression fragment from\n              Caenorhabditis briggsae\n              X Chromosome in an otherwise\n              Caenorhabditis nigoni\n              background, which demonstrate similar defects in spermatogenesis. We observe a similar pattern of down-regulated genes that are specific for spermatogenesis between the two hybrids. Importantly, the down-regulated genes caused by the X Chromosome introgressions show a significant enrichment on the autosomes, supporting an epistatic interaction between the X Chromosome and autosomes. We investigate the underlying mechanism of the interaction by measuring small RNAs and find that a subset of 22G RNAs specifically targeting the down-regulated spermatogenesis genes is significantly up-regulated in hybrids, suggesting that perturbation of small RNA-mediated regulation may contribute to the X-autosome interaction.","container-title":"Genome Research","DOI":"10.1101/gr.204479.116","ISSN":"1088-9051, 1549-5469","issue":"9","journalAbbreviation":"Genome Res.","language":"en","page":"1219-1232","source":"DOI.org (Crossref)","title":"Specific down-regulation of spermatogenesis genes targeted by 22G RNAs in hybrid sterile males associated with an X-Chromosome introgression","volume":"26","author":[{"family":"Li","given":"Runsheng"},{"family":"Ren","given":"Xiaoliang"},{"family":"Bi","given":"Yu"},{"family":"Ho","given":"Vincy Wing Sze"},{"family":"Hsieh","given":"Chia-Ling"},{"family":"Young","given":"Amanda"},{"family":"Zhang","given":"Zhihong"},{"family":"Lin","given":"Tingting"},{"family":"Zhao","given":"Yanmei"},{"family":"Miao","given":"Long"},{"family":"Sarkies","given":"Peter"},{"family":"Zhao","given":"Zhongying"}],"issued":{"date-parts":[["2016",9]]}}},{"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005F635E" w:rsidRPr="00843681">
        <w:rPr>
          <w:color w:val="000000" w:themeColor="text1"/>
          <w:lang w:val="en-US"/>
        </w:rPr>
        <w:fldChar w:fldCharType="separate"/>
      </w:r>
      <w:r w:rsidR="001858AE" w:rsidRPr="001858AE">
        <w:t>(Gomes &amp; Civetta, 2014, 2015; Harrison et al., 2015; Li et al., 2016; Meiklejohn et al., 2003; Michalak &amp; Noor, 2004; Sánchez-Ramírez et al., 2021)</w:t>
      </w:r>
      <w:r w:rsidR="005F635E" w:rsidRPr="00843681">
        <w:rPr>
          <w:color w:val="000000" w:themeColor="text1"/>
          <w:lang w:val="en-US"/>
        </w:rPr>
        <w:fldChar w:fldCharType="end"/>
      </w:r>
      <w:r w:rsidRPr="00843681">
        <w:rPr>
          <w:color w:val="000000" w:themeColor="text1"/>
          <w:lang w:val="en-US"/>
        </w:rPr>
        <w:t>.</w:t>
      </w:r>
    </w:p>
    <w:p w14:paraId="6DD10B5E" w14:textId="7C9308FA" w:rsidR="00946399" w:rsidRPr="00C22D43" w:rsidRDefault="00946399" w:rsidP="003134C2">
      <w:pPr>
        <w:spacing w:line="276" w:lineRule="auto"/>
        <w:rPr>
          <w:color w:val="000000" w:themeColor="text1"/>
        </w:rPr>
      </w:pPr>
      <w:r w:rsidRPr="00843681">
        <w:rPr>
          <w:color w:val="000000" w:themeColor="text1"/>
        </w:rPr>
        <w:t xml:space="preserve">Finally, </w:t>
      </w:r>
      <w:r w:rsidR="00C50A99">
        <w:rPr>
          <w:color w:val="000000" w:themeColor="text1"/>
        </w:rPr>
        <w:t>we</w:t>
      </w:r>
      <w:r w:rsidRPr="00843681">
        <w:rPr>
          <w:color w:val="000000" w:themeColor="text1"/>
        </w:rPr>
        <w:t xml:space="preserve"> identified extensive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compensatory </w:t>
      </w:r>
      <w:r w:rsidR="002F7217">
        <w:rPr>
          <w:color w:val="000000" w:themeColor="text1"/>
        </w:rPr>
        <w:t xml:space="preserve">regulatory </w:t>
      </w:r>
      <w:r w:rsidRPr="00843681">
        <w:rPr>
          <w:color w:val="000000" w:themeColor="text1"/>
        </w:rPr>
        <w:t xml:space="preserve">divergence </w:t>
      </w:r>
      <w:r w:rsidR="002F7217">
        <w:rPr>
          <w:color w:val="000000" w:themeColor="text1"/>
        </w:rPr>
        <w:t>from</w:t>
      </w:r>
      <w:r w:rsidR="002F7217" w:rsidRPr="00843681">
        <w:rPr>
          <w:color w:val="000000" w:themeColor="text1"/>
        </w:rPr>
        <w:t xml:space="preserve"> </w:t>
      </w:r>
      <w:r w:rsidRPr="00843681">
        <w:rPr>
          <w:color w:val="000000" w:themeColor="text1"/>
        </w:rPr>
        <w:t xml:space="preserve">hybrid males </w:t>
      </w:r>
      <w:r w:rsidR="002F7217">
        <w:rPr>
          <w:color w:val="000000" w:themeColor="text1"/>
        </w:rPr>
        <w:t>for</w:t>
      </w:r>
      <w:r w:rsidR="002F7217" w:rsidRPr="00843681">
        <w:rPr>
          <w:color w:val="000000" w:themeColor="text1"/>
        </w:rPr>
        <w:t xml:space="preserve"> </w:t>
      </w:r>
      <w:r w:rsidRPr="00843681">
        <w:rPr>
          <w:color w:val="000000" w:themeColor="text1"/>
        </w:rPr>
        <w:t xml:space="preserve">both reciprocal crosses (Figure 5C, D). These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compensating changes also contribute disproportionately to hybrid misexpression in males (Figure 6B, D) and show ~7-fold enrichment on the X-chromosomes in males, whereas X-linked expression in females </w:t>
      </w:r>
      <w:r w:rsidR="002F7217">
        <w:rPr>
          <w:color w:val="000000" w:themeColor="text1"/>
        </w:rPr>
        <w:t xml:space="preserve">instead </w:t>
      </w:r>
      <w:r w:rsidRPr="00843681">
        <w:rPr>
          <w:color w:val="000000" w:themeColor="text1"/>
        </w:rPr>
        <w:t xml:space="preserve">indicated enrichment of </w:t>
      </w:r>
      <w:r w:rsidR="002F7217" w:rsidRPr="00843681">
        <w:rPr>
          <w:color w:val="000000" w:themeColor="text1"/>
        </w:rPr>
        <w:t xml:space="preserve">genes </w:t>
      </w:r>
      <w:r w:rsidR="002F7217">
        <w:rPr>
          <w:color w:val="000000" w:themeColor="text1"/>
        </w:rPr>
        <w:t xml:space="preserve">with </w:t>
      </w:r>
      <w:r w:rsidRPr="00843681">
        <w:rPr>
          <w:color w:val="000000" w:themeColor="text1"/>
        </w:rPr>
        <w:t>conserved</w:t>
      </w:r>
      <w:r w:rsidR="002F7217">
        <w:rPr>
          <w:color w:val="000000" w:themeColor="text1"/>
        </w:rPr>
        <w:t xml:space="preserve"> regulation</w:t>
      </w:r>
      <w:r w:rsidRPr="00843681">
        <w:rPr>
          <w:color w:val="000000" w:themeColor="text1"/>
        </w:rPr>
        <w:t xml:space="preserve">. These patterns </w:t>
      </w:r>
      <w:r w:rsidR="00205FFA">
        <w:rPr>
          <w:color w:val="000000" w:themeColor="text1"/>
        </w:rPr>
        <w:t xml:space="preserve">are consistent with stabilizing selection to preserve expression level acting on </w:t>
      </w:r>
      <w:r w:rsidRPr="00843681">
        <w:rPr>
          <w:color w:val="000000" w:themeColor="text1"/>
        </w:rPr>
        <w:t xml:space="preserve">X-linked genes </w:t>
      </w:r>
      <w:r w:rsidR="00205FFA">
        <w:rPr>
          <w:color w:val="000000" w:themeColor="text1"/>
        </w:rPr>
        <w:t xml:space="preserve">when expressed </w:t>
      </w:r>
      <w:r w:rsidRPr="00843681">
        <w:rPr>
          <w:color w:val="000000" w:themeColor="text1"/>
        </w:rPr>
        <w:t>in both males and females</w:t>
      </w:r>
      <w:r w:rsidR="00205FFA">
        <w:rPr>
          <w:color w:val="000000" w:themeColor="text1"/>
        </w:rPr>
        <w:t>.</w:t>
      </w:r>
      <w:r w:rsidRPr="00843681">
        <w:rPr>
          <w:color w:val="000000" w:themeColor="text1"/>
        </w:rPr>
        <w:t xml:space="preserve"> Interestingly, however, </w:t>
      </w:r>
      <w:r w:rsidR="00205FFA">
        <w:rPr>
          <w:color w:val="000000" w:themeColor="text1"/>
        </w:rPr>
        <w:t>the</w:t>
      </w:r>
      <w:r w:rsidRPr="00843681">
        <w:rPr>
          <w:color w:val="000000" w:themeColor="text1"/>
        </w:rPr>
        <w:t xml:space="preserve"> molecular evolutionary outcomes </w:t>
      </w:r>
      <w:r w:rsidR="00205FFA">
        <w:rPr>
          <w:color w:val="000000" w:themeColor="text1"/>
        </w:rPr>
        <w:t xml:space="preserve">of phenotypic stabilizing selection appear to </w:t>
      </w:r>
      <w:r w:rsidRPr="00843681">
        <w:rPr>
          <w:color w:val="000000" w:themeColor="text1"/>
        </w:rPr>
        <w:t>depend on the sex in which expression takes place (Figure 7)</w:t>
      </w:r>
      <w:r w:rsidR="00205FFA">
        <w:rPr>
          <w:color w:val="000000" w:themeColor="text1"/>
        </w:rPr>
        <w:t>, with</w:t>
      </w:r>
      <w:r w:rsidRPr="00843681">
        <w:rPr>
          <w:color w:val="000000" w:themeColor="text1"/>
        </w:rPr>
        <w:t xml:space="preserve"> </w:t>
      </w:r>
      <w:r w:rsidRPr="00451BC4">
        <w:rPr>
          <w:i/>
          <w:iCs/>
          <w:color w:val="000000" w:themeColor="text1"/>
        </w:rPr>
        <w:t>cis</w:t>
      </w:r>
      <w:r w:rsidRPr="00843681">
        <w:rPr>
          <w:color w:val="000000" w:themeColor="text1"/>
        </w:rPr>
        <w:t>-</w:t>
      </w:r>
      <w:r w:rsidRPr="00843681">
        <w:rPr>
          <w:i/>
          <w:iCs/>
          <w:color w:val="000000" w:themeColor="text1"/>
        </w:rPr>
        <w:t>trans</w:t>
      </w:r>
      <w:r w:rsidRPr="00843681">
        <w:rPr>
          <w:color w:val="000000" w:themeColor="text1"/>
        </w:rPr>
        <w:t xml:space="preserve"> compensatory regulatory divergence</w:t>
      </w:r>
      <w:r w:rsidR="00205FFA">
        <w:rPr>
          <w:color w:val="000000" w:themeColor="text1"/>
        </w:rPr>
        <w:t xml:space="preserve"> accruing disproportionately for male expression</w:t>
      </w:r>
      <w:r w:rsidRPr="00843681">
        <w:rPr>
          <w:color w:val="000000" w:themeColor="text1"/>
        </w:rPr>
        <w:t xml:space="preserve">. </w:t>
      </w:r>
      <w:r w:rsidR="00C22D43">
        <w:rPr>
          <w:color w:val="000000" w:themeColor="text1"/>
          <w:szCs w:val="24"/>
        </w:rPr>
        <w:t>M</w:t>
      </w:r>
      <w:r w:rsidR="00C22D43" w:rsidRPr="008E4382">
        <w:rPr>
          <w:color w:val="000000" w:themeColor="text1"/>
          <w:szCs w:val="24"/>
        </w:rPr>
        <w:t xml:space="preserve">ales and females </w:t>
      </w:r>
      <w:r w:rsidR="00C22D43">
        <w:rPr>
          <w:color w:val="000000" w:themeColor="text1"/>
          <w:szCs w:val="24"/>
        </w:rPr>
        <w:t xml:space="preserve">can experience </w:t>
      </w:r>
      <w:r w:rsidR="00C22D43" w:rsidRPr="008E4382">
        <w:rPr>
          <w:color w:val="000000" w:themeColor="text1"/>
          <w:szCs w:val="24"/>
        </w:rPr>
        <w:t xml:space="preserve">distinct selective pressures </w:t>
      </w:r>
      <w:r w:rsidR="00C22D43">
        <w:rPr>
          <w:color w:val="000000" w:themeColor="text1"/>
          <w:szCs w:val="24"/>
        </w:rPr>
        <w:t>through</w:t>
      </w:r>
      <w:r w:rsidR="00C22D43" w:rsidRPr="008E4382">
        <w:rPr>
          <w:color w:val="000000" w:themeColor="text1"/>
          <w:szCs w:val="24"/>
        </w:rPr>
        <w:t xml:space="preserve"> sexual selection and to resolve sexual conflict, in addition to sex-specific natural selection</w:t>
      </w:r>
      <w:r w:rsidR="00C22D43">
        <w:rPr>
          <w:color w:val="000000" w:themeColor="text1"/>
          <w:szCs w:val="24"/>
        </w:rPr>
        <w:t>. Such differential selection</w:t>
      </w:r>
      <w:r w:rsidR="00C22D43" w:rsidRPr="008E4382">
        <w:rPr>
          <w:color w:val="000000" w:themeColor="text1"/>
          <w:szCs w:val="24"/>
        </w:rPr>
        <w:t xml:space="preserve"> may contribute to the </w:t>
      </w:r>
      <w:r w:rsidR="00C22D43">
        <w:rPr>
          <w:color w:val="000000" w:themeColor="text1"/>
          <w:szCs w:val="24"/>
        </w:rPr>
        <w:t>evolution of</w:t>
      </w:r>
      <w:r w:rsidR="00C22D43" w:rsidRPr="008E4382">
        <w:rPr>
          <w:color w:val="000000" w:themeColor="text1"/>
          <w:szCs w:val="24"/>
        </w:rPr>
        <w:t xml:space="preserve"> sex-biases in </w:t>
      </w:r>
      <w:r w:rsidR="00C22D43">
        <w:rPr>
          <w:color w:val="000000" w:themeColor="text1"/>
          <w:szCs w:val="24"/>
        </w:rPr>
        <w:t xml:space="preserve">gene regulatory </w:t>
      </w:r>
      <w:r w:rsidR="00C22D43" w:rsidRPr="008E4382">
        <w:rPr>
          <w:color w:val="000000" w:themeColor="text1"/>
          <w:szCs w:val="24"/>
        </w:rPr>
        <w:t xml:space="preserve">mechanisms </w:t>
      </w:r>
      <w:r w:rsidR="00C22D43">
        <w:rPr>
          <w:color w:val="000000" w:themeColor="text1"/>
          <w:szCs w:val="24"/>
        </w:rPr>
        <w:t>in the form of</w:t>
      </w:r>
      <w:r w:rsidR="00C22D43" w:rsidRPr="008E4382">
        <w:rPr>
          <w:color w:val="000000" w:themeColor="text1"/>
          <w:szCs w:val="24"/>
        </w:rPr>
        <w:t xml:space="preserve"> </w:t>
      </w:r>
      <w:r w:rsidR="00C22D43" w:rsidRPr="00451BC4">
        <w:rPr>
          <w:i/>
          <w:iCs/>
          <w:color w:val="000000" w:themeColor="text1"/>
          <w:szCs w:val="24"/>
        </w:rPr>
        <w:t>cis</w:t>
      </w:r>
      <w:r w:rsidR="00C22D43" w:rsidRPr="008E4382">
        <w:rPr>
          <w:color w:val="000000" w:themeColor="text1"/>
          <w:szCs w:val="24"/>
        </w:rPr>
        <w:t xml:space="preserve">- </w:t>
      </w:r>
      <w:r w:rsidR="00C22D43">
        <w:rPr>
          <w:color w:val="000000" w:themeColor="text1"/>
          <w:szCs w:val="24"/>
        </w:rPr>
        <w:t>versus</w:t>
      </w:r>
      <w:r w:rsidR="00C22D43" w:rsidRPr="008E4382">
        <w:rPr>
          <w:color w:val="000000" w:themeColor="text1"/>
          <w:szCs w:val="24"/>
        </w:rPr>
        <w:t xml:space="preserve"> </w:t>
      </w:r>
      <w:r w:rsidR="00C22D43" w:rsidRPr="008E4382">
        <w:rPr>
          <w:i/>
          <w:color w:val="000000" w:themeColor="text1"/>
          <w:szCs w:val="24"/>
        </w:rPr>
        <w:t>trans</w:t>
      </w:r>
      <w:r w:rsidR="00C22D43" w:rsidRPr="008E4382">
        <w:rPr>
          <w:color w:val="000000" w:themeColor="text1"/>
          <w:szCs w:val="24"/>
        </w:rPr>
        <w:t>-acting regulatory control</w:t>
      </w:r>
      <w:r w:rsidR="00C22D43">
        <w:rPr>
          <w:color w:val="000000" w:themeColor="text1"/>
          <w:szCs w:val="24"/>
        </w:rPr>
        <w:t>s</w:t>
      </w:r>
      <w:r w:rsidR="00C22D43" w:rsidRPr="008E4382">
        <w:rPr>
          <w:color w:val="000000" w:themeColor="text1"/>
          <w:szCs w:val="24"/>
        </w:rPr>
        <w:t xml:space="preserve">. Furthermore, the </w:t>
      </w:r>
      <w:r w:rsidR="00C22D43">
        <w:rPr>
          <w:color w:val="000000" w:themeColor="text1"/>
          <w:szCs w:val="24"/>
        </w:rPr>
        <w:t xml:space="preserve">abundance of </w:t>
      </w:r>
      <w:r w:rsidR="00C22D43" w:rsidRPr="008E4382">
        <w:rPr>
          <w:color w:val="000000" w:themeColor="text1"/>
          <w:szCs w:val="24"/>
        </w:rPr>
        <w:t xml:space="preserve">male-specific </w:t>
      </w:r>
      <w:r w:rsidR="00C22D43" w:rsidRPr="00451BC4">
        <w:rPr>
          <w:i/>
          <w:iCs/>
          <w:color w:val="000000" w:themeColor="text1"/>
          <w:szCs w:val="24"/>
        </w:rPr>
        <w:t>cis</w:t>
      </w:r>
      <w:r w:rsidR="00C22D43" w:rsidRPr="008E4382">
        <w:rPr>
          <w:i/>
          <w:iCs/>
          <w:color w:val="000000" w:themeColor="text1"/>
          <w:szCs w:val="24"/>
        </w:rPr>
        <w:t>-trans</w:t>
      </w:r>
      <w:r w:rsidR="00C22D43" w:rsidRPr="008E4382">
        <w:rPr>
          <w:color w:val="000000" w:themeColor="text1"/>
          <w:szCs w:val="24"/>
        </w:rPr>
        <w:t xml:space="preserve"> compensatory divergence</w:t>
      </w:r>
      <w:r w:rsidR="00C22D43">
        <w:rPr>
          <w:color w:val="000000" w:themeColor="text1"/>
          <w:szCs w:val="24"/>
        </w:rPr>
        <w:t>,</w:t>
      </w:r>
      <w:r w:rsidR="00C22D43" w:rsidRPr="008E4382">
        <w:rPr>
          <w:color w:val="000000" w:themeColor="text1"/>
          <w:szCs w:val="24"/>
        </w:rPr>
        <w:t xml:space="preserve"> </w:t>
      </w:r>
      <w:r w:rsidR="00C22D43">
        <w:rPr>
          <w:color w:val="000000" w:themeColor="text1"/>
          <w:szCs w:val="24"/>
        </w:rPr>
        <w:t xml:space="preserve">and greater rarity of genes with conserved regulation in males, </w:t>
      </w:r>
      <w:r w:rsidR="00C22D43" w:rsidRPr="008E4382">
        <w:rPr>
          <w:color w:val="000000" w:themeColor="text1"/>
          <w:szCs w:val="24"/>
        </w:rPr>
        <w:t>provide</w:t>
      </w:r>
      <w:r w:rsidR="00C22D43">
        <w:rPr>
          <w:color w:val="000000" w:themeColor="text1"/>
          <w:szCs w:val="24"/>
        </w:rPr>
        <w:t>s</w:t>
      </w:r>
      <w:r w:rsidR="00C22D43" w:rsidRPr="008E4382">
        <w:rPr>
          <w:color w:val="000000" w:themeColor="text1"/>
          <w:szCs w:val="24"/>
        </w:rPr>
        <w:t xml:space="preserve"> a potentially important molecular evolutionary mechanism </w:t>
      </w:r>
      <w:r w:rsidR="00C22D43">
        <w:rPr>
          <w:color w:val="000000" w:themeColor="text1"/>
          <w:szCs w:val="24"/>
        </w:rPr>
        <w:t>responsible for</w:t>
      </w:r>
      <w:r w:rsidR="00C22D43" w:rsidRPr="008E4382">
        <w:rPr>
          <w:color w:val="000000" w:themeColor="text1"/>
          <w:szCs w:val="24"/>
        </w:rPr>
        <w:t xml:space="preserve"> male-specific hybrid incompatibility at the organismal level</w:t>
      </w:r>
      <w:r w:rsidR="00C22D43">
        <w:rPr>
          <w:color w:val="000000" w:themeColor="text1"/>
          <w:szCs w:val="24"/>
        </w:rPr>
        <w:t xml:space="preserve">, </w:t>
      </w:r>
      <w:r w:rsidR="00C22D43" w:rsidRPr="008E4382">
        <w:rPr>
          <w:color w:val="000000" w:themeColor="text1"/>
          <w:szCs w:val="24"/>
        </w:rPr>
        <w:t>given that hybrid males are more severely affected by hybrid sterility and inviability than hybrid females.</w:t>
      </w:r>
      <w:r w:rsidR="00C22D43">
        <w:rPr>
          <w:color w:val="000000" w:themeColor="text1"/>
          <w:szCs w:val="24"/>
        </w:rPr>
        <w:t xml:space="preserve"> </w:t>
      </w:r>
      <w:r w:rsidRPr="00843681">
        <w:rPr>
          <w:color w:val="000000" w:themeColor="text1"/>
        </w:rPr>
        <w:t xml:space="preserve">These observations suggest that sexual selection and stabilizing selection on gene expression </w:t>
      </w:r>
      <w:r w:rsidR="00205FFA">
        <w:rPr>
          <w:color w:val="000000" w:themeColor="text1"/>
        </w:rPr>
        <w:t xml:space="preserve">might </w:t>
      </w:r>
      <w:r w:rsidRPr="00843681">
        <w:rPr>
          <w:color w:val="000000" w:themeColor="text1"/>
        </w:rPr>
        <w:t xml:space="preserve">interact to contribute to </w:t>
      </w:r>
      <w:r w:rsidR="00205FFA" w:rsidRPr="00843681">
        <w:rPr>
          <w:color w:val="000000" w:themeColor="text1"/>
        </w:rPr>
        <w:t xml:space="preserve">sex-specific </w:t>
      </w:r>
      <w:r w:rsidRPr="00843681">
        <w:rPr>
          <w:color w:val="000000" w:themeColor="text1"/>
        </w:rPr>
        <w:t xml:space="preserve">species differences </w:t>
      </w:r>
      <w:r w:rsidR="00205FFA">
        <w:rPr>
          <w:color w:val="000000" w:themeColor="text1"/>
        </w:rPr>
        <w:t>in gene regulatory architectures that, in turn, contribute to disproportionate hybrid male dysfunction in the evolution of</w:t>
      </w:r>
      <w:r w:rsidRPr="00843681">
        <w:rPr>
          <w:color w:val="000000" w:themeColor="text1"/>
        </w:rPr>
        <w:t xml:space="preserve"> reproductive isolation between </w:t>
      </w:r>
      <w:r w:rsidRPr="003154CE">
        <w:rPr>
          <w:i/>
          <w:iCs/>
          <w:color w:val="000000" w:themeColor="text1"/>
        </w:rPr>
        <w:t>C. remanei</w:t>
      </w:r>
      <w:r w:rsidRPr="00843681">
        <w:rPr>
          <w:color w:val="000000" w:themeColor="text1"/>
        </w:rPr>
        <w:t xml:space="preserve"> and </w:t>
      </w:r>
      <w:r w:rsidRPr="003154CE">
        <w:rPr>
          <w:i/>
          <w:iCs/>
          <w:color w:val="000000" w:themeColor="text1"/>
        </w:rPr>
        <w:t>C. latens</w:t>
      </w:r>
      <w:r w:rsidRPr="00843681">
        <w:rPr>
          <w:color w:val="000000" w:themeColor="text1"/>
        </w:rPr>
        <w:t>.</w:t>
      </w:r>
    </w:p>
    <w:p w14:paraId="73A6FF88" w14:textId="77777777" w:rsidR="003B1939" w:rsidRPr="00843681" w:rsidRDefault="003B1939" w:rsidP="00662E34">
      <w:pPr>
        <w:pStyle w:val="pf0"/>
        <w:spacing w:line="276" w:lineRule="auto"/>
        <w:rPr>
          <w:color w:val="000000" w:themeColor="text1"/>
          <w:lang w:val="en-US"/>
        </w:rPr>
      </w:pPr>
    </w:p>
    <w:p w14:paraId="07AE09E4" w14:textId="77777777" w:rsidR="00946399" w:rsidRDefault="00946399" w:rsidP="00662E34">
      <w:pPr>
        <w:pStyle w:val="Heading3"/>
        <w:spacing w:line="276" w:lineRule="auto"/>
        <w:rPr>
          <w:rFonts w:cs="Times New Roman"/>
        </w:rPr>
      </w:pPr>
      <w:bookmarkStart w:id="104" w:name="_Toc168460394"/>
      <w:r>
        <w:rPr>
          <w:rFonts w:cs="Times New Roman"/>
        </w:rPr>
        <w:t>Implications for Darwin’s corollary to Haldane’s rule</w:t>
      </w:r>
      <w:bookmarkEnd w:id="104"/>
    </w:p>
    <w:p w14:paraId="2D5F1665" w14:textId="05AC5B57" w:rsidR="001708F4" w:rsidRDefault="00946399" w:rsidP="00662E34">
      <w:pPr>
        <w:pStyle w:val="pf0"/>
        <w:spacing w:line="276" w:lineRule="auto"/>
        <w:rPr>
          <w:color w:val="000000" w:themeColor="text1"/>
          <w:lang w:val="en-US"/>
        </w:rPr>
      </w:pPr>
      <w:r w:rsidRPr="00CE51C0">
        <w:rPr>
          <w:rStyle w:val="cf01"/>
          <w:rFonts w:ascii="Times New Roman" w:eastAsiaTheme="majorEastAsia" w:hAnsi="Times New Roman" w:cs="Times New Roman"/>
          <w:color w:val="000000" w:themeColor="text1"/>
          <w:sz w:val="24"/>
          <w:szCs w:val="24"/>
        </w:rPr>
        <w:t xml:space="preserve">An interesting characteristic of </w:t>
      </w:r>
      <w:r w:rsidRPr="00CE51C0">
        <w:rPr>
          <w:rStyle w:val="cf01"/>
          <w:rFonts w:ascii="Times New Roman" w:eastAsiaTheme="majorEastAsia" w:hAnsi="Times New Roman" w:cs="Times New Roman"/>
          <w:i/>
          <w:iCs/>
          <w:color w:val="000000" w:themeColor="text1"/>
          <w:sz w:val="24"/>
          <w:szCs w:val="24"/>
        </w:rPr>
        <w:t>C. remanei</w:t>
      </w:r>
      <w:r w:rsidR="002E3794">
        <w:rPr>
          <w:rStyle w:val="cf01"/>
          <w:rFonts w:ascii="Times New Roman" w:eastAsiaTheme="majorEastAsia" w:hAnsi="Times New Roman" w:cs="Times New Roman"/>
          <w:i/>
          <w:iCs/>
          <w:color w:val="000000" w:themeColor="text1"/>
          <w:sz w:val="24"/>
          <w:szCs w:val="24"/>
        </w:rPr>
        <w:t xml:space="preserve"> × </w:t>
      </w:r>
      <w:r w:rsidRPr="00CE51C0">
        <w:rPr>
          <w:rStyle w:val="cf01"/>
          <w:rFonts w:ascii="Times New Roman" w:eastAsiaTheme="majorEastAsia" w:hAnsi="Times New Roman" w:cs="Times New Roman"/>
          <w:i/>
          <w:iCs/>
          <w:color w:val="000000" w:themeColor="text1"/>
          <w:sz w:val="24"/>
          <w:szCs w:val="24"/>
        </w:rPr>
        <w:t>C. latens</w:t>
      </w:r>
      <w:r w:rsidRPr="00CE51C0">
        <w:rPr>
          <w:rStyle w:val="cf01"/>
          <w:rFonts w:ascii="Times New Roman" w:eastAsiaTheme="majorEastAsia" w:hAnsi="Times New Roman" w:cs="Times New Roman"/>
          <w:color w:val="000000" w:themeColor="text1"/>
          <w:sz w:val="24"/>
          <w:szCs w:val="24"/>
        </w:rPr>
        <w:t xml:space="preserve"> hybrids is the extreme </w:t>
      </w:r>
      <w:r w:rsidR="008813C1">
        <w:rPr>
          <w:rStyle w:val="cf01"/>
          <w:rFonts w:ascii="Times New Roman" w:eastAsiaTheme="majorEastAsia" w:hAnsi="Times New Roman" w:cs="Times New Roman"/>
          <w:color w:val="000000" w:themeColor="text1"/>
          <w:sz w:val="24"/>
          <w:szCs w:val="24"/>
        </w:rPr>
        <w:t xml:space="preserve">cross-dependent </w:t>
      </w:r>
      <w:r w:rsidRPr="00CE51C0">
        <w:rPr>
          <w:rStyle w:val="cf01"/>
          <w:rFonts w:ascii="Times New Roman" w:eastAsiaTheme="majorEastAsia" w:hAnsi="Times New Roman" w:cs="Times New Roman"/>
          <w:color w:val="000000" w:themeColor="text1"/>
          <w:sz w:val="24"/>
          <w:szCs w:val="24"/>
        </w:rPr>
        <w:t>asymmetry in hybrid male sterility</w:t>
      </w:r>
      <w:r w:rsidR="00F75C35">
        <w:rPr>
          <w:rStyle w:val="cf01"/>
          <w:rFonts w:ascii="Times New Roman" w:eastAsiaTheme="majorEastAsia" w:hAnsi="Times New Roman" w:cs="Times New Roman"/>
          <w:color w:val="000000" w:themeColor="text1"/>
          <w:sz w:val="24"/>
          <w:szCs w:val="24"/>
        </w:rPr>
        <w:t xml:space="preserve"> (Darwin’s corollary to Haldane’s rule, </w:t>
      </w:r>
      <w:r w:rsidR="00F75C35" w:rsidRPr="003134C2">
        <w:rPr>
          <w:rStyle w:val="cf01"/>
          <w:rFonts w:ascii="Times New Roman" w:eastAsiaTheme="majorEastAsia" w:hAnsi="Times New Roman" w:cs="Times New Roman"/>
          <w:color w:val="000000" w:themeColor="text1"/>
          <w:sz w:val="24"/>
          <w:szCs w:val="24"/>
          <w:highlight w:val="yellow"/>
        </w:rPr>
        <w:t xml:space="preserve">Turelli &amp; Moyle </w:t>
      </w:r>
      <w:r w:rsidR="00F75C35" w:rsidRPr="003134C2">
        <w:rPr>
          <w:rStyle w:val="cf01"/>
          <w:rFonts w:ascii="Times New Roman" w:eastAsiaTheme="majorEastAsia" w:hAnsi="Times New Roman" w:cs="Times New Roman"/>
          <w:color w:val="000000" w:themeColor="text1"/>
          <w:sz w:val="24"/>
          <w:szCs w:val="24"/>
          <w:highlight w:val="yellow"/>
        </w:rPr>
        <w:lastRenderedPageBreak/>
        <w:t>20</w:t>
      </w:r>
      <w:r w:rsidR="00F75C35">
        <w:rPr>
          <w:rStyle w:val="cf01"/>
          <w:rFonts w:ascii="Times New Roman" w:eastAsiaTheme="majorEastAsia" w:hAnsi="Times New Roman" w:cs="Times New Roman"/>
          <w:color w:val="000000" w:themeColor="text1"/>
          <w:sz w:val="24"/>
          <w:szCs w:val="24"/>
          <w:highlight w:val="yellow"/>
        </w:rPr>
        <w:t>0</w:t>
      </w:r>
      <w:r w:rsidR="00F75C35" w:rsidRPr="003134C2">
        <w:rPr>
          <w:rStyle w:val="cf01"/>
          <w:rFonts w:ascii="Times New Roman" w:eastAsiaTheme="majorEastAsia" w:hAnsi="Times New Roman" w:cs="Times New Roman"/>
          <w:color w:val="000000" w:themeColor="text1"/>
          <w:sz w:val="24"/>
          <w:szCs w:val="24"/>
          <w:highlight w:val="yellow"/>
        </w:rPr>
        <w:t>7</w:t>
      </w:r>
      <w:r w:rsidR="00F75C35">
        <w:rPr>
          <w:rStyle w:val="cf01"/>
          <w:rFonts w:ascii="Times New Roman" w:eastAsiaTheme="majorEastAsia" w:hAnsi="Times New Roman" w:cs="Times New Roman"/>
          <w:color w:val="000000" w:themeColor="text1"/>
          <w:sz w:val="24"/>
          <w:szCs w:val="24"/>
        </w:rPr>
        <w:t>)</w:t>
      </w:r>
      <w:r w:rsidRPr="00CE51C0">
        <w:rPr>
          <w:rStyle w:val="cf01"/>
          <w:rFonts w:ascii="Times New Roman" w:eastAsiaTheme="majorEastAsia" w:hAnsi="Times New Roman" w:cs="Times New Roman"/>
          <w:color w:val="000000" w:themeColor="text1"/>
          <w:sz w:val="24"/>
          <w:szCs w:val="24"/>
        </w:rPr>
        <w:t xml:space="preserve">, </w:t>
      </w:r>
      <w:r w:rsidR="008813C1">
        <w:rPr>
          <w:rStyle w:val="cf01"/>
          <w:rFonts w:ascii="Times New Roman" w:eastAsiaTheme="majorEastAsia" w:hAnsi="Times New Roman" w:cs="Times New Roman"/>
          <w:color w:val="000000" w:themeColor="text1"/>
          <w:sz w:val="24"/>
          <w:szCs w:val="24"/>
        </w:rPr>
        <w:t>such that</w:t>
      </w:r>
      <w:r w:rsidRPr="00CE51C0">
        <w:rPr>
          <w:rStyle w:val="cf01"/>
          <w:rFonts w:ascii="Times New Roman" w:eastAsiaTheme="majorEastAsia" w:hAnsi="Times New Roman" w:cs="Times New Roman"/>
          <w:color w:val="000000" w:themeColor="text1"/>
          <w:sz w:val="24"/>
          <w:szCs w:val="24"/>
        </w:rPr>
        <w:t xml:space="preserve"> </w:t>
      </w:r>
      <w:r w:rsidR="008813C1">
        <w:rPr>
          <w:rStyle w:val="cf01"/>
          <w:rFonts w:ascii="Times New Roman" w:eastAsiaTheme="majorEastAsia" w:hAnsi="Times New Roman" w:cs="Times New Roman"/>
          <w:color w:val="000000" w:themeColor="text1"/>
          <w:sz w:val="24"/>
          <w:szCs w:val="24"/>
        </w:rPr>
        <w:t>n</w:t>
      </w:r>
      <w:r w:rsidRPr="00CE51C0">
        <w:rPr>
          <w:rStyle w:val="cf01"/>
          <w:rFonts w:ascii="Times New Roman" w:eastAsiaTheme="majorEastAsia" w:hAnsi="Times New Roman" w:cs="Times New Roman"/>
          <w:color w:val="000000" w:themeColor="text1"/>
          <w:sz w:val="24"/>
          <w:szCs w:val="24"/>
        </w:rPr>
        <w:t xml:space="preserve">early all hybrid males with </w:t>
      </w:r>
      <w:r w:rsidRPr="00CE51C0">
        <w:rPr>
          <w:rStyle w:val="cf01"/>
          <w:rFonts w:ascii="Times New Roman" w:eastAsiaTheme="majorEastAsia" w:hAnsi="Times New Roman" w:cs="Times New Roman"/>
          <w:i/>
          <w:iCs/>
          <w:color w:val="000000" w:themeColor="text1"/>
          <w:sz w:val="24"/>
          <w:szCs w:val="24"/>
        </w:rPr>
        <w:t>C. remanei</w:t>
      </w:r>
      <w:r w:rsidRPr="00CE51C0">
        <w:rPr>
          <w:rStyle w:val="cf01"/>
          <w:rFonts w:ascii="Times New Roman" w:eastAsiaTheme="majorEastAsia" w:hAnsi="Times New Roman" w:cs="Times New Roman"/>
          <w:color w:val="000000" w:themeColor="text1"/>
          <w:sz w:val="24"/>
          <w:szCs w:val="24"/>
        </w:rPr>
        <w:t xml:space="preserve"> mothers (H1) are sterile in large part due to gonad morphogenesis defects</w:t>
      </w:r>
      <w:r w:rsidR="008813C1">
        <w:rPr>
          <w:rStyle w:val="cf01"/>
          <w:rFonts w:ascii="Times New Roman" w:eastAsiaTheme="majorEastAsia" w:hAnsi="Times New Roman" w:cs="Times New Roman"/>
          <w:color w:val="000000" w:themeColor="text1"/>
          <w:sz w:val="24"/>
          <w:szCs w:val="24"/>
        </w:rPr>
        <w:t xml:space="preserve"> </w:t>
      </w:r>
      <w:r w:rsidR="008813C1" w:rsidRPr="008E4382">
        <w:rPr>
          <w:color w:val="000000" w:themeColor="text1"/>
        </w:rPr>
        <w:fldChar w:fldCharType="begin"/>
      </w:r>
      <w:r w:rsidR="001858AE">
        <w:rPr>
          <w:color w:val="000000" w:themeColor="text1"/>
        </w:rPr>
        <w:instrText xml:space="preserve"> ADDIN ZOTERO_ITEM CSL_CITATION {"citationID":"DLipp9Hr","properties":{"formattedCitation":"(Bundus et al., 2018; Dey et al., 2012, 2014)","plainCitation":"(Bundus et al., 2018; 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D."}],"issued":{"date-parts":[["2014",11]]}}},{"id":"jVntcrVb/OAb45zI5","uris":["http://zotero.org/users/9504344/items/SPISNIXM"],"itemData":{"id":"w2qxdXS0/adMprftr","type":"article-journal","container-title":"Heredity","issue":"2","note":"publisher: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8813C1" w:rsidRPr="008E4382">
        <w:rPr>
          <w:color w:val="000000" w:themeColor="text1"/>
        </w:rPr>
        <w:fldChar w:fldCharType="separate"/>
      </w:r>
      <w:r w:rsidR="008813C1" w:rsidRPr="00DF51E1">
        <w:t>(Bundus et al., 2018; Dey et al., 2012, 2014)</w:t>
      </w:r>
      <w:r w:rsidR="008813C1" w:rsidRPr="008E4382">
        <w:rPr>
          <w:color w:val="000000" w:themeColor="text1"/>
        </w:rPr>
        <w:fldChar w:fldCharType="end"/>
      </w:r>
      <w:r w:rsidR="008813C1">
        <w:rPr>
          <w:color w:val="000000" w:themeColor="text1"/>
        </w:rPr>
        <w:t>[</w:t>
      </w:r>
      <w:r w:rsidR="008813C1" w:rsidRPr="003134C2">
        <w:rPr>
          <w:color w:val="000000" w:themeColor="text1"/>
          <w:highlight w:val="yellow"/>
        </w:rPr>
        <w:t>Dall’Acqua et al. 2025</w:t>
      </w:r>
      <w:r w:rsidR="008813C1">
        <w:rPr>
          <w:color w:val="000000" w:themeColor="text1"/>
        </w:rPr>
        <w:t>]</w:t>
      </w:r>
      <w:r w:rsidRPr="00CE51C0">
        <w:rPr>
          <w:rStyle w:val="cf01"/>
          <w:rFonts w:ascii="Times New Roman" w:eastAsiaTheme="majorEastAsia" w:hAnsi="Times New Roman" w:cs="Times New Roman"/>
          <w:color w:val="000000" w:themeColor="text1"/>
          <w:sz w:val="24"/>
          <w:szCs w:val="24"/>
        </w:rPr>
        <w:t xml:space="preserve">. </w:t>
      </w:r>
      <w:r w:rsidR="0032209F">
        <w:rPr>
          <w:rStyle w:val="cf01"/>
          <w:rFonts w:ascii="Times New Roman" w:eastAsiaTheme="majorEastAsia" w:hAnsi="Times New Roman" w:cs="Times New Roman"/>
          <w:color w:val="000000" w:themeColor="text1"/>
          <w:sz w:val="24"/>
          <w:szCs w:val="24"/>
        </w:rPr>
        <w:t>Our</w:t>
      </w:r>
      <w:r w:rsidRPr="00CE51C0">
        <w:rPr>
          <w:rStyle w:val="cf01"/>
          <w:rFonts w:ascii="Times New Roman" w:eastAsiaTheme="majorEastAsia" w:hAnsi="Times New Roman" w:cs="Times New Roman"/>
          <w:color w:val="000000" w:themeColor="text1"/>
          <w:sz w:val="24"/>
          <w:szCs w:val="24"/>
        </w:rPr>
        <w:t xml:space="preserve"> analysis </w:t>
      </w:r>
      <w:r w:rsidR="00285D5E" w:rsidRPr="00CE51C0">
        <w:rPr>
          <w:rStyle w:val="cf01"/>
          <w:rFonts w:ascii="Times New Roman" w:eastAsiaTheme="majorEastAsia" w:hAnsi="Times New Roman" w:cs="Times New Roman"/>
          <w:color w:val="000000" w:themeColor="text1"/>
          <w:sz w:val="24"/>
          <w:szCs w:val="24"/>
        </w:rPr>
        <w:t>of hybrid</w:t>
      </w:r>
      <w:r w:rsidRPr="00CE51C0">
        <w:rPr>
          <w:rStyle w:val="cf01"/>
          <w:rFonts w:ascii="Times New Roman" w:eastAsiaTheme="majorEastAsia" w:hAnsi="Times New Roman" w:cs="Times New Roman"/>
          <w:color w:val="000000" w:themeColor="text1"/>
          <w:sz w:val="24"/>
          <w:szCs w:val="24"/>
        </w:rPr>
        <w:t xml:space="preserve"> males </w:t>
      </w:r>
      <w:r w:rsidR="008813C1" w:rsidRPr="00CE51C0">
        <w:rPr>
          <w:rStyle w:val="cf01"/>
          <w:rFonts w:ascii="Times New Roman" w:eastAsiaTheme="majorEastAsia" w:hAnsi="Times New Roman" w:cs="Times New Roman"/>
          <w:color w:val="000000" w:themeColor="text1"/>
          <w:sz w:val="24"/>
          <w:szCs w:val="24"/>
        </w:rPr>
        <w:t>show</w:t>
      </w:r>
      <w:r w:rsidR="008813C1">
        <w:rPr>
          <w:rStyle w:val="cf01"/>
          <w:rFonts w:ascii="Times New Roman" w:eastAsiaTheme="majorEastAsia" w:hAnsi="Times New Roman" w:cs="Times New Roman"/>
          <w:color w:val="000000" w:themeColor="text1"/>
          <w:sz w:val="24"/>
          <w:szCs w:val="24"/>
        </w:rPr>
        <w:t>ed</w:t>
      </w:r>
      <w:r w:rsidR="008813C1" w:rsidRPr="00CE51C0">
        <w:rPr>
          <w:rStyle w:val="cf01"/>
          <w:rFonts w:ascii="Times New Roman" w:eastAsiaTheme="majorEastAsia" w:hAnsi="Times New Roman" w:cs="Times New Roman"/>
          <w:color w:val="000000" w:themeColor="text1"/>
          <w:sz w:val="24"/>
          <w:szCs w:val="24"/>
        </w:rPr>
        <w:t xml:space="preserve"> </w:t>
      </w:r>
      <w:r w:rsidRPr="00CE51C0">
        <w:rPr>
          <w:rStyle w:val="cf01"/>
          <w:rFonts w:ascii="Times New Roman" w:eastAsiaTheme="majorEastAsia" w:hAnsi="Times New Roman" w:cs="Times New Roman"/>
          <w:color w:val="000000" w:themeColor="text1"/>
          <w:sz w:val="24"/>
          <w:szCs w:val="24"/>
        </w:rPr>
        <w:t xml:space="preserve">that asymmetries also manifest in terms of </w:t>
      </w:r>
      <w:r w:rsidR="008813C1">
        <w:rPr>
          <w:rStyle w:val="cf01"/>
          <w:rFonts w:ascii="Times New Roman" w:eastAsiaTheme="majorEastAsia" w:hAnsi="Times New Roman" w:cs="Times New Roman"/>
          <w:color w:val="000000" w:themeColor="text1"/>
          <w:sz w:val="24"/>
          <w:szCs w:val="24"/>
        </w:rPr>
        <w:t xml:space="preserve">perturbed </w:t>
      </w:r>
      <w:r w:rsidRPr="00CE51C0">
        <w:rPr>
          <w:rStyle w:val="cf01"/>
          <w:rFonts w:ascii="Times New Roman" w:eastAsiaTheme="majorEastAsia" w:hAnsi="Times New Roman" w:cs="Times New Roman"/>
          <w:color w:val="000000" w:themeColor="text1"/>
          <w:sz w:val="24"/>
          <w:szCs w:val="24"/>
        </w:rPr>
        <w:t xml:space="preserve">gene expression. </w:t>
      </w:r>
      <w:r w:rsidR="00794069" w:rsidRPr="007037BE">
        <w:rPr>
          <w:color w:val="000000" w:themeColor="text1"/>
          <w:lang w:val="en-US"/>
        </w:rPr>
        <w:t xml:space="preserve">Overall, gene misexpression is most evident in </w:t>
      </w:r>
      <w:r w:rsidR="00794069">
        <w:rPr>
          <w:color w:val="000000" w:themeColor="text1"/>
          <w:lang w:val="en-US"/>
        </w:rPr>
        <w:t xml:space="preserve">tissues of </w:t>
      </w:r>
      <w:r w:rsidR="00794069" w:rsidRPr="007037BE">
        <w:rPr>
          <w:color w:val="000000" w:themeColor="text1"/>
          <w:lang w:val="en-US"/>
        </w:rPr>
        <w:t>H1</w:t>
      </w:r>
      <w:r w:rsidR="00794069">
        <w:rPr>
          <w:color w:val="000000" w:themeColor="text1"/>
          <w:lang w:val="en-US"/>
        </w:rPr>
        <w:t xml:space="preserve"> animals</w:t>
      </w:r>
      <w:r w:rsidR="00794069" w:rsidRPr="007037BE">
        <w:rPr>
          <w:color w:val="000000" w:themeColor="text1"/>
          <w:lang w:val="en-US"/>
        </w:rPr>
        <w:t xml:space="preserve">, the hybrid cross displaying a greater degree of hybrid </w:t>
      </w:r>
      <w:r w:rsidR="00794069">
        <w:rPr>
          <w:color w:val="000000" w:themeColor="text1"/>
          <w:lang w:val="en-US"/>
        </w:rPr>
        <w:t>dysfunction at the organismal level</w:t>
      </w:r>
      <w:r w:rsidR="00794069" w:rsidRPr="007037BE">
        <w:rPr>
          <w:color w:val="000000" w:themeColor="text1"/>
          <w:lang w:val="en-US"/>
        </w:rPr>
        <w:t xml:space="preserve">. </w:t>
      </w:r>
      <w:r w:rsidRPr="0032209F">
        <w:rPr>
          <w:rStyle w:val="cf01"/>
          <w:rFonts w:ascii="Times New Roman" w:eastAsiaTheme="majorEastAsia" w:hAnsi="Times New Roman" w:cs="Times New Roman"/>
          <w:color w:val="000000" w:themeColor="text1"/>
          <w:sz w:val="24"/>
          <w:szCs w:val="24"/>
        </w:rPr>
        <w:t>T</w:t>
      </w:r>
      <w:r w:rsidRPr="007037BE">
        <w:rPr>
          <w:color w:val="000000" w:themeColor="text1"/>
          <w:lang w:val="en-US"/>
        </w:rPr>
        <w:t xml:space="preserve">he </w:t>
      </w:r>
      <w:r w:rsidR="008813C1" w:rsidRPr="007037BE">
        <w:rPr>
          <w:color w:val="000000" w:themeColor="text1"/>
          <w:lang w:val="en-US"/>
        </w:rPr>
        <w:t>1.5</w:t>
      </w:r>
      <w:r w:rsidR="008813C1">
        <w:rPr>
          <w:color w:val="000000" w:themeColor="text1"/>
          <w:lang w:val="en-US"/>
        </w:rPr>
        <w:t>-fold</w:t>
      </w:r>
      <w:r w:rsidR="008813C1" w:rsidRPr="007037BE">
        <w:rPr>
          <w:color w:val="000000" w:themeColor="text1"/>
          <w:lang w:val="en-US"/>
        </w:rPr>
        <w:t xml:space="preserve"> </w:t>
      </w:r>
      <w:r w:rsidR="008813C1">
        <w:rPr>
          <w:color w:val="000000" w:themeColor="text1"/>
          <w:lang w:val="en-US"/>
        </w:rPr>
        <w:t>greater</w:t>
      </w:r>
      <w:r w:rsidR="008813C1" w:rsidRPr="007037BE">
        <w:rPr>
          <w:color w:val="000000" w:themeColor="text1"/>
          <w:lang w:val="en-US"/>
        </w:rPr>
        <w:t xml:space="preserve"> </w:t>
      </w:r>
      <w:r w:rsidRPr="007037BE">
        <w:rPr>
          <w:color w:val="000000" w:themeColor="text1"/>
          <w:lang w:val="en-US"/>
        </w:rPr>
        <w:t>prevalence of genes with underdominant expression in H1</w:t>
      </w:r>
      <w:r w:rsidR="008813C1">
        <w:rPr>
          <w:color w:val="000000" w:themeColor="text1"/>
          <w:lang w:val="en-US"/>
        </w:rPr>
        <w:t xml:space="preserve"> than H2 underlaid its elevated</w:t>
      </w:r>
      <w:r w:rsidRPr="007037BE">
        <w:rPr>
          <w:color w:val="000000" w:themeColor="text1"/>
          <w:lang w:val="en-US"/>
        </w:rPr>
        <w:t xml:space="preserve"> transgressive </w:t>
      </w:r>
      <w:r w:rsidR="008813C1">
        <w:rPr>
          <w:color w:val="000000" w:themeColor="text1"/>
          <w:lang w:val="en-US"/>
        </w:rPr>
        <w:t>mis</w:t>
      </w:r>
      <w:r w:rsidRPr="007037BE">
        <w:rPr>
          <w:color w:val="000000" w:themeColor="text1"/>
          <w:lang w:val="en-US"/>
        </w:rPr>
        <w:t xml:space="preserve">expression (Figure 4B, C). </w:t>
      </w:r>
      <w:r w:rsidRPr="001049A5">
        <w:rPr>
          <w:rStyle w:val="cf01"/>
          <w:rFonts w:ascii="Times New Roman" w:eastAsiaTheme="majorEastAsia" w:hAnsi="Times New Roman" w:cs="Times New Roman"/>
          <w:color w:val="000000" w:themeColor="text1"/>
          <w:sz w:val="24"/>
          <w:szCs w:val="24"/>
        </w:rPr>
        <w:t xml:space="preserve">Additionally, more than </w:t>
      </w:r>
      <w:r w:rsidR="008813C1">
        <w:rPr>
          <w:rStyle w:val="cf01"/>
          <w:rFonts w:ascii="Times New Roman" w:eastAsiaTheme="majorEastAsia" w:hAnsi="Times New Roman" w:cs="Times New Roman"/>
          <w:color w:val="000000" w:themeColor="text1"/>
          <w:sz w:val="24"/>
          <w:szCs w:val="24"/>
        </w:rPr>
        <w:t>half</w:t>
      </w:r>
      <w:r w:rsidRPr="001049A5">
        <w:rPr>
          <w:rStyle w:val="cf01"/>
          <w:rFonts w:ascii="Times New Roman" w:eastAsiaTheme="majorEastAsia" w:hAnsi="Times New Roman" w:cs="Times New Roman"/>
          <w:color w:val="000000" w:themeColor="text1"/>
          <w:sz w:val="24"/>
          <w:szCs w:val="24"/>
        </w:rPr>
        <w:t xml:space="preserve"> of </w:t>
      </w:r>
      <w:r w:rsidR="008813C1" w:rsidRPr="001049A5">
        <w:rPr>
          <w:rStyle w:val="cf01"/>
          <w:rFonts w:ascii="Times New Roman" w:eastAsiaTheme="majorEastAsia" w:hAnsi="Times New Roman" w:cs="Times New Roman"/>
          <w:color w:val="000000" w:themeColor="text1"/>
          <w:sz w:val="24"/>
          <w:szCs w:val="24"/>
        </w:rPr>
        <w:t xml:space="preserve">genes </w:t>
      </w:r>
      <w:r w:rsidR="008813C1">
        <w:rPr>
          <w:rStyle w:val="cf01"/>
          <w:rFonts w:ascii="Times New Roman" w:eastAsiaTheme="majorEastAsia" w:hAnsi="Times New Roman" w:cs="Times New Roman"/>
          <w:color w:val="000000" w:themeColor="text1"/>
          <w:sz w:val="24"/>
          <w:szCs w:val="24"/>
        </w:rPr>
        <w:t xml:space="preserve">with </w:t>
      </w:r>
      <w:r w:rsidRPr="001049A5">
        <w:rPr>
          <w:rStyle w:val="cf01"/>
          <w:rFonts w:ascii="Times New Roman" w:eastAsiaTheme="majorEastAsia" w:hAnsi="Times New Roman" w:cs="Times New Roman"/>
          <w:color w:val="000000" w:themeColor="text1"/>
          <w:sz w:val="24"/>
          <w:szCs w:val="24"/>
        </w:rPr>
        <w:t xml:space="preserve">underdominant </w:t>
      </w:r>
      <w:r w:rsidR="008813C1">
        <w:rPr>
          <w:rStyle w:val="cf01"/>
          <w:rFonts w:ascii="Times New Roman" w:eastAsiaTheme="majorEastAsia" w:hAnsi="Times New Roman" w:cs="Times New Roman"/>
          <w:color w:val="000000" w:themeColor="text1"/>
          <w:sz w:val="24"/>
          <w:szCs w:val="24"/>
        </w:rPr>
        <w:t xml:space="preserve">expression </w:t>
      </w:r>
      <w:r w:rsidRPr="001049A5">
        <w:rPr>
          <w:rStyle w:val="cf01"/>
          <w:rFonts w:ascii="Times New Roman" w:eastAsiaTheme="majorEastAsia" w:hAnsi="Times New Roman" w:cs="Times New Roman"/>
          <w:color w:val="000000" w:themeColor="text1"/>
          <w:sz w:val="24"/>
          <w:szCs w:val="24"/>
        </w:rPr>
        <w:t xml:space="preserve">in </w:t>
      </w:r>
      <w:r w:rsidR="008813C1">
        <w:rPr>
          <w:rStyle w:val="cf01"/>
          <w:rFonts w:ascii="Times New Roman" w:eastAsiaTheme="majorEastAsia" w:hAnsi="Times New Roman" w:cs="Times New Roman"/>
          <w:color w:val="000000" w:themeColor="text1"/>
          <w:sz w:val="24"/>
          <w:szCs w:val="24"/>
        </w:rPr>
        <w:t xml:space="preserve">hybrid </w:t>
      </w:r>
      <w:r w:rsidRPr="001049A5">
        <w:rPr>
          <w:rStyle w:val="cf01"/>
          <w:rFonts w:ascii="Times New Roman" w:eastAsiaTheme="majorEastAsia" w:hAnsi="Times New Roman" w:cs="Times New Roman"/>
          <w:color w:val="000000" w:themeColor="text1"/>
          <w:sz w:val="24"/>
          <w:szCs w:val="24"/>
        </w:rPr>
        <w:t xml:space="preserve">male soma </w:t>
      </w:r>
      <w:r w:rsidR="008813C1">
        <w:rPr>
          <w:rStyle w:val="cf01"/>
          <w:rFonts w:ascii="Times New Roman" w:eastAsiaTheme="majorEastAsia" w:hAnsi="Times New Roman" w:cs="Times New Roman"/>
          <w:color w:val="000000" w:themeColor="text1"/>
          <w:sz w:val="24"/>
          <w:szCs w:val="24"/>
        </w:rPr>
        <w:t xml:space="preserve">samples </w:t>
      </w:r>
      <w:r w:rsidRPr="001049A5">
        <w:rPr>
          <w:rStyle w:val="cf01"/>
          <w:rFonts w:ascii="Times New Roman" w:eastAsiaTheme="majorEastAsia" w:hAnsi="Times New Roman" w:cs="Times New Roman"/>
          <w:color w:val="000000" w:themeColor="text1"/>
          <w:sz w:val="24"/>
          <w:szCs w:val="24"/>
        </w:rPr>
        <w:t xml:space="preserve">were </w:t>
      </w:r>
      <w:r w:rsidR="008813C1">
        <w:rPr>
          <w:rStyle w:val="cf01"/>
          <w:rFonts w:ascii="Times New Roman" w:eastAsiaTheme="majorEastAsia" w:hAnsi="Times New Roman" w:cs="Times New Roman"/>
          <w:color w:val="000000" w:themeColor="text1"/>
          <w:sz w:val="24"/>
          <w:szCs w:val="24"/>
        </w:rPr>
        <w:t>detected</w:t>
      </w:r>
      <w:r w:rsidRPr="001049A5">
        <w:rPr>
          <w:rStyle w:val="cf01"/>
          <w:rFonts w:ascii="Times New Roman" w:eastAsiaTheme="majorEastAsia" w:hAnsi="Times New Roman" w:cs="Times New Roman"/>
          <w:color w:val="000000" w:themeColor="text1"/>
          <w:sz w:val="24"/>
          <w:szCs w:val="24"/>
        </w:rPr>
        <w:t xml:space="preserve"> </w:t>
      </w:r>
      <w:r w:rsidR="008813C1" w:rsidRPr="001049A5">
        <w:rPr>
          <w:rStyle w:val="cf01"/>
          <w:rFonts w:ascii="Times New Roman" w:eastAsiaTheme="majorEastAsia" w:hAnsi="Times New Roman" w:cs="Times New Roman"/>
          <w:color w:val="000000" w:themeColor="text1"/>
          <w:sz w:val="24"/>
          <w:szCs w:val="24"/>
        </w:rPr>
        <w:t xml:space="preserve">exclusively </w:t>
      </w:r>
      <w:r w:rsidRPr="001049A5">
        <w:rPr>
          <w:rStyle w:val="cf01"/>
          <w:rFonts w:ascii="Times New Roman" w:eastAsiaTheme="majorEastAsia" w:hAnsi="Times New Roman" w:cs="Times New Roman"/>
          <w:color w:val="000000" w:themeColor="text1"/>
          <w:sz w:val="24"/>
          <w:szCs w:val="24"/>
        </w:rPr>
        <w:t xml:space="preserve">in </w:t>
      </w:r>
      <w:r w:rsidR="008813C1">
        <w:rPr>
          <w:rStyle w:val="cf01"/>
          <w:rFonts w:ascii="Times New Roman" w:eastAsiaTheme="majorEastAsia" w:hAnsi="Times New Roman" w:cs="Times New Roman"/>
          <w:color w:val="000000" w:themeColor="text1"/>
          <w:sz w:val="24"/>
          <w:szCs w:val="24"/>
        </w:rPr>
        <w:t>just one of the</w:t>
      </w:r>
      <w:r w:rsidR="008813C1" w:rsidRPr="001049A5">
        <w:rPr>
          <w:rStyle w:val="cf01"/>
          <w:rFonts w:ascii="Times New Roman" w:eastAsiaTheme="majorEastAsia" w:hAnsi="Times New Roman" w:cs="Times New Roman"/>
          <w:color w:val="000000" w:themeColor="text1"/>
          <w:sz w:val="24"/>
          <w:szCs w:val="24"/>
        </w:rPr>
        <w:t xml:space="preserve"> </w:t>
      </w:r>
      <w:r w:rsidRPr="001049A5">
        <w:rPr>
          <w:rStyle w:val="cf01"/>
          <w:rFonts w:ascii="Times New Roman" w:eastAsiaTheme="majorEastAsia" w:hAnsi="Times New Roman" w:cs="Times New Roman"/>
          <w:color w:val="000000" w:themeColor="text1"/>
          <w:sz w:val="24"/>
          <w:szCs w:val="24"/>
        </w:rPr>
        <w:t xml:space="preserve">hybrid cross </w:t>
      </w:r>
      <w:r w:rsidR="008813C1">
        <w:rPr>
          <w:rStyle w:val="cf01"/>
          <w:rFonts w:ascii="Times New Roman" w:eastAsiaTheme="majorEastAsia" w:hAnsi="Times New Roman" w:cs="Times New Roman"/>
          <w:color w:val="000000" w:themeColor="text1"/>
          <w:sz w:val="24"/>
          <w:szCs w:val="24"/>
        </w:rPr>
        <w:t xml:space="preserve">directions, </w:t>
      </w:r>
      <w:r w:rsidRPr="001049A5">
        <w:rPr>
          <w:rStyle w:val="cf01"/>
          <w:rFonts w:ascii="Times New Roman" w:eastAsiaTheme="majorEastAsia" w:hAnsi="Times New Roman" w:cs="Times New Roman"/>
          <w:color w:val="000000" w:themeColor="text1"/>
          <w:sz w:val="24"/>
          <w:szCs w:val="24"/>
        </w:rPr>
        <w:t xml:space="preserve">representing </w:t>
      </w:r>
      <w:r w:rsidR="008813C1">
        <w:rPr>
          <w:rStyle w:val="cf01"/>
          <w:rFonts w:ascii="Times New Roman" w:eastAsiaTheme="majorEastAsia" w:hAnsi="Times New Roman" w:cs="Times New Roman"/>
          <w:color w:val="000000" w:themeColor="text1"/>
          <w:sz w:val="24"/>
          <w:szCs w:val="24"/>
        </w:rPr>
        <w:t xml:space="preserve">substantial </w:t>
      </w:r>
      <w:r w:rsidRPr="001049A5">
        <w:rPr>
          <w:rStyle w:val="cf01"/>
          <w:rFonts w:ascii="Times New Roman" w:eastAsiaTheme="majorEastAsia" w:hAnsi="Times New Roman" w:cs="Times New Roman"/>
          <w:color w:val="000000" w:themeColor="text1"/>
          <w:sz w:val="24"/>
          <w:szCs w:val="24"/>
        </w:rPr>
        <w:t xml:space="preserve">cross-specific </w:t>
      </w:r>
      <w:r w:rsidR="008813C1">
        <w:rPr>
          <w:rStyle w:val="cf01"/>
          <w:rFonts w:ascii="Times New Roman" w:eastAsiaTheme="majorEastAsia" w:hAnsi="Times New Roman" w:cs="Times New Roman"/>
          <w:color w:val="000000" w:themeColor="text1"/>
          <w:sz w:val="24"/>
          <w:szCs w:val="24"/>
        </w:rPr>
        <w:t xml:space="preserve">hybrid </w:t>
      </w:r>
      <w:r w:rsidRPr="001049A5">
        <w:rPr>
          <w:rStyle w:val="cf01"/>
          <w:rFonts w:ascii="Times New Roman" w:eastAsiaTheme="majorEastAsia" w:hAnsi="Times New Roman" w:cs="Times New Roman"/>
          <w:color w:val="000000" w:themeColor="text1"/>
          <w:sz w:val="24"/>
          <w:szCs w:val="24"/>
        </w:rPr>
        <w:t>misexpression</w:t>
      </w:r>
      <w:r w:rsidRPr="007037BE">
        <w:rPr>
          <w:rStyle w:val="cf01"/>
          <w:rFonts w:eastAsiaTheme="majorEastAsia"/>
          <w:color w:val="000000" w:themeColor="text1"/>
        </w:rPr>
        <w:t xml:space="preserve"> </w:t>
      </w:r>
      <w:r w:rsidRPr="007037BE">
        <w:rPr>
          <w:color w:val="000000" w:themeColor="text1"/>
          <w:lang w:val="en-US"/>
        </w:rPr>
        <w:t xml:space="preserve">(Figure 4E, red circles). </w:t>
      </w:r>
      <w:r w:rsidR="00794069">
        <w:rPr>
          <w:color w:val="000000" w:themeColor="text1"/>
          <w:lang w:val="en-US"/>
        </w:rPr>
        <w:t>T</w:t>
      </w:r>
      <w:r w:rsidRPr="007037BE">
        <w:rPr>
          <w:color w:val="000000" w:themeColor="text1"/>
          <w:lang w:val="en-US"/>
        </w:rPr>
        <w:t>he X-chromosome</w:t>
      </w:r>
      <w:r w:rsidR="00794069">
        <w:rPr>
          <w:color w:val="000000" w:themeColor="text1"/>
          <w:lang w:val="en-US"/>
        </w:rPr>
        <w:t>, however,</w:t>
      </w:r>
      <w:r w:rsidRPr="007037BE">
        <w:rPr>
          <w:color w:val="000000" w:themeColor="text1"/>
          <w:lang w:val="en-US"/>
        </w:rPr>
        <w:t xml:space="preserve"> does not </w:t>
      </w:r>
      <w:r w:rsidR="00794069">
        <w:rPr>
          <w:color w:val="000000" w:themeColor="text1"/>
          <w:lang w:val="en-US"/>
        </w:rPr>
        <w:t>appear to</w:t>
      </w:r>
      <w:r w:rsidRPr="007037BE">
        <w:rPr>
          <w:color w:val="000000" w:themeColor="text1"/>
          <w:lang w:val="en-US"/>
        </w:rPr>
        <w:t xml:space="preserve"> play a</w:t>
      </w:r>
      <w:r w:rsidR="000B59AE">
        <w:rPr>
          <w:color w:val="000000" w:themeColor="text1"/>
          <w:lang w:val="en-US"/>
        </w:rPr>
        <w:t>n outsized</w:t>
      </w:r>
      <w:r w:rsidRPr="007037BE">
        <w:rPr>
          <w:color w:val="000000" w:themeColor="text1"/>
          <w:lang w:val="en-US"/>
        </w:rPr>
        <w:t xml:space="preserve"> role in transgressive expression</w:t>
      </w:r>
      <w:r w:rsidR="00794069">
        <w:rPr>
          <w:color w:val="000000" w:themeColor="text1"/>
          <w:lang w:val="en-US"/>
        </w:rPr>
        <w:t xml:space="preserve"> of hybrids</w:t>
      </w:r>
      <w:r w:rsidRPr="007037BE">
        <w:rPr>
          <w:color w:val="000000" w:themeColor="text1"/>
          <w:lang w:val="en-US"/>
        </w:rPr>
        <w:t xml:space="preserve"> (Supplementary figure S5). </w:t>
      </w:r>
    </w:p>
    <w:p w14:paraId="3ABE234E" w14:textId="3717597A" w:rsidR="00946399" w:rsidRPr="007037BE" w:rsidRDefault="00DA2563" w:rsidP="00662E34">
      <w:pPr>
        <w:pStyle w:val="pf0"/>
        <w:spacing w:line="276" w:lineRule="auto"/>
        <w:rPr>
          <w:color w:val="000000" w:themeColor="text1"/>
          <w:lang w:val="en-US"/>
        </w:rPr>
      </w:pPr>
      <w:r>
        <w:rPr>
          <w:color w:val="000000" w:themeColor="text1"/>
          <w:lang w:val="en-US"/>
        </w:rPr>
        <w:t>The cross-dependent</w:t>
      </w:r>
      <w:r w:rsidRPr="007037BE">
        <w:rPr>
          <w:color w:val="000000" w:themeColor="text1"/>
          <w:lang w:val="en-US"/>
        </w:rPr>
        <w:t xml:space="preserve"> </w:t>
      </w:r>
      <w:r w:rsidR="00946399" w:rsidRPr="007037BE">
        <w:rPr>
          <w:color w:val="000000" w:themeColor="text1"/>
          <w:lang w:val="en-US"/>
        </w:rPr>
        <w:t xml:space="preserve">asymmetries </w:t>
      </w:r>
      <w:r>
        <w:rPr>
          <w:color w:val="000000" w:themeColor="text1"/>
          <w:lang w:val="en-US"/>
        </w:rPr>
        <w:t>in gene expression</w:t>
      </w:r>
      <w:r w:rsidR="00946399" w:rsidRPr="007037BE">
        <w:rPr>
          <w:color w:val="000000" w:themeColor="text1"/>
          <w:lang w:val="en-US"/>
        </w:rPr>
        <w:t xml:space="preserve"> also</w:t>
      </w:r>
      <w:r>
        <w:rPr>
          <w:color w:val="000000" w:themeColor="text1"/>
          <w:lang w:val="en-US"/>
        </w:rPr>
        <w:t xml:space="preserve"> reveal asymmetries in the inference of </w:t>
      </w:r>
      <w:r w:rsidR="00946399" w:rsidRPr="00451BC4">
        <w:rPr>
          <w:i/>
          <w:iCs/>
          <w:color w:val="000000" w:themeColor="text1"/>
          <w:lang w:val="en-US"/>
        </w:rPr>
        <w:t>cis</w:t>
      </w:r>
      <w:r>
        <w:rPr>
          <w:color w:val="000000" w:themeColor="text1"/>
          <w:lang w:val="en-US"/>
        </w:rPr>
        <w:t>- and</w:t>
      </w:r>
      <w:r w:rsidR="00946399" w:rsidRPr="007037BE">
        <w:rPr>
          <w:color w:val="000000" w:themeColor="text1"/>
          <w:lang w:val="en-US"/>
        </w:rPr>
        <w:t xml:space="preserve"> </w:t>
      </w:r>
      <w:r w:rsidR="00946399" w:rsidRPr="007037BE">
        <w:rPr>
          <w:i/>
          <w:iCs/>
          <w:color w:val="000000" w:themeColor="text1"/>
          <w:lang w:val="en-US"/>
        </w:rPr>
        <w:t>trans</w:t>
      </w:r>
      <w:r>
        <w:rPr>
          <w:color w:val="000000" w:themeColor="text1"/>
          <w:lang w:val="en-US"/>
        </w:rPr>
        <w:t>-acting</w:t>
      </w:r>
      <w:r w:rsidR="00946399" w:rsidRPr="007037BE">
        <w:rPr>
          <w:color w:val="000000" w:themeColor="text1"/>
          <w:lang w:val="en-US"/>
        </w:rPr>
        <w:t xml:space="preserve"> regulatory divergence. Similar to patterns of gene misexpression, </w:t>
      </w:r>
      <w:r w:rsidR="009F4136">
        <w:rPr>
          <w:color w:val="000000" w:themeColor="text1"/>
          <w:lang w:val="en-US"/>
        </w:rPr>
        <w:t>H1</w:t>
      </w:r>
      <w:r w:rsidR="00946399" w:rsidRPr="007037BE">
        <w:rPr>
          <w:color w:val="000000" w:themeColor="text1"/>
          <w:lang w:val="en-US"/>
        </w:rPr>
        <w:t xml:space="preserve"> hybrids reveal</w:t>
      </w:r>
      <w:r w:rsidR="00B31ED5">
        <w:rPr>
          <w:color w:val="000000" w:themeColor="text1"/>
          <w:lang w:val="en-US"/>
        </w:rPr>
        <w:t>ed</w:t>
      </w:r>
      <w:r w:rsidR="00946399" w:rsidRPr="007037BE">
        <w:rPr>
          <w:color w:val="000000" w:themeColor="text1"/>
          <w:lang w:val="en-US"/>
        </w:rPr>
        <w:t xml:space="preserve"> a consistently lower proportion of genes with conserved regulatory controls than H2 </w:t>
      </w:r>
      <w:r w:rsidR="00B31ED5">
        <w:rPr>
          <w:color w:val="000000" w:themeColor="text1"/>
          <w:lang w:val="en-US"/>
        </w:rPr>
        <w:t>hybrids</w:t>
      </w:r>
      <w:r w:rsidR="00B31ED5" w:rsidRPr="007037BE">
        <w:rPr>
          <w:color w:val="000000" w:themeColor="text1"/>
          <w:lang w:val="en-US"/>
        </w:rPr>
        <w:t xml:space="preserve"> </w:t>
      </w:r>
      <w:r w:rsidR="00946399" w:rsidRPr="007037BE">
        <w:rPr>
          <w:color w:val="000000" w:themeColor="text1"/>
          <w:lang w:val="en-US"/>
        </w:rPr>
        <w:t>(Figure 8A-C)</w:t>
      </w:r>
      <w:r w:rsidR="00B31ED5">
        <w:rPr>
          <w:color w:val="000000" w:themeColor="text1"/>
          <w:lang w:val="en-US"/>
        </w:rPr>
        <w:t xml:space="preserve">, with H1 </w:t>
      </w:r>
      <w:r w:rsidR="00B31ED5" w:rsidRPr="007037BE">
        <w:rPr>
          <w:color w:val="000000" w:themeColor="text1"/>
          <w:lang w:val="en-US"/>
        </w:rPr>
        <w:t>male soma</w:t>
      </w:r>
      <w:r w:rsidR="00B31ED5">
        <w:rPr>
          <w:color w:val="000000" w:themeColor="text1"/>
          <w:lang w:val="en-US"/>
        </w:rPr>
        <w:t xml:space="preserve"> showing </w:t>
      </w:r>
      <w:r w:rsidR="00946399" w:rsidRPr="007037BE">
        <w:rPr>
          <w:color w:val="000000" w:themeColor="text1"/>
          <w:lang w:val="en-US"/>
        </w:rPr>
        <w:t>a nearly two</w:t>
      </w:r>
      <w:r w:rsidR="00B31ED5">
        <w:rPr>
          <w:color w:val="000000" w:themeColor="text1"/>
          <w:lang w:val="en-US"/>
        </w:rPr>
        <w:t>-</w:t>
      </w:r>
      <w:r w:rsidR="00946399" w:rsidRPr="007037BE">
        <w:rPr>
          <w:color w:val="000000" w:themeColor="text1"/>
          <w:lang w:val="en-US"/>
        </w:rPr>
        <w:t xml:space="preserve">fold </w:t>
      </w:r>
      <w:r w:rsidR="00B31ED5">
        <w:rPr>
          <w:color w:val="000000" w:themeColor="text1"/>
          <w:lang w:val="en-US"/>
        </w:rPr>
        <w:t>elevation</w:t>
      </w:r>
      <w:r w:rsidR="00B31ED5" w:rsidRPr="007037BE">
        <w:rPr>
          <w:color w:val="000000" w:themeColor="text1"/>
          <w:lang w:val="en-US"/>
        </w:rPr>
        <w:t xml:space="preserve"> </w:t>
      </w:r>
      <w:r w:rsidR="00946399" w:rsidRPr="007037BE">
        <w:rPr>
          <w:color w:val="000000" w:themeColor="text1"/>
          <w:lang w:val="en-US"/>
        </w:rPr>
        <w:t xml:space="preserve">in genes exhibiting </w:t>
      </w:r>
      <w:r w:rsidR="00946399" w:rsidRPr="00451BC4">
        <w:rPr>
          <w:i/>
          <w:iCs/>
          <w:color w:val="000000" w:themeColor="text1"/>
          <w:lang w:val="en-US"/>
        </w:rPr>
        <w:t>cis</w:t>
      </w:r>
      <w:r w:rsidR="00946399" w:rsidRPr="007037BE">
        <w:rPr>
          <w:color w:val="000000" w:themeColor="text1"/>
          <w:lang w:val="en-US"/>
        </w:rPr>
        <w:t>-</w:t>
      </w:r>
      <w:r w:rsidR="00946399" w:rsidRPr="007037BE">
        <w:rPr>
          <w:i/>
          <w:iCs/>
          <w:color w:val="000000" w:themeColor="text1"/>
          <w:lang w:val="en-US"/>
        </w:rPr>
        <w:t>trans</w:t>
      </w:r>
      <w:r w:rsidR="00946399" w:rsidRPr="007037BE">
        <w:rPr>
          <w:color w:val="000000" w:themeColor="text1"/>
          <w:lang w:val="en-US"/>
        </w:rPr>
        <w:t xml:space="preserve"> compensatory regulatory divergence. </w:t>
      </w:r>
      <w:r w:rsidR="00B31ED5">
        <w:rPr>
          <w:color w:val="000000" w:themeColor="text1"/>
          <w:lang w:val="en-US"/>
        </w:rPr>
        <w:t>The</w:t>
      </w:r>
      <w:r w:rsidR="00946399" w:rsidRPr="007037BE">
        <w:rPr>
          <w:color w:val="000000" w:themeColor="text1"/>
          <w:lang w:val="en-US"/>
        </w:rPr>
        <w:t xml:space="preserve"> </w:t>
      </w:r>
      <w:r w:rsidR="00946399" w:rsidRPr="00451BC4">
        <w:rPr>
          <w:i/>
          <w:iCs/>
          <w:color w:val="000000" w:themeColor="text1"/>
          <w:lang w:val="en-US"/>
        </w:rPr>
        <w:t>cis</w:t>
      </w:r>
      <w:r w:rsidR="00946399" w:rsidRPr="007037BE">
        <w:rPr>
          <w:color w:val="000000" w:themeColor="text1"/>
          <w:lang w:val="en-US"/>
        </w:rPr>
        <w:t>-</w:t>
      </w:r>
      <w:r w:rsidR="00946399" w:rsidRPr="007037BE">
        <w:rPr>
          <w:i/>
          <w:iCs/>
          <w:color w:val="000000" w:themeColor="text1"/>
          <w:lang w:val="en-US"/>
        </w:rPr>
        <w:t>trans</w:t>
      </w:r>
      <w:r w:rsidR="00946399" w:rsidRPr="007037BE">
        <w:rPr>
          <w:color w:val="000000" w:themeColor="text1"/>
          <w:lang w:val="en-US"/>
        </w:rPr>
        <w:t xml:space="preserve"> compensatory </w:t>
      </w:r>
      <w:r w:rsidR="00B31ED5">
        <w:rPr>
          <w:color w:val="000000" w:themeColor="text1"/>
          <w:lang w:val="en-US"/>
        </w:rPr>
        <w:t xml:space="preserve">regulatory </w:t>
      </w:r>
      <w:r w:rsidR="00946399" w:rsidRPr="007037BE">
        <w:rPr>
          <w:color w:val="000000" w:themeColor="text1"/>
          <w:lang w:val="en-US"/>
        </w:rPr>
        <w:t>changes</w:t>
      </w:r>
      <w:r w:rsidR="00B31ED5">
        <w:rPr>
          <w:color w:val="000000" w:themeColor="text1"/>
          <w:lang w:val="en-US"/>
        </w:rPr>
        <w:t xml:space="preserve"> that act to conserve overall expression level of a given gene in males, however,</w:t>
      </w:r>
      <w:r w:rsidR="00946399" w:rsidRPr="007037BE">
        <w:rPr>
          <w:color w:val="000000" w:themeColor="text1"/>
          <w:lang w:val="en-US"/>
        </w:rPr>
        <w:t xml:space="preserve"> are enriched on the X-chromosome. </w:t>
      </w:r>
    </w:p>
    <w:p w14:paraId="2B5D3902" w14:textId="77A88E31" w:rsidR="00946399" w:rsidRDefault="00946399" w:rsidP="00662E34">
      <w:pPr>
        <w:pStyle w:val="pf0"/>
        <w:spacing w:line="276" w:lineRule="auto"/>
        <w:rPr>
          <w:lang w:val="en-US"/>
        </w:rPr>
      </w:pPr>
      <w:r w:rsidRPr="000351FA">
        <w:rPr>
          <w:lang w:val="en-US"/>
        </w:rPr>
        <w:t xml:space="preserve">Taken together, </w:t>
      </w:r>
      <w:r w:rsidR="00BB1CBE">
        <w:rPr>
          <w:lang w:val="en-US"/>
        </w:rPr>
        <w:t>our</w:t>
      </w:r>
      <w:r w:rsidRPr="000351FA">
        <w:rPr>
          <w:lang w:val="en-US"/>
        </w:rPr>
        <w:t xml:space="preserve"> observations </w:t>
      </w:r>
      <w:r w:rsidR="001708F4">
        <w:rPr>
          <w:lang w:val="en-US"/>
        </w:rPr>
        <w:t>demonstrate how</w:t>
      </w:r>
      <w:r w:rsidRPr="000351FA">
        <w:rPr>
          <w:lang w:val="en-US"/>
        </w:rPr>
        <w:t xml:space="preserve"> </w:t>
      </w:r>
      <w:r w:rsidR="001708F4">
        <w:rPr>
          <w:lang w:val="en-US"/>
        </w:rPr>
        <w:t xml:space="preserve">diverged </w:t>
      </w:r>
      <w:r w:rsidR="001708F4" w:rsidRPr="003134C2">
        <w:rPr>
          <w:i/>
          <w:iCs/>
          <w:lang w:val="en-US"/>
        </w:rPr>
        <w:t>cis</w:t>
      </w:r>
      <w:r w:rsidR="001708F4">
        <w:rPr>
          <w:lang w:val="en-US"/>
        </w:rPr>
        <w:t xml:space="preserve">- and </w:t>
      </w:r>
      <w:r w:rsidR="001708F4" w:rsidRPr="003134C2">
        <w:rPr>
          <w:i/>
          <w:iCs/>
          <w:lang w:val="en-US"/>
        </w:rPr>
        <w:t>trans</w:t>
      </w:r>
      <w:r w:rsidR="001708F4">
        <w:rPr>
          <w:lang w:val="en-US"/>
        </w:rPr>
        <w:t>-acting regulatory factors can</w:t>
      </w:r>
      <w:r w:rsidRPr="000351FA">
        <w:rPr>
          <w:lang w:val="en-US"/>
        </w:rPr>
        <w:t xml:space="preserve"> </w:t>
      </w:r>
      <w:r w:rsidR="001708F4" w:rsidRPr="000351FA">
        <w:rPr>
          <w:lang w:val="en-US"/>
        </w:rPr>
        <w:t>driv</w:t>
      </w:r>
      <w:r w:rsidR="001708F4">
        <w:rPr>
          <w:lang w:val="en-US"/>
        </w:rPr>
        <w:t>e</w:t>
      </w:r>
      <w:r w:rsidR="001708F4" w:rsidRPr="000351FA">
        <w:rPr>
          <w:lang w:val="en-US"/>
        </w:rPr>
        <w:t xml:space="preserve"> </w:t>
      </w:r>
      <w:r w:rsidRPr="000351FA">
        <w:rPr>
          <w:lang w:val="en-US"/>
        </w:rPr>
        <w:t>misexpression of genes in hybrid genome</w:t>
      </w:r>
      <w:r w:rsidR="001708F4">
        <w:rPr>
          <w:lang w:val="en-US"/>
        </w:rPr>
        <w:t>s in a cross-dependent manner</w:t>
      </w:r>
      <w:r w:rsidRPr="000351FA">
        <w:rPr>
          <w:lang w:val="en-US"/>
        </w:rPr>
        <w:t xml:space="preserve">. </w:t>
      </w:r>
      <w:r w:rsidRPr="009F4136">
        <w:rPr>
          <w:rStyle w:val="cf01"/>
          <w:rFonts w:ascii="Times New Roman" w:eastAsiaTheme="majorEastAsia" w:hAnsi="Times New Roman" w:cs="Times New Roman"/>
          <w:color w:val="auto"/>
          <w:sz w:val="24"/>
          <w:szCs w:val="24"/>
        </w:rPr>
        <w:t xml:space="preserve">These profiles of asymmetric misexpression that are </w:t>
      </w:r>
      <w:r w:rsidR="00A1645D">
        <w:rPr>
          <w:rStyle w:val="cf01"/>
          <w:rFonts w:ascii="Times New Roman" w:eastAsiaTheme="majorEastAsia" w:hAnsi="Times New Roman" w:cs="Times New Roman"/>
          <w:color w:val="auto"/>
          <w:sz w:val="24"/>
          <w:szCs w:val="24"/>
        </w:rPr>
        <w:t>exacerbated in</w:t>
      </w:r>
      <w:r w:rsidRPr="009F4136">
        <w:rPr>
          <w:rStyle w:val="cf01"/>
          <w:rFonts w:ascii="Times New Roman" w:eastAsiaTheme="majorEastAsia" w:hAnsi="Times New Roman" w:cs="Times New Roman"/>
          <w:color w:val="auto"/>
          <w:sz w:val="24"/>
          <w:szCs w:val="24"/>
        </w:rPr>
        <w:t xml:space="preserve"> adult </w:t>
      </w:r>
      <w:r w:rsidR="00A1645D">
        <w:rPr>
          <w:rStyle w:val="cf01"/>
          <w:rFonts w:ascii="Times New Roman" w:eastAsiaTheme="majorEastAsia" w:hAnsi="Times New Roman" w:cs="Times New Roman"/>
          <w:color w:val="auto"/>
          <w:sz w:val="24"/>
          <w:szCs w:val="24"/>
        </w:rPr>
        <w:t xml:space="preserve">hybrid </w:t>
      </w:r>
      <w:r w:rsidRPr="009F4136">
        <w:rPr>
          <w:rStyle w:val="cf01"/>
          <w:rFonts w:ascii="Times New Roman" w:eastAsiaTheme="majorEastAsia" w:hAnsi="Times New Roman" w:cs="Times New Roman"/>
          <w:color w:val="auto"/>
          <w:sz w:val="24"/>
          <w:szCs w:val="24"/>
        </w:rPr>
        <w:t>males that develop sterility</w:t>
      </w:r>
      <w:r w:rsidRPr="009F4136">
        <w:rPr>
          <w:rStyle w:val="cf01"/>
          <w:rFonts w:eastAsiaTheme="majorEastAsia"/>
          <w:color w:val="auto"/>
        </w:rPr>
        <w:t xml:space="preserve"> </w:t>
      </w:r>
      <w:r w:rsidR="00A1645D">
        <w:rPr>
          <w:lang w:val="en-US"/>
        </w:rPr>
        <w:t>is consistent with</w:t>
      </w:r>
      <w:r w:rsidRPr="000351FA">
        <w:rPr>
          <w:lang w:val="en-US"/>
        </w:rPr>
        <w:t xml:space="preserve"> the </w:t>
      </w:r>
      <w:r w:rsidR="00A1645D">
        <w:rPr>
          <w:lang w:val="en-US"/>
        </w:rPr>
        <w:t>“</w:t>
      </w:r>
      <w:r w:rsidRPr="000351FA">
        <w:rPr>
          <w:lang w:val="en-US"/>
        </w:rPr>
        <w:t>sterility hypothesis</w:t>
      </w:r>
      <w:r w:rsidR="00A1645D">
        <w:rPr>
          <w:lang w:val="en-US"/>
        </w:rPr>
        <w:t>”</w:t>
      </w:r>
      <w:r w:rsidR="00A1645D" w:rsidRPr="000351FA">
        <w:rPr>
          <w:lang w:val="en-US"/>
        </w:rPr>
        <w:t xml:space="preserve"> </w:t>
      </w:r>
      <w:r w:rsidRPr="000351FA">
        <w:rPr>
          <w:lang w:val="en-US"/>
        </w:rPr>
        <w:t xml:space="preserve">that gene misexpression should accompany sterile hybrids </w:t>
      </w:r>
      <w:r w:rsidRPr="000351FA">
        <w:rPr>
          <w:lang w:val="en-US"/>
        </w:rPr>
        <w:fldChar w:fldCharType="begin"/>
      </w:r>
      <w:r w:rsidR="008B100D">
        <w:rPr>
          <w:lang w:val="en-US"/>
        </w:rPr>
        <w:instrText xml:space="preserve"> ADDIN ZOTERO_ITEM CSL_CITATION {"citationID":"dbuyeZ1v","properties":{"formattedCitation":"(Gomes &amp; Civetta, 2014, 2015)","plainCitation":"(Gomes &amp; Civetta, 2014, 2015)","noteIndex":0},"citationItems":[{"id":2561,"uris":["http://zotero.org/users/9504344/items/6C9QG33P"],"itemData":{"id":2561,"type":"article-journal","abstract":"Hybrid male sterility is a common outcome of crosses between different species. Gene expression studies have found that a number of spermatogenesis genes are differentially expressed in sterile hybrid males, compared with parental species. Late-stage sperm development genes are particularly likely to be misexpressed, with fewer early-stage genes affected. Thus, a link has been posited between misexpression and sterility. A more recent alternative explanation for hybrid gene misexpression has been that it is independent of sterility and driven by divergent evolution of male-specific regulatory elements between species (faster male hypothesis). The faster male hypothesis predicts that misregulation of spermatogenesis genes should be independent of sterility and approximately the same in both hybrids, whereas sterility should only affect gene expression in sterile hybrids. To test the faster male hypothesis vs. the effect of sterility on gene misexpression, we analyse spermatogenesis gene expression in different species pairs of the Drosophila phylogeny, where hybrid male sterility occurs in only one direction of the interspecies cross (i.e. unidirectional sterility). We find significant differences among genes in misexpression with effects that are lineage-specific and caused by sterility or fast male regulatory divergence.","container-title":"Journal of Evolutionary Biology","DOI":"10.1111/jeb.12428","ISSN":"1420-9101","issue":"9","language":"en","note":"_eprint: https://onlinelibrary.wiley.com/doi/pdf/10.1111/jeb.12428","page":"1775-1783","source":"Wiley Online Library","title":"Misregulation of spermatogenesis genes in Drosophila hybrids is lineage-specific and driven by the combined effects of sterility and fast male regulatory divergence","volume":"27","author":[{"family":"Gomes","given":"S."},{"family":"Civetta","given":"A."}],"issued":{"date-parts":[["2014"]]}}},{"id":60,"uris":["http://zotero.org/users/9504344/items/7JSNNTZW"],"itemData":{"id":60,"type":"article-journal","container-title":"Scientific Reports","DOI":"10.1038/srep11976","ISSN":"2045-2322","issue":"1","journalAbbreviation":"Sci Rep","language":"en","page":"11976","source":"DOI.org (Crossref)","title":"Hybrid male sterility and genome-wide misexpression of male reproductive proteases","volume":"5","author":[{"family":"Gomes","given":"Suzanne"},{"family":"Civetta","given":"Alberto"}],"issued":{"date-parts":[["2015",12]]}}}],"schema":"https://github.com/citation-style-language/schema/raw/master/csl-citation.json"} </w:instrText>
      </w:r>
      <w:r w:rsidRPr="000351FA">
        <w:rPr>
          <w:lang w:val="en-US"/>
        </w:rPr>
        <w:fldChar w:fldCharType="separate"/>
      </w:r>
      <w:r w:rsidR="008B100D" w:rsidRPr="008B100D">
        <w:t>(Gomes &amp; Civetta, 2014, 2015)</w:t>
      </w:r>
      <w:r w:rsidRPr="000351FA">
        <w:rPr>
          <w:lang w:val="en-US"/>
        </w:rPr>
        <w:fldChar w:fldCharType="end"/>
      </w:r>
      <w:r w:rsidRPr="000351FA">
        <w:rPr>
          <w:lang w:val="en-US"/>
        </w:rPr>
        <w:t xml:space="preserve">. </w:t>
      </w:r>
      <w:r w:rsidR="004D6362">
        <w:rPr>
          <w:lang w:val="en-US"/>
        </w:rPr>
        <w:t>Moreover,</w:t>
      </w:r>
      <w:r w:rsidRPr="000351FA">
        <w:rPr>
          <w:lang w:val="en-US"/>
        </w:rPr>
        <w:t xml:space="preserve"> X-linked genes </w:t>
      </w:r>
      <w:r w:rsidR="004D6362">
        <w:rPr>
          <w:lang w:val="en-US"/>
        </w:rPr>
        <w:t>experience</w:t>
      </w:r>
      <w:r w:rsidR="004D6362" w:rsidRPr="000351FA">
        <w:rPr>
          <w:lang w:val="en-US"/>
        </w:rPr>
        <w:t xml:space="preserve"> </w:t>
      </w:r>
      <w:r w:rsidRPr="000351FA">
        <w:rPr>
          <w:lang w:val="en-US"/>
        </w:rPr>
        <w:t xml:space="preserve">disproportionate misregulation in hybrid males due to </w:t>
      </w:r>
      <w:r w:rsidRPr="00451BC4">
        <w:rPr>
          <w:i/>
          <w:iCs/>
          <w:lang w:val="en-US"/>
        </w:rPr>
        <w:t>cis</w:t>
      </w:r>
      <w:r w:rsidRPr="000351FA">
        <w:rPr>
          <w:lang w:val="en-US"/>
        </w:rPr>
        <w:t>-</w:t>
      </w:r>
      <w:r w:rsidRPr="000351FA">
        <w:rPr>
          <w:i/>
          <w:iCs/>
          <w:lang w:val="en-US"/>
        </w:rPr>
        <w:t>trans</w:t>
      </w:r>
      <w:r w:rsidRPr="000351FA">
        <w:rPr>
          <w:lang w:val="en-US"/>
        </w:rPr>
        <w:t xml:space="preserve"> compensatory divergence, consistent with a </w:t>
      </w:r>
      <w:r w:rsidR="004D6362">
        <w:rPr>
          <w:lang w:val="en-US"/>
        </w:rPr>
        <w:t xml:space="preserve">gene regulatory manifestation of the </w:t>
      </w:r>
      <w:r w:rsidRPr="000351FA">
        <w:rPr>
          <w:lang w:val="en-US"/>
        </w:rPr>
        <w:t xml:space="preserve">large X-effect </w:t>
      </w:r>
      <w:r w:rsidRPr="000351FA">
        <w:rPr>
          <w:lang w:val="en-US"/>
        </w:rPr>
        <w:fldChar w:fldCharType="begin"/>
      </w:r>
      <w:r w:rsidR="001858AE">
        <w:rPr>
          <w:lang w:val="en-US"/>
        </w:rPr>
        <w:instrText xml:space="preserve"> ADDIN ZOTERO_ITEM CSL_CITATION {"citationID":"nHfzmuJ4","properties":{"formattedCitation":"(Coyne &amp; Allen Orr, 1998)","plainCitation":"(Coyne &amp; Allen Orr, 1998)","noteIndex":0},"citationItems":[{"id":459,"uris":["http://zotero.org/users/9504344/items/PP9TBHPG"],"itemData":{"id":459,"type":"article-journal","container-title":"Philosophical Transactions of the Royal Society of London. Series B: Biological Sciences","issue":"1366","page":"287–305","publisher":"The Royal Society","source":"Google Scholar","title":"The evolutionary genetics of speciation","volume":"353","author":[{"family":"Coyne","given":"Jerry A."},{"family":"Allen Orr","given":"H."}],"issued":{"date-parts":[["1998"]]}}}],"schema":"https://github.com/citation-style-language/schema/raw/master/csl-citation.json"} </w:instrText>
      </w:r>
      <w:r w:rsidRPr="000351FA">
        <w:rPr>
          <w:lang w:val="en-US"/>
        </w:rPr>
        <w:fldChar w:fldCharType="separate"/>
      </w:r>
      <w:r w:rsidR="00DF51E1" w:rsidRPr="00DF51E1">
        <w:t>(Coyne &amp; Allen Orr, 1998)</w:t>
      </w:r>
      <w:r w:rsidRPr="000351FA">
        <w:rPr>
          <w:lang w:val="en-US"/>
        </w:rPr>
        <w:fldChar w:fldCharType="end"/>
      </w:r>
      <w:r w:rsidRPr="000351FA">
        <w:rPr>
          <w:bCs/>
          <w:lang w:val="en-US"/>
        </w:rPr>
        <w:t>.</w:t>
      </w:r>
      <w:r w:rsidR="0040102F">
        <w:rPr>
          <w:bCs/>
          <w:lang w:val="en-US"/>
        </w:rPr>
        <w:t xml:space="preserve"> </w:t>
      </w:r>
      <w:r w:rsidRPr="000351FA">
        <w:rPr>
          <w:lang w:val="en-US"/>
        </w:rPr>
        <w:t xml:space="preserve">Whole male transcriptomic data of hybrids between </w:t>
      </w:r>
      <w:r w:rsidRPr="003154CE">
        <w:rPr>
          <w:i/>
          <w:iCs/>
          <w:lang w:val="en-US"/>
        </w:rPr>
        <w:t>C. briggsae</w:t>
      </w:r>
      <w:r w:rsidRPr="000351FA">
        <w:rPr>
          <w:lang w:val="en-US"/>
        </w:rPr>
        <w:t xml:space="preserve"> and </w:t>
      </w:r>
      <w:r w:rsidRPr="003154CE">
        <w:rPr>
          <w:i/>
          <w:iCs/>
          <w:lang w:val="en-US"/>
        </w:rPr>
        <w:t>C. nigoni</w:t>
      </w:r>
      <w:r w:rsidRPr="000351FA">
        <w:rPr>
          <w:lang w:val="en-US"/>
        </w:rPr>
        <w:t xml:space="preserve"> also yield a similar large X-effect</w:t>
      </w:r>
      <w:r w:rsidRPr="000351FA">
        <w:rPr>
          <w:b/>
          <w:bCs/>
          <w:lang w:val="en-US"/>
        </w:rPr>
        <w:t xml:space="preserve"> </w:t>
      </w:r>
      <w:r w:rsidRPr="000351FA">
        <w:rPr>
          <w:lang w:val="en-US"/>
        </w:rPr>
        <w:fldChar w:fldCharType="begin"/>
      </w:r>
      <w:r w:rsidR="00DF51E1">
        <w:rPr>
          <w:lang w:val="en-US"/>
        </w:rPr>
        <w:instrText xml:space="preserve"> ADDIN ZOTERO_ITEM CSL_CITATION {"citationID":"JVEqKOr8","properties":{"formattedCitation":"(S\\uc0\\u225{}nchez-Ram\\uc0\\u237{}rez et al., 2021)","plainCitation":"(Sánchez-Ramírez et al., 2021)","noteIndex":0},"citationItems":[{"id":325,"uris":["http://zotero.org/users/9504344/items/VQAAKTRI"],"itemData":{"id":325,"type":"article-journal","abstract":"When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0351FA">
        <w:rPr>
          <w:lang w:val="en-US"/>
        </w:rPr>
        <w:fldChar w:fldCharType="separate"/>
      </w:r>
      <w:r w:rsidR="00DF51E1" w:rsidRPr="00DF51E1">
        <w:t>(Sánchez-Ramírez et al., 2021)</w:t>
      </w:r>
      <w:r w:rsidRPr="000351FA">
        <w:rPr>
          <w:lang w:val="en-US"/>
        </w:rPr>
        <w:fldChar w:fldCharType="end"/>
      </w:r>
      <w:r w:rsidR="004C7AB9">
        <w:rPr>
          <w:lang w:val="en-US"/>
        </w:rPr>
        <w:t>, and</w:t>
      </w:r>
      <w:r w:rsidRPr="000351FA">
        <w:rPr>
          <w:lang w:val="en-US"/>
        </w:rPr>
        <w:t xml:space="preserve"> X-autosome </w:t>
      </w:r>
      <w:r w:rsidR="004C7AB9">
        <w:rPr>
          <w:lang w:val="en-US"/>
        </w:rPr>
        <w:t xml:space="preserve">hybrid </w:t>
      </w:r>
      <w:r w:rsidRPr="000351FA">
        <w:rPr>
          <w:lang w:val="en-US"/>
        </w:rPr>
        <w:t xml:space="preserve">incompatibilities have been documented in </w:t>
      </w:r>
      <w:r w:rsidRPr="000351FA">
        <w:rPr>
          <w:i/>
          <w:iCs/>
          <w:lang w:val="en-US"/>
        </w:rPr>
        <w:t>Caenorhabditis</w:t>
      </w:r>
      <w:r w:rsidRPr="000351FA">
        <w:rPr>
          <w:lang w:val="en-US"/>
        </w:rPr>
        <w:t xml:space="preserve"> nematodes and could underlie the observed asymmetry in hybrid incompatibility </w:t>
      </w:r>
      <w:r w:rsidRPr="000351FA">
        <w:rPr>
          <w:lang w:val="en-US"/>
        </w:rPr>
        <w:fldChar w:fldCharType="begin"/>
      </w:r>
      <w:r w:rsidR="001858AE">
        <w:rPr>
          <w:lang w:val="en-US"/>
        </w:rPr>
        <w:instrText xml:space="preserve"> ADDIN ZOTERO_ITEM CSL_CITATION {"citationID":"AjCeJuiN","properties":{"formattedCitation":"(Bi et al., 2019; Bittorf, 2018; Bundus et al., 2018; Viswanath &amp; Cutter, 2023)","plainCitation":"(Bi et al., 2019; Bittorf, 2018; Bundus et al., 2018; Viswanath &amp; Cutter, 2023)","noteIndex":0},"citationItems":[{"id":"jVntcrVb/OAb45zI5","uris":["http://zotero.org/users/9504344/items/SPISNIXM"],"itemData":{"id":446,"type":"article-journal","container-title":"Heredity","issue":"2","note":"publisher: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D."}],"issued":{"date-parts":[["2018"]]}}},{"id":1592,"uris":["http://zotero.org/users/9504344/items/3U7ELDMV"],"itemData":{"id":1592,"type":"thesis","language":"en","publisher":"Wright State University","source":"etd.ohiolink.edu","title":"Mapping Hybrid Lethal Genes on the X Chromosome of C. Briggsae","URL":"https://etd.ohiolink.edu/apexprod/rws_olink/r/1501/10?clear=10&amp;p10_accession_num=wright152770556182685","author":[{"family":"Bittorf","given":"Blaine E."}],"accessed":{"date-parts":[["2022",12,25]]},"issued":{"date-parts":[["2018"]]}}},{"id":2505,"uris":["http://zotero.org/users/9504344/items/96EL4SUC"],"itemData":{"id":2505,"type":"article-journal","abstract":"Hybrid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4357,"uris":["http://zotero.org/users/9504344/items/WC4Y4GDY"],"itemData":{"id":4357,"type":"article-journal","abstract":"The world's astounding biodiversity results from speciation, the process of formation of distinct species. Hybrids between species often have reduced fitness due to negative epistatic interactions between divergent genetic factors, as each lineage accumulated substitutions independently in their evolutionary history. Such negative genetic interactions can manifest as gene misexpression due to divergence in gene regulatory controls from mutations in cis-regulatory elements and trans-acting factors. Gene misexpression due to differences in regulatory controls can ultimately contribute to incompatibility within hybrids through developmental defects such as sterility and inviability. We sought to quantify the contributions of regulatory divergence to postzygotic reproductive isolation using sterile interspecies hybrids of two Caenorhabditis nematodes: Caenorhabditis briggsae and Caenorhabditis nigoni. We analyzed previous transcriptome profiles for two introgression lines with distinct homozygous X-linked fragments from C. briggsae in a C. nigoni genomic background that confers male sterility, owing to defects in spermatogenesis (Li R, et al. 2016. Specific down-regulation of spermatogenesis genes targeted by 22G RNAs in hybrid sterile males associated with an X-chromosome introgression. Genome Res. 26:1219-1232). Our analysis identified hundreds of genes that show distinct classes of nonadditive expression inheritance and regulatory divergence. We find that these nonoverlapping introgressions affect many of the same genes in the same way and demonstrate that the preponderance of transgressive gene expression is due to regulatory divergence involving compensatory and joint effects of cis- and trans-acting factors. The similar transcriptomic responses to nonoverlapping genetic perturbations of the X-chromosome implicate multiway incompatibilities as an important feature contributing to hybrid male sterility in this system.","container-title":"Genome Biology and Evolution","DOI":"10.1093/gbe/evad055","ISSN":"1759-6653","issue":"4","journalAbbreviation":"Genome Biol Evol","language":"eng","page":"evad055","PMID":"37014784","PMCID":"PMC10147328","source":"PubMed","title":"Regulatory Divergence as a Mechanism for X-Autosome Incompatibilities in Caenorhabditis Nematodes","volume":"15","author":[{"family":"Viswanath","given":"Athmaja"},{"family":"Cutter","given":"Asher D."}],"issued":{"date-parts":[["2023",4,6]]}}}],"schema":"https://github.com/citation-style-language/schema/raw/master/csl-citation.json"} </w:instrText>
      </w:r>
      <w:r w:rsidRPr="000351FA">
        <w:rPr>
          <w:lang w:val="en-US"/>
        </w:rPr>
        <w:fldChar w:fldCharType="separate"/>
      </w:r>
      <w:r w:rsidR="00DF51E1" w:rsidRPr="00DF51E1">
        <w:t>(Bi et al., 2019; Bittorf, 2018; Bundus et al., 2018; Viswanath &amp; Cutter, 2023)</w:t>
      </w:r>
      <w:r w:rsidRPr="000351FA">
        <w:rPr>
          <w:lang w:val="en-US"/>
        </w:rPr>
        <w:fldChar w:fldCharType="end"/>
      </w:r>
      <w:r w:rsidRPr="000351FA">
        <w:rPr>
          <w:lang w:val="en-US"/>
        </w:rPr>
        <w:t xml:space="preserve">. Although </w:t>
      </w:r>
      <w:r w:rsidR="00D60BDE">
        <w:rPr>
          <w:lang w:val="en-US"/>
        </w:rPr>
        <w:t>our</w:t>
      </w:r>
      <w:r w:rsidRPr="000351FA">
        <w:rPr>
          <w:lang w:val="en-US"/>
        </w:rPr>
        <w:t xml:space="preserve"> approach constructively identified misregulated loci </w:t>
      </w:r>
      <w:r w:rsidR="00FC1463">
        <w:rPr>
          <w:lang w:val="en-US"/>
        </w:rPr>
        <w:t xml:space="preserve">in hybrids </w:t>
      </w:r>
      <w:r w:rsidRPr="000351FA">
        <w:rPr>
          <w:lang w:val="en-US"/>
        </w:rPr>
        <w:t xml:space="preserve">due to </w:t>
      </w:r>
      <w:r w:rsidRPr="00451BC4">
        <w:rPr>
          <w:i/>
          <w:iCs/>
          <w:lang w:val="en-US"/>
        </w:rPr>
        <w:t>cis</w:t>
      </w:r>
      <w:r w:rsidRPr="000351FA">
        <w:rPr>
          <w:lang w:val="en-US"/>
        </w:rPr>
        <w:t xml:space="preserve">- and </w:t>
      </w:r>
      <w:r w:rsidRPr="000351FA">
        <w:rPr>
          <w:i/>
          <w:lang w:val="en-US"/>
        </w:rPr>
        <w:t>trans</w:t>
      </w:r>
      <w:r w:rsidRPr="000351FA">
        <w:rPr>
          <w:lang w:val="en-US"/>
        </w:rPr>
        <w:t>-acting changes</w:t>
      </w:r>
      <w:r w:rsidR="00FC1463">
        <w:rPr>
          <w:lang w:val="en-US"/>
        </w:rPr>
        <w:t>, which</w:t>
      </w:r>
      <w:r w:rsidR="004C7AB9">
        <w:rPr>
          <w:lang w:val="en-US"/>
        </w:rPr>
        <w:t xml:space="preserve"> </w:t>
      </w:r>
      <w:r w:rsidR="004C7AB9" w:rsidRPr="000351FA">
        <w:rPr>
          <w:lang w:val="en-US"/>
        </w:rPr>
        <w:t xml:space="preserve">provide a group of candidate genes </w:t>
      </w:r>
      <w:r w:rsidR="004C7AB9">
        <w:rPr>
          <w:lang w:val="en-US"/>
        </w:rPr>
        <w:t>for</w:t>
      </w:r>
      <w:r w:rsidR="004C7AB9" w:rsidRPr="000351FA">
        <w:rPr>
          <w:lang w:val="en-US"/>
        </w:rPr>
        <w:t xml:space="preserve"> test</w:t>
      </w:r>
      <w:r w:rsidR="004C7AB9">
        <w:rPr>
          <w:lang w:val="en-US"/>
        </w:rPr>
        <w:t xml:space="preserve">ing a </w:t>
      </w:r>
      <w:r w:rsidR="004C7AB9" w:rsidRPr="000351FA">
        <w:rPr>
          <w:lang w:val="en-US"/>
        </w:rPr>
        <w:t>role in reproductive isolation</w:t>
      </w:r>
      <w:r w:rsidRPr="00930599">
        <w:rPr>
          <w:lang w:val="en-US"/>
        </w:rPr>
        <w:t>,</w:t>
      </w:r>
      <w:r w:rsidRPr="00930599">
        <w:rPr>
          <w:rStyle w:val="cf01"/>
          <w:rFonts w:ascii="Times New Roman" w:eastAsiaTheme="majorEastAsia" w:hAnsi="Times New Roman" w:cs="Times New Roman"/>
          <w:color w:val="auto"/>
          <w:sz w:val="24"/>
          <w:szCs w:val="24"/>
        </w:rPr>
        <w:t xml:space="preserve"> it remains a challenge to determine conclusively whether the associated genes are causes of sterility or secondary consequences of defects in gonad morphogenesis or other aspects of prior development.</w:t>
      </w:r>
      <w:r w:rsidRPr="00440788">
        <w:rPr>
          <w:rStyle w:val="cf01"/>
          <w:rFonts w:ascii="Times New Roman" w:eastAsiaTheme="majorEastAsia" w:hAnsi="Times New Roman" w:cs="Times New Roman"/>
          <w:sz w:val="24"/>
          <w:szCs w:val="24"/>
        </w:rPr>
        <w:t xml:space="preserve"> </w:t>
      </w:r>
    </w:p>
    <w:p w14:paraId="52768DFA" w14:textId="77777777" w:rsidR="003B1939" w:rsidRDefault="003B1939" w:rsidP="00662E34">
      <w:pPr>
        <w:pStyle w:val="pf0"/>
        <w:spacing w:line="276" w:lineRule="auto"/>
        <w:rPr>
          <w:lang w:val="en-US"/>
        </w:rPr>
      </w:pPr>
    </w:p>
    <w:p w14:paraId="3B36B9F5" w14:textId="3E0939B0" w:rsidR="00D60BDE" w:rsidRPr="00D60BDE" w:rsidRDefault="002D6034" w:rsidP="00D60BDE">
      <w:pPr>
        <w:pStyle w:val="Heading3"/>
        <w:spacing w:line="276" w:lineRule="auto"/>
        <w:rPr>
          <w:rFonts w:cs="Times New Roman"/>
        </w:rPr>
      </w:pPr>
      <w:r>
        <w:rPr>
          <w:rFonts w:cs="Times New Roman"/>
        </w:rPr>
        <w:lastRenderedPageBreak/>
        <w:t>Hybrid female paradox: regulatory asymmetry despite shared genomes</w:t>
      </w:r>
    </w:p>
    <w:p w14:paraId="1644480F" w14:textId="09990060" w:rsidR="00744C79" w:rsidRDefault="00946399" w:rsidP="00662E34">
      <w:pPr>
        <w:pStyle w:val="pf0"/>
        <w:spacing w:line="276" w:lineRule="auto"/>
        <w:rPr>
          <w:lang w:val="en-US"/>
        </w:rPr>
      </w:pPr>
      <w:r w:rsidRPr="00A20722">
        <w:rPr>
          <w:lang w:val="en-US"/>
        </w:rPr>
        <w:t xml:space="preserve">One feature of </w:t>
      </w:r>
      <w:r w:rsidR="00D60BDE">
        <w:rPr>
          <w:lang w:val="en-US"/>
        </w:rPr>
        <w:t>our</w:t>
      </w:r>
      <w:r w:rsidRPr="00A20722">
        <w:rPr>
          <w:lang w:val="en-US"/>
        </w:rPr>
        <w:t xml:space="preserve"> analyses </w:t>
      </w:r>
      <w:r w:rsidR="00150490" w:rsidRPr="00A20722">
        <w:rPr>
          <w:lang w:val="en-US"/>
        </w:rPr>
        <w:t>reveal</w:t>
      </w:r>
      <w:r w:rsidR="00150490">
        <w:rPr>
          <w:lang w:val="en-US"/>
        </w:rPr>
        <w:t>ed</w:t>
      </w:r>
      <w:r w:rsidR="00150490" w:rsidRPr="00A20722">
        <w:rPr>
          <w:lang w:val="en-US"/>
        </w:rPr>
        <w:t xml:space="preserve"> </w:t>
      </w:r>
      <w:r w:rsidRPr="00A20722">
        <w:rPr>
          <w:lang w:val="en-US"/>
        </w:rPr>
        <w:t xml:space="preserve">an interesting conundrum regarding the patterns in hybrid females. </w:t>
      </w:r>
      <w:r w:rsidR="00150490">
        <w:rPr>
          <w:lang w:val="en-US"/>
        </w:rPr>
        <w:t xml:space="preserve">Despite the fact that </w:t>
      </w:r>
      <w:r w:rsidRPr="00A20722">
        <w:rPr>
          <w:lang w:val="en-US"/>
        </w:rPr>
        <w:t xml:space="preserve">F1 hybrid females from both reciprocal cross directions have identical </w:t>
      </w:r>
      <w:r w:rsidR="00150490">
        <w:rPr>
          <w:lang w:val="en-US"/>
        </w:rPr>
        <w:t>nuclear genome compositions</w:t>
      </w:r>
      <w:r w:rsidRPr="00A20722">
        <w:rPr>
          <w:lang w:val="en-US"/>
        </w:rPr>
        <w:t xml:space="preserve">, </w:t>
      </w:r>
      <w:r w:rsidR="00C50A99">
        <w:rPr>
          <w:lang w:val="en-US"/>
        </w:rPr>
        <w:t>we</w:t>
      </w:r>
      <w:r w:rsidRPr="00A20722">
        <w:rPr>
          <w:lang w:val="en-US"/>
        </w:rPr>
        <w:t xml:space="preserve"> detect </w:t>
      </w:r>
      <w:r w:rsidRPr="00451BC4">
        <w:rPr>
          <w:i/>
          <w:iCs/>
          <w:lang w:val="en-US"/>
        </w:rPr>
        <w:t>cis</w:t>
      </w:r>
      <w:r w:rsidRPr="00A20722">
        <w:rPr>
          <w:lang w:val="en-US"/>
        </w:rPr>
        <w:t xml:space="preserve">-only divergence to be twice as prevalent in H1 females compared to H2 females (Figure 8A, C). Furthermore, more than half of the autosomal genes demonstrating </w:t>
      </w:r>
      <w:r w:rsidRPr="00451BC4">
        <w:rPr>
          <w:i/>
          <w:iCs/>
          <w:lang w:val="en-US"/>
        </w:rPr>
        <w:t>cis</w:t>
      </w:r>
      <w:r w:rsidRPr="00A20722">
        <w:rPr>
          <w:lang w:val="en-US"/>
        </w:rPr>
        <w:t>-</w:t>
      </w:r>
      <w:r w:rsidRPr="00A20722">
        <w:rPr>
          <w:i/>
          <w:iCs/>
          <w:lang w:val="en-US"/>
        </w:rPr>
        <w:t>trans</w:t>
      </w:r>
      <w:r w:rsidRPr="00A20722">
        <w:rPr>
          <w:lang w:val="en-US"/>
        </w:rPr>
        <w:t xml:space="preserve"> compensatory regulatory divergence were distinct to H1</w:t>
      </w:r>
      <w:r w:rsidR="00BE4F11">
        <w:rPr>
          <w:lang w:val="en-US"/>
        </w:rPr>
        <w:t>, instead</w:t>
      </w:r>
      <w:r w:rsidRPr="00A20722">
        <w:rPr>
          <w:lang w:val="en-US"/>
        </w:rPr>
        <w:t xml:space="preserve"> show</w:t>
      </w:r>
      <w:r w:rsidR="00BE4F11">
        <w:rPr>
          <w:lang w:val="en-US"/>
        </w:rPr>
        <w:t>ing</w:t>
      </w:r>
      <w:r w:rsidRPr="00A20722">
        <w:rPr>
          <w:lang w:val="en-US"/>
        </w:rPr>
        <w:t xml:space="preserve"> conserved regulation in H2 females, indicating that misregulation is exclusive to autosomal genes in H1 females that had </w:t>
      </w:r>
      <w:r w:rsidRPr="003154CE">
        <w:rPr>
          <w:i/>
          <w:iCs/>
          <w:lang w:val="en-US"/>
        </w:rPr>
        <w:t>C. remanei</w:t>
      </w:r>
      <w:r w:rsidRPr="00A20722">
        <w:rPr>
          <w:lang w:val="en-US"/>
        </w:rPr>
        <w:t xml:space="preserve"> as the maternal parent (Figure 8D, F). </w:t>
      </w:r>
      <w:r w:rsidR="00BE4F11">
        <w:rPr>
          <w:lang w:val="en-US"/>
        </w:rPr>
        <w:t>Similar</w:t>
      </w:r>
      <w:r w:rsidR="00BE4F11" w:rsidRPr="00A20722">
        <w:rPr>
          <w:lang w:val="en-US"/>
        </w:rPr>
        <w:t xml:space="preserve"> </w:t>
      </w:r>
      <w:r w:rsidRPr="00A20722">
        <w:rPr>
          <w:lang w:val="en-US"/>
        </w:rPr>
        <w:t xml:space="preserve">parent-of-origin effects have also been </w:t>
      </w:r>
      <w:r w:rsidR="00BE4F11">
        <w:rPr>
          <w:lang w:val="en-US"/>
        </w:rPr>
        <w:t>documented for</w:t>
      </w:r>
      <w:r w:rsidRPr="00A20722">
        <w:rPr>
          <w:lang w:val="en-US"/>
        </w:rPr>
        <w:t xml:space="preserve"> autosomal genes in hybrid mice </w:t>
      </w:r>
      <w:r w:rsidRPr="00A20722">
        <w:rPr>
          <w:lang w:val="en-US"/>
        </w:rPr>
        <w:fldChar w:fldCharType="begin"/>
      </w:r>
      <w:r w:rsidR="001858AE">
        <w:rPr>
          <w:lang w:val="en-US"/>
        </w:rPr>
        <w:instrText xml:space="preserve"> ADDIN ZOTERO_ITEM CSL_CITATION {"citationID":"yahYr1ex","properties":{"formattedCitation":"(Shen et al., 2014)","plainCitation":"(Shen et al., 2014)","noteIndex":0},"citationItems":[{"id":5409,"uris":["http://zotero.org/users/9504344/items/2KMZABWQ"],"itemData":{"id":5409,"type":"article-journal","abstract":"A fundamental challenge in genomics is to map DNA sequence variants onto changes in gene expression. Gene expression is regulated by cis-regulatory elements (CREs, i.e., enhancers, promoters, and silencers) and the trans factors (e.g., transcription factors) that act upon them. A powerful approach to dissecting cis and trans effects is to compare F1 hybrids with F0 homozygotes. Using this approach and taking advantage of the high frequency of polymorphisms in wild-derived inbred Cast/EiJ mice relative to the reference strain C57BL/6J, we conducted allele-specific mRNA-seq analysis in the adult mouse retina, a disease-relevant neural tissue. We found that cis effects account for the bulk of gene regulatory divergence in the retina. Many CREs contained functional (i.e., activating or silencing) cis-regulatory variants mapping onto altered expression of genes, including genes associated with retinal disease. By comparing our retinal data with previously published liver data, we found that most of the cis effects identified were tissue-specific. Lastly, by comparing reciprocal F1 hybrids, we identified evidence of imprinting in the retina for the first time. Our study provides a framework and resource for mapping cis-regulatory variants onto changes in gene expression, and underscores the importance of studying cis-regulatory variants in the context of retinal disease.","container-title":"PloS One","DOI":"10.1371/journal.pone.0109382","ISSN":"1932-6203","issue":"10","journalAbbreviation":"PLoS One","language":"eng","page":"e109382","PMID":"25340786","PMCID":"PMC4207689","source":"PubMed","title":"Hybrid mice reveal parent-of-origin and Cis- and trans-regulatory effects in the retina","volume":"9","author":[{"family":"Shen","given":"Susan Q."},{"family":"Turro","given":"Ernest"},{"family":"Corbo","given":"Joseph C."}],"issued":{"date-parts":[["2014"]]}}}],"schema":"https://github.com/citation-style-language/schema/raw/master/csl-citation.json"} </w:instrText>
      </w:r>
      <w:r w:rsidRPr="00A20722">
        <w:rPr>
          <w:lang w:val="en-US"/>
        </w:rPr>
        <w:fldChar w:fldCharType="separate"/>
      </w:r>
      <w:r w:rsidR="00DF51E1" w:rsidRPr="00DF51E1">
        <w:t>(Shen et al., 2014)</w:t>
      </w:r>
      <w:r w:rsidRPr="00A20722">
        <w:rPr>
          <w:lang w:val="en-US"/>
        </w:rPr>
        <w:fldChar w:fldCharType="end"/>
      </w:r>
      <w:r w:rsidRPr="00A20722">
        <w:rPr>
          <w:lang w:val="en-US"/>
        </w:rPr>
        <w:t xml:space="preserve">. </w:t>
      </w:r>
      <w:r w:rsidR="00BE4F11">
        <w:rPr>
          <w:lang w:val="en-US"/>
        </w:rPr>
        <w:t>Such</w:t>
      </w:r>
      <w:r w:rsidRPr="00A20722">
        <w:rPr>
          <w:lang w:val="en-US"/>
        </w:rPr>
        <w:t xml:space="preserve"> asymmetries are counter-intuitive because hybrid females have identical nuclear genetic composition and, regardless of the cross direction, do not exhibit strong hybrid incompatibility at the organismal level </w:t>
      </w:r>
      <w:r w:rsidRPr="00A20722">
        <w:rPr>
          <w:lang w:val="en-US"/>
        </w:rPr>
        <w:fldChar w:fldCharType="begin"/>
      </w:r>
      <w:r w:rsidR="00DF51E1">
        <w:rPr>
          <w:lang w:val="en-US"/>
        </w:rPr>
        <w:instrText xml:space="preserve"> ADDIN ZOTERO_ITEM CSL_CITATION {"citationID":"EmztM9Dz","properties":{"formattedCitation":"(Dey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A20722">
        <w:rPr>
          <w:lang w:val="en-US"/>
        </w:rPr>
        <w:fldChar w:fldCharType="separate"/>
      </w:r>
      <w:r w:rsidR="00DF51E1" w:rsidRPr="00DF51E1">
        <w:t>(Dey et al., 2012, 2014)</w:t>
      </w:r>
      <w:r w:rsidRPr="00A20722">
        <w:rPr>
          <w:lang w:val="en-US"/>
        </w:rPr>
        <w:fldChar w:fldCharType="end"/>
      </w:r>
      <w:r w:rsidRPr="00A20722">
        <w:rPr>
          <w:lang w:val="en-US"/>
        </w:rPr>
        <w:t xml:space="preserve">. </w:t>
      </w:r>
    </w:p>
    <w:p w14:paraId="55FE492F" w14:textId="268FA843" w:rsidR="00801EFA" w:rsidRDefault="008F22C3" w:rsidP="00662E34">
      <w:pPr>
        <w:pStyle w:val="pf0"/>
        <w:spacing w:line="276" w:lineRule="auto"/>
        <w:rPr>
          <w:lang w:val="en-US"/>
        </w:rPr>
      </w:pPr>
      <w:r>
        <w:rPr>
          <w:lang w:val="en-US"/>
        </w:rPr>
        <w:t>Two ways that</w:t>
      </w:r>
      <w:r w:rsidR="00946399" w:rsidRPr="00A20722">
        <w:rPr>
          <w:lang w:val="en-US"/>
        </w:rPr>
        <w:t xml:space="preserve"> </w:t>
      </w:r>
      <w:r>
        <w:rPr>
          <w:lang w:val="en-US"/>
        </w:rPr>
        <w:t xml:space="preserve">hybrid females differ in </w:t>
      </w:r>
      <w:r w:rsidR="00946399" w:rsidRPr="00A20722">
        <w:rPr>
          <w:lang w:val="en-US"/>
        </w:rPr>
        <w:t>reciprocal crosses</w:t>
      </w:r>
      <w:r>
        <w:rPr>
          <w:lang w:val="en-US"/>
        </w:rPr>
        <w:t xml:space="preserve"> </w:t>
      </w:r>
      <w:r w:rsidR="00744C79">
        <w:rPr>
          <w:lang w:val="en-US"/>
        </w:rPr>
        <w:t>are</w:t>
      </w:r>
      <w:r>
        <w:rPr>
          <w:lang w:val="en-US"/>
        </w:rPr>
        <w:t xml:space="preserve"> in terms of their</w:t>
      </w:r>
      <w:r w:rsidR="00946399" w:rsidRPr="00A20722">
        <w:rPr>
          <w:lang w:val="en-US"/>
        </w:rPr>
        <w:t xml:space="preserve"> mitochondrial genome</w:t>
      </w:r>
      <w:r>
        <w:rPr>
          <w:lang w:val="en-US"/>
        </w:rPr>
        <w:t>s</w:t>
      </w:r>
      <w:r w:rsidR="00946399" w:rsidRPr="00A20722">
        <w:rPr>
          <w:lang w:val="en-US"/>
        </w:rPr>
        <w:t xml:space="preserve"> and </w:t>
      </w:r>
      <w:r>
        <w:rPr>
          <w:lang w:val="en-US"/>
        </w:rPr>
        <w:t>any intergenerationally inherited</w:t>
      </w:r>
      <w:r w:rsidRPr="00A20722">
        <w:rPr>
          <w:lang w:val="en-US"/>
        </w:rPr>
        <w:t xml:space="preserve"> </w:t>
      </w:r>
      <w:r w:rsidR="00946399" w:rsidRPr="00A20722">
        <w:rPr>
          <w:lang w:val="en-US"/>
        </w:rPr>
        <w:t>epigenetic factors</w:t>
      </w:r>
      <w:r>
        <w:rPr>
          <w:lang w:val="en-US"/>
        </w:rPr>
        <w:t xml:space="preserve"> (e.g., parentally-provisioned small RNAs or proteins)</w:t>
      </w:r>
      <w:r w:rsidR="00946399" w:rsidRPr="00A20722">
        <w:rPr>
          <w:lang w:val="en-US"/>
        </w:rPr>
        <w:t xml:space="preserve">, </w:t>
      </w:r>
      <w:r>
        <w:rPr>
          <w:lang w:val="en-US"/>
        </w:rPr>
        <w:t>beyond the possibility of</w:t>
      </w:r>
      <w:r w:rsidR="006D6CFB">
        <w:rPr>
          <w:lang w:val="en-US"/>
        </w:rPr>
        <w:t xml:space="preserve"> </w:t>
      </w:r>
      <w:r w:rsidR="00946399" w:rsidRPr="00A20722">
        <w:rPr>
          <w:lang w:val="en-US"/>
        </w:rPr>
        <w:t xml:space="preserve">technical differences (e.g., statistical power) that </w:t>
      </w:r>
      <w:r>
        <w:rPr>
          <w:lang w:val="en-US"/>
        </w:rPr>
        <w:t>might</w:t>
      </w:r>
      <w:r w:rsidRPr="00A20722">
        <w:rPr>
          <w:lang w:val="en-US"/>
        </w:rPr>
        <w:t xml:space="preserve"> </w:t>
      </w:r>
      <w:r w:rsidR="00946399" w:rsidRPr="00A20722">
        <w:rPr>
          <w:lang w:val="en-US"/>
        </w:rPr>
        <w:t xml:space="preserve">affect the ability to detect regulatory divergence. </w:t>
      </w:r>
      <w:r w:rsidR="004C65C4">
        <w:rPr>
          <w:lang w:val="en-US"/>
        </w:rPr>
        <w:t xml:space="preserve">Thus, a possible resolution to the “hybrid female paradox” of cross-dependent differences is that </w:t>
      </w:r>
      <w:r w:rsidR="00946399" w:rsidRPr="00A20722">
        <w:rPr>
          <w:lang w:val="en-US"/>
        </w:rPr>
        <w:t xml:space="preserve">genetic interactions </w:t>
      </w:r>
      <w:r w:rsidR="004C65C4" w:rsidRPr="00A20722">
        <w:rPr>
          <w:lang w:val="en-US"/>
        </w:rPr>
        <w:t>involv</w:t>
      </w:r>
      <w:r w:rsidR="004C65C4">
        <w:rPr>
          <w:lang w:val="en-US"/>
        </w:rPr>
        <w:t>e</w:t>
      </w:r>
      <w:r w:rsidR="004C65C4" w:rsidRPr="00A20722">
        <w:rPr>
          <w:lang w:val="en-US"/>
        </w:rPr>
        <w:t xml:space="preserve"> </w:t>
      </w:r>
      <w:r w:rsidR="00946399" w:rsidRPr="00A20722">
        <w:rPr>
          <w:lang w:val="en-US"/>
        </w:rPr>
        <w:t xml:space="preserve">mitochondria </w:t>
      </w:r>
      <w:r w:rsidR="004C65C4">
        <w:rPr>
          <w:lang w:val="en-US"/>
        </w:rPr>
        <w:t xml:space="preserve">as </w:t>
      </w:r>
      <w:r w:rsidR="004C65C4" w:rsidRPr="00A20722">
        <w:rPr>
          <w:lang w:val="en-US"/>
        </w:rPr>
        <w:t xml:space="preserve">cyto-nuclear incompatibilities </w:t>
      </w:r>
      <w:r w:rsidR="00946399" w:rsidRPr="00A20722">
        <w:rPr>
          <w:lang w:val="en-US"/>
        </w:rPr>
        <w:fldChar w:fldCharType="begin"/>
      </w:r>
      <w:r w:rsidR="00DF51E1">
        <w:rPr>
          <w:lang w:val="en-US"/>
        </w:rPr>
        <w:instrText xml:space="preserve"> ADDIN ZOTERO_ITEM CSL_CITATION {"citationID":"WGHk7XRm","properties":{"formattedCitation":"(Ellison et al., 2008)","plainCitation":"(Ellison et al., 2008)","noteIndex":0},"citationItems":[{"id":4996,"uris":["http://zotero.org/users/9504344/items/5FY46YXR"],"itemData":{"id":4996,"type":"article-journal","abstract":"Male F2 hybrids of the wasps Nasonia giraulti and Nasonia vitripennis suffer increased mortality during development. Previous studies suggested that the mitochondria may play an important role in this pattern of hybrid breakdown. The mitochondrial genome encodes 13 polypeptides, which are integral subunits of the oxidative phosphorylation enzyme complexes I, III, IV and V. We show that the mitochondrial ATP production rate and the efficacy of the enzyme complexes I, III and IV, but not that of the completely nuclear-encoded complex II, are reduced in F2 hybrid males of N. giraulti and N. vitripennis. We hypothesize that nuclear–mitochondrial protein interactions in the oxidative phosphorylation pathway are disrupted in these hybrids, reducing energy generation capacity and potentially reducing hybrid fitness. Our results suggest that dysfunctional cytonuclear interactions could represent an under-appreciated post-zygotic isolation mechanism that, due to elevated evolutionary rates of mitochondrial genes, evolves very early in the speciation process.","container-title":"Journal of Evolutionary Biology","DOI":"10.1111/j.1420-9101.2008.01608.x","ISSN":"1420-9101","issue":"6","language":"en","license":"© 2008 The Authors. Journal Compilation © 2008 European Society For Evolutionary Biology","note":"_eprint: https://onlinelibrary.wiley.com/doi/pdf/10.1111/j.1420-9101.2008.01608.x","page":"1844-1851","source":"Wiley Online Library","title":"Hybrid breakdown and mitochondrial dysfunction in hybrids of Nasonia parasitoid wasps","volume":"21","author":[{"family":"Ellison","given":"C. K."},{"family":"Niehuis","given":"O."},{"family":"Gadau","given":"J."}],"issued":{"date-parts":[["2008"]]}}}],"schema":"https://github.com/citation-style-language/schema/raw/master/csl-citation.json"} </w:instrText>
      </w:r>
      <w:r w:rsidR="00946399" w:rsidRPr="00A20722">
        <w:rPr>
          <w:lang w:val="en-US"/>
        </w:rPr>
        <w:fldChar w:fldCharType="separate"/>
      </w:r>
      <w:r w:rsidR="00DF51E1" w:rsidRPr="00DF51E1">
        <w:t>(Ellison et al., 2008)</w:t>
      </w:r>
      <w:r w:rsidR="00946399" w:rsidRPr="00A20722">
        <w:rPr>
          <w:lang w:val="en-US"/>
        </w:rPr>
        <w:fldChar w:fldCharType="end"/>
      </w:r>
      <w:r w:rsidR="004C65C4">
        <w:rPr>
          <w:lang w:val="en-US"/>
        </w:rPr>
        <w:t>[</w:t>
      </w:r>
      <w:r w:rsidR="004C65C4" w:rsidRPr="003134C2">
        <w:rPr>
          <w:highlight w:val="yellow"/>
          <w:lang w:val="en-US"/>
        </w:rPr>
        <w:t>other refs</w:t>
      </w:r>
      <w:r w:rsidR="004C65C4">
        <w:rPr>
          <w:lang w:val="en-US"/>
        </w:rPr>
        <w:t>].</w:t>
      </w:r>
      <w:r w:rsidR="00946399" w:rsidRPr="00A20722">
        <w:rPr>
          <w:lang w:val="en-US"/>
        </w:rPr>
        <w:t xml:space="preserve"> </w:t>
      </w:r>
      <w:r w:rsidR="004C65C4">
        <w:rPr>
          <w:lang w:val="en-US"/>
        </w:rPr>
        <w:t xml:space="preserve">The existence of mito-nuclear incompatibilities </w:t>
      </w:r>
      <w:r w:rsidR="00116919">
        <w:rPr>
          <w:lang w:val="en-US"/>
        </w:rPr>
        <w:t>is</w:t>
      </w:r>
      <w:r w:rsidR="004C65C4">
        <w:rPr>
          <w:lang w:val="en-US"/>
        </w:rPr>
        <w:t xml:space="preserve"> consistent with backcross analysis for </w:t>
      </w:r>
      <w:r w:rsidR="004C65C4" w:rsidRPr="003134C2">
        <w:rPr>
          <w:i/>
          <w:iCs/>
          <w:lang w:val="en-US"/>
        </w:rPr>
        <w:t>C. remanei</w:t>
      </w:r>
      <w:r w:rsidR="004C65C4">
        <w:rPr>
          <w:lang w:val="en-US"/>
        </w:rPr>
        <w:t xml:space="preserve"> and </w:t>
      </w:r>
      <w:r w:rsidR="004C65C4" w:rsidRPr="003134C2">
        <w:rPr>
          <w:i/>
          <w:iCs/>
          <w:lang w:val="en-US"/>
        </w:rPr>
        <w:t>C. latens</w:t>
      </w:r>
      <w:r w:rsidR="004C65C4">
        <w:rPr>
          <w:lang w:val="en-US"/>
        </w:rPr>
        <w:t xml:space="preserve"> </w:t>
      </w:r>
      <w:r w:rsidR="006A6C91">
        <w:rPr>
          <w:lang w:val="en-US"/>
        </w:rPr>
        <w:fldChar w:fldCharType="begin"/>
      </w:r>
      <w:r w:rsidR="006A6C91">
        <w:rPr>
          <w:lang w:val="en-US"/>
        </w:rPr>
        <w:instrText xml:space="preserve"> ADDIN ZOTERO_ITEM CSL_CITATION {"citationID":"29yJGayb","properties":{"formattedCitation":"(Bundus et al., 2018)","plainCitation":"(Bundus et al., 2018)","noteIndex":0},"citationItems":[{"id":"jVntcrVb/OAb45zI5","uris":["http://zotero.org/users/9504344/items/SPISNIXM"],"itemData":{"id":"jVntcrVb/OAb45zI5","type":"article-journal","container-title":"Heredity","issue":"2","note":"publisher: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D."}],"issued":{"date-parts":[["2018"]]}}}],"schema":"https://github.com/citation-style-language/schema/raw/master/csl-citation.json"} </w:instrText>
      </w:r>
      <w:r w:rsidR="006A6C91">
        <w:rPr>
          <w:lang w:val="en-US"/>
        </w:rPr>
        <w:fldChar w:fldCharType="separate"/>
      </w:r>
      <w:r w:rsidR="006A6C91" w:rsidRPr="006A6C91">
        <w:t>(Bundus et al., 2018)</w:t>
      </w:r>
      <w:r w:rsidR="006A6C91">
        <w:rPr>
          <w:lang w:val="en-US"/>
        </w:rPr>
        <w:fldChar w:fldCharType="end"/>
      </w:r>
      <w:r w:rsidR="004C65C4">
        <w:rPr>
          <w:lang w:val="en-US"/>
        </w:rPr>
        <w:t xml:space="preserve">, and mito-nuclear epistatic interactions appear to be common within </w:t>
      </w:r>
      <w:r w:rsidR="004C65C4" w:rsidRPr="003134C2">
        <w:rPr>
          <w:i/>
          <w:iCs/>
          <w:lang w:val="en-US"/>
        </w:rPr>
        <w:t>C. elegans</w:t>
      </w:r>
      <w:r w:rsidR="004C65C4">
        <w:rPr>
          <w:lang w:val="en-US"/>
        </w:rPr>
        <w:t xml:space="preserve"> </w:t>
      </w:r>
      <w:r w:rsidR="006A6C91">
        <w:rPr>
          <w:lang w:val="en-US"/>
        </w:rPr>
        <w:fldChar w:fldCharType="begin"/>
      </w:r>
      <w:r w:rsidR="006A6C91">
        <w:rPr>
          <w:lang w:val="en-US"/>
        </w:rPr>
        <w:instrText xml:space="preserve"> ADDIN ZOTERO_ITEM CSL_CITATION {"citationID":"wwULHcPI","properties":{"formattedCitation":"(Nguyen et al., 2025)","plainCitation":"(Nguyen et al., 2025)","noteIndex":0},"citationItems":[{"id":19513,"uris":["http://zotero.org/users/9504344/items/GAXBWC6J"],"itemData":{"id":19513,"type":"article-journal","abstract":"Coordinated genetic and physical interactions between mitochondrial and nuclear gene products regulate ATP production in the mitochondria. Linking mitochondrial genotypes and mitonuclear genetic interactions to phenotypes remains a complex challenge. Here, we have developed Caenorhabditis elegans as a model for mitonuclear epistasis studies. In a sample of 540 genetically distinct wild isolates, 10% of sites in the mitochondrial genome vary, with hundreds of missense mutations segregating in the species. Recurrent mutations and triallelic sites are common. Phylogenetic analyses of mitogenome sequences identified 8 distinct lineages, each with diagnostic variants. Principal component analysis of the nuclear genomes showed considerable concordance between mitochondrial and nuclear genomes in C. elegans populations, suggesting that disrupting coevolved mitonuclear genetic combinations could reveal substantial epistasis. We used GPR-1 overexpression, which disrupts the first mitotic division, to efficiently exchange nuclear and mitochondrial genomes between all pairs of 18 naturally isolated C. elegans strains, generating the largest-to-date animal mitonuclear exchange panel, with 323 unique viable mitonuclear genotypes. We phenotyped development of a subset of strains, with 30 unique genotypes, under 6 different environmental conditions, including high temperature and exposure to heavy metals. Mitonuclear epistasis contributed significantly to phenotypic variance across all tested conditions. We also tested for mitonuclear coadaptation by comparing the stress resistance of matched and mismatched cybrids. Interestingly, some mismatched strains exhibited greater resistance, highlighting the complexity and context dependence of mitonuclear interactions.","container-title":"Molecular Biology and Evolution","DOI":"10.1093/molbev/msaf300","ISSN":"1537-1719","issue":"12","journalAbbreviation":"Mol Biol Evol","page":"msaf300","source":"Silverchair","title":"Abundant Recurrent Mitochondrial Mutations and Widespread Mitonuclear Epistasis in Caenorhabditis elegans","volume":"42","author":[{"family":"Nguyen","given":"Tuc H M"},{"family":"Klein","given":"Daniel A"},{"family":"Weklar","given":"Olivia S"},{"family":"Wengrow","given":"Erin R"},{"family":"Rockman","given":"Matthew V"}],"issued":{"date-parts":[["2025",12,1]]}}}],"schema":"https://github.com/citation-style-language/schema/raw/master/csl-citation.json"} </w:instrText>
      </w:r>
      <w:r w:rsidR="006A6C91">
        <w:rPr>
          <w:lang w:val="en-US"/>
        </w:rPr>
        <w:fldChar w:fldCharType="separate"/>
      </w:r>
      <w:r w:rsidR="006A6C91" w:rsidRPr="006A6C91">
        <w:t>(Nguyen et al., 2025)</w:t>
      </w:r>
      <w:r w:rsidR="006A6C91">
        <w:rPr>
          <w:lang w:val="en-US"/>
        </w:rPr>
        <w:fldChar w:fldCharType="end"/>
      </w:r>
      <w:r w:rsidR="004C65C4">
        <w:rPr>
          <w:lang w:val="en-US"/>
        </w:rPr>
        <w:t xml:space="preserve">. </w:t>
      </w:r>
    </w:p>
    <w:p w14:paraId="3260DB1E" w14:textId="1FACD262" w:rsidR="00946399" w:rsidRPr="003C1424" w:rsidRDefault="00801EFA" w:rsidP="00A40D2E">
      <w:pPr>
        <w:spacing w:line="276" w:lineRule="auto"/>
      </w:pPr>
      <w:r>
        <w:t>Another possible resolution to the “hybrid female paradox” of cross-dependent differences is via the presence of</w:t>
      </w:r>
      <w:r w:rsidR="00946399" w:rsidRPr="00A20722">
        <w:t xml:space="preserve"> </w:t>
      </w:r>
      <w:commentRangeStart w:id="105"/>
      <w:r w:rsidR="00946399" w:rsidRPr="00A20722">
        <w:t>epigenetic</w:t>
      </w:r>
      <w:r w:rsidR="004C65C4">
        <w:t xml:space="preserve"> × nuclear interactions</w:t>
      </w:r>
      <w:r w:rsidR="001E7E33">
        <w:t>.</w:t>
      </w:r>
      <w:r w:rsidR="00946399" w:rsidRPr="00A20722">
        <w:t xml:space="preserve"> </w:t>
      </w:r>
      <w:commentRangeEnd w:id="105"/>
      <w:r w:rsidR="00292E92">
        <w:rPr>
          <w:rStyle w:val="CommentReference"/>
        </w:rPr>
        <w:commentReference w:id="105"/>
      </w:r>
      <w:r w:rsidR="001E7E33">
        <w:t xml:space="preserve">Although </w:t>
      </w:r>
      <w:r w:rsidR="001E7E33" w:rsidRPr="00A20722">
        <w:rPr>
          <w:bCs/>
          <w:i/>
          <w:iCs/>
          <w:color w:val="000000" w:themeColor="text1"/>
          <w:szCs w:val="24"/>
          <w:shd w:val="clear" w:color="auto" w:fill="FFFFFF"/>
        </w:rPr>
        <w:t>Caenorhabditis</w:t>
      </w:r>
      <w:r w:rsidR="001E7E33">
        <w:rPr>
          <w:bCs/>
          <w:i/>
          <w:iCs/>
          <w:color w:val="000000" w:themeColor="text1"/>
          <w:shd w:val="clear" w:color="auto" w:fill="FFFFFF"/>
        </w:rPr>
        <w:t xml:space="preserve"> </w:t>
      </w:r>
      <w:r w:rsidR="001E7E33">
        <w:rPr>
          <w:bCs/>
          <w:color w:val="000000" w:themeColor="text1"/>
          <w:shd w:val="clear" w:color="auto" w:fill="FFFFFF"/>
        </w:rPr>
        <w:t xml:space="preserve">lacks DNA methylation, several epigenetic pathways remain sensitive to disruptions in nematode hybrid genomes </w:t>
      </w:r>
      <w:r w:rsidR="001E7E33" w:rsidRPr="00A20722">
        <w:rPr>
          <w:color w:val="000000" w:themeColor="text1"/>
          <w:szCs w:val="24"/>
        </w:rPr>
        <w:fldChar w:fldCharType="begin"/>
      </w:r>
      <w:r w:rsidR="001858AE">
        <w:rPr>
          <w:color w:val="000000" w:themeColor="text1"/>
          <w:szCs w:val="24"/>
        </w:rPr>
        <w:instrText xml:space="preserve"> ADDIN ZOTERO_ITEM CSL_CITATION {"citationID":"2SSoxExs","properties":{"formattedCitation":"(Kelly, 2014; Ro\\uc0\\u353{}i\\uc0\\u263{} et al., 2018)","plainCitation":"(Kelly, 2014; Rošić et al., 2018)","noteIndex":0},"citationItems":[{"id":5663,"uris":["http://zotero.org/users/9504344/items/A9S8NT6N"],"itemData":{"id":5663,"type":"article-journal","abstract":"Epigenetic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G."}],"issued":{"date-parts":[["2014",3,29]]}}},{"id":5548,"uris":["http://zotero.org/users/9504344/items/3CJR4Q88"],"itemData":{"id":5548,"type":"article-journal","abstract":"Methylation at the 5 position of cytosine in DNA (5meC), is a key epigenetic mark in eukaryotes. Once introduced, 5meC can be maintained through DNA replication due to the activity of “maintenance” DNA methyltransferases.. Despite their ancient origin, DNA methylation pathways differ widely across metazoans, such that 5meC is either confined to transcribed genes or lost altogether in several lineages. Here we use comparative epigenomics to investigate the evolution of DNA methylation. Although the model nematode C. elegans has lost DNA methylation, more basal nematodes retain cytosine DNA methylation, targeted to repeat loci. Unexpectedly, we find that DNA methylation coevolves with the DNA alkylation repair enzyme ALKB2 across eukaryotes. We further show that DNA methyltransferases introduce the toxic lesion 3meC into DNA both in vitro and in vivo. Alkylation damage is thus intrinsically associated with DNA methyltransferase activity, and this may promote the loss of DNA methylation in many species.","container-title":"Nature genetics","DOI":"10.1038/s41588-018-0061-8","ISSN":"1061-4036","issue":"3","journalAbbreviation":"Nat Genet","page":"452-459","PMID":"29459678","PMCID":"PMC5865749","source":"PubMed Central","title":"Evolutionary analysis indicates that DNA alkylation damage is a byproduct of cytosine DNA methyltransferase activity","volume":"50","author":[{"family":"Rošić","given":"Silvana"},{"family":"Amouroux","given":"Rachel"},{"family":"Requena","given":"Cristina E."},{"family":"Gomes","given":"Ana"},{"family":"Emperle","given":"Max"},{"family":"Beltran","given":"Toni"},{"family":"Rane","given":"Jayant K."},{"family":"Linnett","given":"Sarah"},{"family":"Selkirk","given":"Murray E."},{"family":"Schiffer","given":"Philipp H."},{"family":"Bancroft","given":"Allison J."},{"family":"Grencis","given":"Richard K."},{"family":"Jeltsch","given":"Albert"},{"family":"Hajkova","given":"Petra"},{"family":"Sarkies","given":"Peter"}],"issued":{"date-parts":[["2018",3]]}}}],"schema":"https://github.com/citation-style-language/schema/raw/master/csl-citation.json"} </w:instrText>
      </w:r>
      <w:r w:rsidR="001E7E33" w:rsidRPr="00A20722">
        <w:rPr>
          <w:color w:val="000000" w:themeColor="text1"/>
          <w:szCs w:val="24"/>
        </w:rPr>
        <w:fldChar w:fldCharType="separate"/>
      </w:r>
      <w:r w:rsidR="001E7E33" w:rsidRPr="00DF51E1">
        <w:t>(Kelly, 2014; Rošić et al., 2018)</w:t>
      </w:r>
      <w:r w:rsidR="001E7E33" w:rsidRPr="00A20722">
        <w:rPr>
          <w:color w:val="000000" w:themeColor="text1"/>
          <w:szCs w:val="24"/>
        </w:rPr>
        <w:fldChar w:fldCharType="end"/>
      </w:r>
      <w:r w:rsidR="001E7E33">
        <w:rPr>
          <w:color w:val="000000" w:themeColor="text1"/>
        </w:rPr>
        <w:t>, including</w:t>
      </w:r>
      <w:r w:rsidR="001E7E33">
        <w:t xml:space="preserve"> </w:t>
      </w:r>
      <w:r w:rsidR="00840081">
        <w:t>through</w:t>
      </w:r>
      <w:r w:rsidR="007258DD">
        <w:t xml:space="preserve"> </w:t>
      </w:r>
      <w:r w:rsidR="00946399" w:rsidRPr="00A20722">
        <w:t>maternal</w:t>
      </w:r>
      <w:r w:rsidR="004C65C4">
        <w:t>ly- or paternally-delivered transcription factor</w:t>
      </w:r>
      <w:r w:rsidR="001E7E33">
        <w:t xml:space="preserve"> or other protein</w:t>
      </w:r>
      <w:r w:rsidR="004C65C4">
        <w:t>s, mRNA</w:t>
      </w:r>
      <w:r w:rsidR="00946399" w:rsidRPr="00A20722">
        <w:t xml:space="preserve"> transcripts</w:t>
      </w:r>
      <w:r w:rsidR="004C65C4">
        <w:t xml:space="preserve">, </w:t>
      </w:r>
      <w:r w:rsidR="00946399" w:rsidRPr="00A20722">
        <w:t xml:space="preserve">small RNA </w:t>
      </w:r>
      <w:r w:rsidR="001E7E33">
        <w:t>regulators</w:t>
      </w:r>
      <w:r w:rsidR="00946399" w:rsidRPr="00A20722">
        <w:t xml:space="preserve">, </w:t>
      </w:r>
      <w:r w:rsidR="007258DD">
        <w:t xml:space="preserve">or </w:t>
      </w:r>
      <w:r w:rsidR="00946399" w:rsidRPr="00A20722">
        <w:t xml:space="preserve">histone modifications </w:t>
      </w:r>
      <w:commentRangeStart w:id="106"/>
      <w:commentRangeStart w:id="107"/>
      <w:r w:rsidR="00946399" w:rsidRPr="00A20722">
        <w:fldChar w:fldCharType="begin"/>
      </w:r>
      <w:r w:rsidR="001858AE">
        <w:instrText xml:space="preserve"> ADDIN ZOTERO_ITEM CSL_CITATION {"citationID":"qBgdMpXW","properties":{"formattedCitation":"(Bi et al., 2019; Brekke et al., 2021; Bundus et al., 2018; Burga et al., 2020; Kelly, 2014; Weiser &amp; Kim, 2019)","plainCitation":"(Bi et al., 2019; Brekke et al., 2021; Bundus et al., 2018; Burga et al., 2020; Kelly, 2014; Weiser &amp; Kim, 2019)","noteIndex":0},"citationItems":[{"id":5663,"uris":["http://zotero.org/users/9504344/items/A9S8NT6N"],"itemData":{"id":5663,"type":"article-journal","abstract":"Epigenetic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G."}],"issued":{"date-parts":[["2014",3,29]]}}},{"id":"jVntcrVb/OAb45zI5","uris":["http://zotero.org/users/9504344/items/SPISNIXM"],"itemData":{"id":"BOZgD8tk/Rjk34fmZ","type":"article-journal","container-title":"Heredity","issue":"2","note":"publisher: Nature Publishing Group","page":"169–182","source":"Google Scholar","title":"Genetic basis to hybrid inviability is more complex than hybrid male sterility in Caenorhabditis nematodes","volume":"121","author":[{"family":"Bundus","given":"Joanna D."},{"family":"Wang","given":"Donglin"},{"family":"Cutter","given":"Asher D."}],"issued":{"date-parts":[["2018"]]}}},{"id":5686,"uris":["http://zotero.org/users/9504344/items/Z3GSNAV3"],"itemData":{"id":5686,"type":"article-journal","abstract":"In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K."}],"issued":{"date-parts":[["2019",12,3]]}}},{"id":2505,"uris":["http://zotero.org/users/9504344/items/96EL4SUC"],"itemData":{"id":2505,"type":"article-journal","abstract":"Hybrid male progeny from interspecies crosses are more prone to sterility or inviability than hybrid female progeny, and the male sterility and inviability often demonstrate parent-of-origin asymmetry. However, the underlying genetic mechanism of asymmetric sterility or inviability remains elusive. We previously established a genome-wide hybrid incompatibility (HI) landscape between Caenorhabditis briggsae and C. nigoni by phenotyping a large collection of C. nigoni strains each carrying a C. briggsae introgression. In this study, we systematically dissect the genetic mechanism of asymmetric sterility and inviability in both hybrid male and female progeny between the two species. Specifically, we performed reciprocal crosses between C. briggsae and different C. nigoni strains that each carry a GFP-labeled C. briggsae genomic fragment referred to as introgression, and scored the HI phenotypes in the F1 progeny. The aggregated introgressions cover 94.6% of the C. briggsae genome, including 100% of the X chromosome. Surprisingly, we observed that two C. briggsae  X fragments that produce C. nigoni male sterility as an introgression rescued hybrid F1 sterility in males fathered by C. briggsae. Subsequent backcrossing analyses indicated that a specific interaction between the X-linked interaction and one autosome introgression is required to rescue the hybrid male sterility. In addition, we identified another two C. briggsae genomic intervals on chromosomes II and IV that can rescue the inviability, but not the sterility, of hybrid F1 males fathered by C. nigoni, suggesting the involvement of differential epistatic interactions in the asymmetric hybrid male fertility and inviability. Importantly, backcrossing of the rescued sterile males with C. nigoni led to the isolation of a 1.1-Mb genomic interval that specifically interacts with an X-linked introgression, which is essential for hybrid male fertility. We further identified three C. briggsae genomic intervals on chromosome I, II, and III that produced inviability in all F1 progeny, dependent on or independent of the parent-of-origin. Taken together, we identified multiple independent interacting loci that are responsible for asymmetric hybrid male and female sterility, and inviability, which lays a foundation for their molecular characterization.","container-title":"Genetics","DOI":"10.1534/genetics.119.302202","ISSN":"1943-2631","issue":"3","journalAbbreviation":"Genetics","page":"801-813","source":"Silverchair","title":"Specific Interactions Between Autosome and X Chromosomes Cause Hybrid Male Sterility in Caenorhabditis Species","volume":"212","author":[{"family":"Bi","given":"Yu"},{"family":"Ren","given":"Xiaoliang"},{"family":"Li","given":"Runsheng"},{"family":"Ding","given":"Qiutao"},{"family":"Xie","given":"Dongying"},{"family":"Zhao","given":"Zhongying"}],"issued":{"date-parts":[["2019",7,1]]}}},{"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4576,"uris":["http://zotero.org/users/9504344/items/N8GB5RAU"],"itemData":{"id":4576,"type":"article-journal","abstract":"Embryonic development in mammals is highly sensitive to changes in gene expression within the placenta. The placenta is also highly enriched for genes showing parent-of-origin or imprinted expression, which is predicted to evolve rapidly in response to parental conflict. However, little is known about the evolution of placental gene expression, or if divergence of placental gene expression plays an important role in mammalian speciation. We used crosses between two species of dwarf hamsters (Phodopus sungorus and Phodopus campbelli) to examine the genetic and regulatory underpinnings of severe placental overgrowth in their hybrids. Using quantitative genetic mapping and mitochondrial substitution lines, we show that overgrowth of hybrid placentas was primarily caused by genetic differences on the maternally inherited P. sungorus X chromosome. Mitochondrial interactions did not contribute to abnormal hybrid placental development, and there was only weak correspondence between placental disruption and embryonic growth. Genome-wide analyses of placental transcriptomes from the parental species and first- and second-generation hybrids revealed a central group of co-expressed X-linked and autosomal genes that were highly enriched for maternally biased expression. Expression of this gene network was strongly correlated with placental size and showed widespread misexpression dependent on epistatic interactions with X-linked hybrid incompatibilities. Collectively, our results indicate that the X chromosome is likely to play a prominent role in the evolution of placental gene expression and the accumulation of hybrid developmental barriers between mammalian species.","container-title":"Genetics","DOI":"10.1093/genetics/iyab043","ISSN":"1943-2631","issue":"1","journalAbbreviation":"Genetics","page":"iyab043","source":"Silverchair","title":"X chromosome-dependent disruption of placental regulatory networks in hybrid dwarf hamsters","volume":"218","author":[{"family":"Brekke","given":"Thomas D"},{"family":"Moore","given":"Emily C"},{"family":"Campbell-Staton","given":"Shane C"},{"family":"Callahan","given":"Colin M"},{"family":"Cheviron","given":"Zachary A"},{"family":"Good","given":"Jeffrey M"}],"issued":{"date-parts":[["2021",5,1]]}}}],"schema":"https://github.com/citation-style-language/schema/raw/master/csl-citation.json"} </w:instrText>
      </w:r>
      <w:r w:rsidR="00946399" w:rsidRPr="00A20722">
        <w:fldChar w:fldCharType="separate"/>
      </w:r>
      <w:r w:rsidR="00DF51E1" w:rsidRPr="00DF51E1">
        <w:t>(Bi et al., 2019; Brekke et al., 2021; Bundus et al., 2018; Burga et al., 2020; Kelly, 2014; Weiser &amp; Kim, 2019)</w:t>
      </w:r>
      <w:r w:rsidR="00946399" w:rsidRPr="00A20722">
        <w:fldChar w:fldCharType="end"/>
      </w:r>
      <w:commentRangeEnd w:id="106"/>
      <w:r w:rsidR="007258DD">
        <w:rPr>
          <w:rStyle w:val="CommentReference"/>
        </w:rPr>
        <w:commentReference w:id="106"/>
      </w:r>
      <w:commentRangeEnd w:id="107"/>
      <w:r w:rsidR="001E7E33">
        <w:rPr>
          <w:rStyle w:val="CommentReference"/>
        </w:rPr>
        <w:commentReference w:id="107"/>
      </w:r>
      <w:r w:rsidR="00946399" w:rsidRPr="00A20722">
        <w:t xml:space="preserve">. </w:t>
      </w:r>
      <w:r w:rsidR="00840081">
        <w:t>For example, i</w:t>
      </w:r>
      <w:r w:rsidR="00840081">
        <w:rPr>
          <w:bCs/>
          <w:color w:val="000000" w:themeColor="text1"/>
          <w:shd w:val="clear" w:color="auto" w:fill="FFFFFF"/>
        </w:rPr>
        <w:t xml:space="preserve">ncompatibility involving </w:t>
      </w:r>
      <w:r w:rsidR="00840081" w:rsidRPr="00A20722">
        <w:rPr>
          <w:color w:val="000000" w:themeColor="text1"/>
          <w:szCs w:val="24"/>
        </w:rPr>
        <w:t>maternally</w:t>
      </w:r>
      <w:r w:rsidR="00840081">
        <w:rPr>
          <w:color w:val="000000" w:themeColor="text1"/>
          <w:szCs w:val="24"/>
        </w:rPr>
        <w:t>-</w:t>
      </w:r>
      <w:r w:rsidR="00840081" w:rsidRPr="00A20722">
        <w:rPr>
          <w:color w:val="000000" w:themeColor="text1"/>
          <w:szCs w:val="24"/>
        </w:rPr>
        <w:t xml:space="preserve">provided </w:t>
      </w:r>
      <w:r w:rsidR="00840081">
        <w:rPr>
          <w:color w:val="000000" w:themeColor="text1"/>
          <w:szCs w:val="24"/>
        </w:rPr>
        <w:t xml:space="preserve">mismatches of </w:t>
      </w:r>
      <w:r w:rsidR="00840081" w:rsidRPr="00A20722">
        <w:rPr>
          <w:color w:val="000000" w:themeColor="text1"/>
          <w:szCs w:val="24"/>
        </w:rPr>
        <w:t>histone variant</w:t>
      </w:r>
      <w:r w:rsidR="00840081">
        <w:rPr>
          <w:color w:val="000000" w:themeColor="text1"/>
          <w:szCs w:val="24"/>
        </w:rPr>
        <w:t>s such as</w:t>
      </w:r>
      <w:r w:rsidR="00840081" w:rsidRPr="00A20722">
        <w:rPr>
          <w:color w:val="000000" w:themeColor="text1"/>
          <w:szCs w:val="24"/>
        </w:rPr>
        <w:t xml:space="preserve"> H3.3</w:t>
      </w:r>
      <w:r w:rsidR="00840081">
        <w:rPr>
          <w:color w:val="000000" w:themeColor="text1"/>
          <w:szCs w:val="24"/>
        </w:rPr>
        <w:t xml:space="preserve"> might contribute to dysfunction in hybrids, as such histone marks are</w:t>
      </w:r>
      <w:r w:rsidR="00840081" w:rsidRPr="00A20722">
        <w:rPr>
          <w:color w:val="000000" w:themeColor="text1"/>
          <w:szCs w:val="24"/>
        </w:rPr>
        <w:t xml:space="preserve"> crucial for chromatin reorganization during </w:t>
      </w:r>
      <w:commentRangeStart w:id="108"/>
      <w:r w:rsidR="00840081" w:rsidRPr="00A20722">
        <w:rPr>
          <w:color w:val="000000" w:themeColor="text1"/>
          <w:szCs w:val="24"/>
        </w:rPr>
        <w:t>sperm decondensation in zygotes</w:t>
      </w:r>
      <w:r w:rsidR="00840081">
        <w:rPr>
          <w:color w:val="000000" w:themeColor="text1"/>
          <w:szCs w:val="24"/>
        </w:rPr>
        <w:t xml:space="preserve"> </w:t>
      </w:r>
      <w:commentRangeEnd w:id="108"/>
      <w:r w:rsidR="00840081">
        <w:rPr>
          <w:rStyle w:val="CommentReference"/>
        </w:rPr>
        <w:commentReference w:id="108"/>
      </w:r>
      <w:r w:rsidR="00840081" w:rsidRPr="00A20722">
        <w:rPr>
          <w:color w:val="000000" w:themeColor="text1"/>
          <w:szCs w:val="24"/>
        </w:rPr>
        <w:fldChar w:fldCharType="begin"/>
      </w:r>
      <w:r w:rsidR="001858AE">
        <w:rPr>
          <w:color w:val="000000" w:themeColor="text1"/>
          <w:szCs w:val="24"/>
        </w:rPr>
        <w:instrText xml:space="preserve"> ADDIN ZOTERO_ITEM CSL_CITATION {"citationID":"plm6ifly","properties":{"formattedCitation":"(Arico et al., 2011; Kelly, 2014; Rechtsteiner et al., 2010; Samson et al., 2014; Tabuchi et al., 2018)","plainCitation":"(Arico et al., 2011; Kelly, 2014; Rechtsteiner et al., 2010; Samson et al., 2014; Tabuchi et al., 2018)","noteIndex":0},"citationItems":[{"id":245,"uris":["http://zotero.org/users/9504344/items/RA7QELQQ"],"itemData":{"id":245,"type":"article-journal","abstract":"Methylation of histone H3K36 in higher eukaryotes is mediated by multiple methyltransferases. Set2-related H3K36 methyltransferases are targeted to genes by association with RNA Polymerase II and are involved in preventing aberrant transcription initiation within the body of genes. The targeting and roles of the NSD family of mammalian H3K36 methyltransferases, known to be involved in human developmental disorders and oncogenesis, are not known. We used genome-wide chromatin immunoprecipitation (ChIP) to investigate the targeting and roles of the Caenorhabditis elegans NSD homolog MES-4, which is maternally provided to progeny and is required for the survival of nascent germ cells. ChIP analysis in early C. elegans embryos revealed that, consistent with immunostaining results, MES-4 binding sites are concentrated on the autosomes and the leftmost ,2% (300 kb) of the X chromosome. MES-4 overlies the coding regions of approximately 5,000 genes, with a modest elevation in the 59 regions of gene bodies. Although MES-4 is generally found over Pol II-bound genes, analysis of gene sets with different temporal-spatial patterns of expression revealed that Pol II association with genes is neither necessary nor sufficient to recruit MES-4. In early embryos, MES-4 associates with genes that were previously expressed in the maternal germ line, an interaction that does not require continued association of Pol II with those loci. Conversely, Pol II association with genes newly expressed in embryos does not lead to recruitment of MES-4 to those genes. These and other findings suggest that MES-4, and perhaps the related mammalian NSD proteins, provide an epigenetic function for H3K36 methylation that is novel and likely to be unrelated to ongoing transcription. We propose that MES-4 transmits the memory of gene expression in the parental germ line to offspring and that this memory role is critical for the PGCs to execute a proper germline program.","container-title":"PLoS Genetics","DOI":"10.1371/journal.pgen.1001091","ISSN":"1553-7404","issue":"9","journalAbbreviation":"PLoS Genet","language":"en","page":"e1001091","source":"DOI.org (Crossref)","title":"The Histone H3K36 Methyltransferase MES-4 Acts Epigenetically to Transmit the Memory of Germline Gene Expression to Progeny","volume":"6","author":[{"family":"Rechtsteiner","given":"Andreas"},{"family":"Ercan","given":"Sevinc"},{"family":"Takasaki","given":"Teruaki"},{"family":"Phippen","given":"Taryn M."},{"family":"Egelhofer","given":"Thea A."},{"family":"Wang","given":"Wenchao"},{"family":"Kimura","given":"Hiroshi"},{"family":"Lieb","given":"Jason D."},{"family":"Strome","given":"Susan"}],"editor":[{"family":"Reik","given":"Wolf"}],"issued":{"date-parts":[["2010",9,2]]}}},{"id":5855,"uris":["http://zotero.org/users/9504344/items/DSLTKRS6"],"itemData":{"id":5855,"type":"article-journal","abstract":"Epigenetic information, such as parental imprints, can be transmitted with genetic information from parent to offspring through the germ line. Recent reports show that histone modifications can be transmitted through sperm as a component of this information transfer. How the information that is transferred is established in the parent and maintained in the offspring is poorly understood. We previously described a form of imprinted X inactivation in Caenorhabditis elegans where dimethylation on histone 3 at lysine 4 (H3K4me2), a mark of active chromatin, is excluded from the paternal X chromosome (Xp) during spermatogenesis and persists through early cell divisions in the embryo. Based on the observation that the Xp (unlike the maternal X or any autosome) is largely transcriptionally inactive in the paternal germ line, we hypothesized that transcriptional activity in the parent germ line may influence epigenetic information inherited by and maintained in the embryo. We report that chromatin modifications and histone variant patterns assembled in the germ line can be retained in mature gametes. Furthermore, despite extensive chromatin remodeling events at fertilization, the modification patterns arriving with the gametes are largely retained in the early embryo. Using transgenes, we observe that expression in the parental germline correlates with differential chromatin assembly that is replicated and maintained in the early embryo. Expression in the adult germ cells also correlates with more robust expression in the somatic lineages of the offspring. These results suggest that differential expression in the parental germ lines may provide a potential mechanism for the establishment of parent-of-origin epigenomic content. This content can be maintained and may heritably affect gene expression in the offspring.","container-title":"PLoS genetics","DOI":"10.1371/journal.pgen.1001391","ISSN":"1553-7404","issue":"6","journalAbbreviation":"PLoS Genet","language":"eng","page":"e1001391","PMID":"21695223","PMCID":"PMC3111476","source":"PubMed","title":"Epigenetic patterns maintained in early Caenorhabditis elegans embryos can be established by gene activity in the parental germ cells","volume":"7","author":[{"family":"Arico","given":"Jackelyn K."},{"family":"Katz","given":"David J."},{"family":"Vlag","given":"Johan","non-dropping-particle":"van der"},{"family":"Kelly","given":"William G."}],"issued":{"date-parts":[["2011",6]]}}},{"id":5663,"uris":["http://zotero.org/users/9504344/items/A9S8NT6N"],"itemData":{"id":5663,"type":"article-journal","abstract":"Epigenetic mechanisms create variably stable changes in gene expression through the establishment of heritable states of chromatin architecture. While many epigenetic phenomena are, by definition, heritably passed through cell division during animal and plant development, evidence suggests that ‘epigenetic states’ may also be inherited across multiple generations. Work in the nematode Caenorhabditis elegans has uncovered a number of mechanisms that participate in regulating the transgenerational passage of epigenetic states. These mechanisms include some that establish and maintain heritable epigenetic information in the form of histone modifications, as well as those that filter the epigenetic information that is stably transmitted. The information appears to influence and help guide or regulate gene activity and repression in subsequent generations. Genome surveillance mechanisms guided by small RNAs appear to be involved in identifying and directing heritable repression of genomic elements, and thus may participate in filtering information that is inappropriate for stable transmission. This review will attempt to summarize recent findings that illustrate this simple nematode to be a truly elegant resource for defining emerging biological paradigms.","container-title":"Epigenetics &amp; Chromatin","DOI":"10.1186/1756-8935-7-6","ISSN":"1756-8935","issue":"1","journalAbbreviation":"Epigenetics &amp; Chromatin","page":"6","source":"BioMed Central","title":"Transgenerational epigenetics in the germline cycle of Caenorhabditis elegans","volume":"7","author":[{"family":"Kelly","given":"William G."}],"issued":{"date-parts":[["2014",3,29]]}}},{"id":5878,"uris":["http://zotero.org/users/9504344/items/IYD5KH25"],"itemData":{"id":5878,"type":"article-journal","abstract":"In addition to the DNA contributed by sperm and oocytes, embryos receive parent-specific epigenetic information that can include histone variants, histone post-translational modifications (PTMs), and DNA methylation. However, a global view of how such marks are erased or retained during gamete formation and reprogrammed after fertilization is lacking. To focus on features conveyed by histones, we conducted a large-scale proteomic identification of histone variants and PTMs in sperm and mixed-stage embryo chromatin from C. elegans, a species that lacks conserved DNA methylation pathways. The fate of these histone marks was then tracked using immunostaining. Proteomic analysis found that sperm harbor </w:instrText>
      </w:r>
      <w:r w:rsidR="001858AE">
        <w:rPr>
          <w:rFonts w:ascii="Cambria Math" w:hAnsi="Cambria Math" w:cs="Cambria Math"/>
          <w:color w:val="000000" w:themeColor="text1"/>
          <w:szCs w:val="24"/>
        </w:rPr>
        <w:instrText>∼</w:instrText>
      </w:r>
      <w:r w:rsidR="001858AE">
        <w:rPr>
          <w:color w:val="000000" w:themeColor="text1"/>
          <w:szCs w:val="24"/>
        </w:rPr>
        <w:instrText xml:space="preserve">2.4 fold lower levels of histone PTMs than embryos and revealed differences in classes of PTMs between sperm and embryos. Sperm chromatin repackaging involves the incorporation of the sperm-specific histone H2A variant HTAS-1, a widespread erasure of histone acetylation, and the retention of histone methylation at sites that mark the transcriptional history of chromatin domains during spermatogenesis. After fertilization, we show HTAS-1 and 6 histone PTM marks distinguish sperm and oocyte chromatin in the new embryo and characterize distinct paternal and maternal histone remodeling events during the oocyte-to-embryo transition. These include the exchange of histone H2A that is marked by ubiquitination, retention of HTAS-1, removal of the H2A variant HTZ-1, and differential reprogramming of histone PTMs. This work identifies novel and conserved features of paternal chromatin that are specified during spermatogenesis and processed in the embryo. Furthermore, our results show that different species, even those with diverged DNA packaging and imprinting strategies, use conserved histone modification and removal mechanisms to reprogram epigenetic information.","container-title":"PLoS genetics","DOI":"10.1371/journal.pgen.1004588","ISSN":"1553-7404","issue":"10","journalAbbreviation":"PLoS Genet","language":"eng","page":"e1004588","PMID":"25299455","PMCID":"PMC4191889","source":"PubMed","title":"The specification and global reprogramming of histone epigenetic marks during gamete formation and early embryo development in C. elegans","volume":"10","author":[{"family":"Samson","given":"Mark"},{"family":"Jow","given":"Margaret M."},{"family":"Wong","given":"Catherine C. L."},{"family":"Fitzpatrick","given":"Colin"},{"family":"Aslanian","given":"Aaron"},{"family":"Saucedo","given":"Israel"},{"family":"Estrada","given":"Rodrigo"},{"family":"Ito","given":"Takashi"},{"family":"Park","given":"Sung-kyu Robin"},{"family":"Yates","given":"John R."},{"family":"Chu","given":"Diana S."}],"issued":{"date-parts":[["2014",10]]}}},{"id":244,"uris":["http://zotero.org/users/9504344/items/7G2ZSJVP"],"itemData":{"id":244,"type":"article-journal","container-title":"Nature Communications","DOI":"10.1038/s41467-018-06236-8","ISSN":"2041-1723","issue":"1","journalAbbreviation":"Nat Commun","language":"en","page":"4310","source":"DOI.org (Crossref)","title":"Caenorhabditis elegans sperm carry a histone-based epigenetic memory of both spermatogenesis and oogenesis","volume":"9","author":[{"family":"Tabuchi","given":"Tomoko M."},{"family":"Rechtsteiner","given":"Andreas"},{"family":"Jeffers","given":"Tess E."},{"family":"Egelhofer","given":"Thea A."},{"family":"Murphy","given":"Coleen T."},{"family":"Strome","given":"Susan"}],"issued":{"date-parts":[["2018",12]]}}}],"schema":"https://github.com/citation-style-language/schema/raw/master/csl-citation.json"} </w:instrText>
      </w:r>
      <w:r w:rsidR="00840081" w:rsidRPr="00A20722">
        <w:rPr>
          <w:color w:val="000000" w:themeColor="text1"/>
          <w:szCs w:val="24"/>
        </w:rPr>
        <w:fldChar w:fldCharType="separate"/>
      </w:r>
      <w:r w:rsidR="00840081" w:rsidRPr="00DF51E1">
        <w:t>(Arico et al., 2011; Kelly, 2014; Rechtsteiner et al., 2010; Samson et al., 2014; Tabuchi et al., 2018)</w:t>
      </w:r>
      <w:r w:rsidR="00840081" w:rsidRPr="00A20722">
        <w:rPr>
          <w:color w:val="000000" w:themeColor="text1"/>
          <w:szCs w:val="24"/>
        </w:rPr>
        <w:fldChar w:fldCharType="end"/>
      </w:r>
      <w:r w:rsidR="00840081">
        <w:rPr>
          <w:color w:val="000000" w:themeColor="text1"/>
          <w:szCs w:val="24"/>
        </w:rPr>
        <w:t xml:space="preserve">. </w:t>
      </w:r>
      <w:r w:rsidR="00DD265E">
        <w:t>In</w:t>
      </w:r>
      <w:r w:rsidR="00427AA1">
        <w:t xml:space="preserve"> addition to maternal provisioning</w:t>
      </w:r>
      <w:r w:rsidR="00DD265E">
        <w:t xml:space="preserve">, a number of paternally-delivered factors have been documented to influence embryos </w:t>
      </w:r>
      <w:r w:rsidR="00427AA1">
        <w:t xml:space="preserve">in </w:t>
      </w:r>
      <w:r w:rsidR="00427AA1" w:rsidRPr="008B57AB">
        <w:rPr>
          <w:i/>
          <w:iCs/>
        </w:rPr>
        <w:t>Caenorhabditis</w:t>
      </w:r>
      <w:r w:rsidR="006A6C91">
        <w:rPr>
          <w:i/>
          <w:iCs/>
        </w:rPr>
        <w:t xml:space="preserve"> </w:t>
      </w:r>
      <w:r w:rsidR="006A6C91">
        <w:rPr>
          <w:i/>
          <w:iCs/>
        </w:rPr>
        <w:fldChar w:fldCharType="begin"/>
      </w:r>
      <w:r w:rsidR="00611FDB">
        <w:rPr>
          <w:i/>
          <w:iCs/>
        </w:rPr>
        <w:instrText xml:space="preserve"> ADDIN ZOTERO_ITEM CSL_CITATION {"citationID":"eLaKdUDL","properties":{"unsorted":true,"formattedCitation":"(Seidel et al., 2008, 2011; Conine et al., 2013; Ben-David et al., 2017; Burga et al., 2020; Ben-David et al., 2021)","plainCitation":"(Seidel et al., 2008, 2011; Conine et al., 2013; Ben-David et al., 2017; Burga et al., 2020; Ben-David et al., 2021)","noteIndex":0},"citationItems":[{"id":5781,"uris":["http://zotero.org/users/9504344/items/43RUXBJF"],"itemData":{"id":5781,"type":"article-journal","abstract":"Natural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N.Y.)","DOI":"10.1126/science.1151107","ISSN":"1095-9203","issue":"5863","journalAbbreviation":"Science","language":"eng","page":"589-594","PMID":"18187622","PMCID":"PMC2421010","source":"PubMed","title":"Widespread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Biol","language":"eng","page":"e1001115","PMID":"21814493","PMCID":"PMC3144186","source":"PubMed","title":"A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N.Y.)","DOI":"10.1126/science.aan0621","ISSN":"0036-8075","issue":"6342","journalAbbreviation":"Science","page":"1051-1055","PMID":"28495877","PMCID":"PMC6251971","source":"PubMed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Biol","language":"eng","page":"990-1001.e5","PMID":"33417886","source":"PubMed","title":"Ubiquitous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006A6C91">
        <w:rPr>
          <w:i/>
          <w:iCs/>
        </w:rPr>
        <w:fldChar w:fldCharType="separate"/>
      </w:r>
      <w:r w:rsidR="00611FDB" w:rsidRPr="00611FDB">
        <w:t>(Seidel et al., 2008, 2011; Conine et al., 2013; Ben-David et al., 2017; Burga et al., 2020; Ben-David et al., 2021)</w:t>
      </w:r>
      <w:r w:rsidR="006A6C91">
        <w:rPr>
          <w:i/>
          <w:iCs/>
        </w:rPr>
        <w:fldChar w:fldCharType="end"/>
      </w:r>
    </w:p>
    <w:p w14:paraId="585A9696" w14:textId="085BE18D" w:rsidR="001E7E33" w:rsidRDefault="00840081" w:rsidP="00662E34">
      <w:pPr>
        <w:spacing w:line="276" w:lineRule="auto"/>
        <w:rPr>
          <w:color w:val="000000" w:themeColor="text1"/>
          <w:shd w:val="clear" w:color="auto" w:fill="FFFFFF"/>
        </w:rPr>
      </w:pPr>
      <w:r>
        <w:rPr>
          <w:color w:val="000000" w:themeColor="text1"/>
          <w:szCs w:val="24"/>
        </w:rPr>
        <w:t>The expanded repertoire s</w:t>
      </w:r>
      <w:r w:rsidR="00F16F04">
        <w:rPr>
          <w:color w:val="000000" w:themeColor="text1"/>
          <w:szCs w:val="24"/>
        </w:rPr>
        <w:t xml:space="preserve">mall RNA pathways </w:t>
      </w:r>
      <w:r w:rsidR="00435AB5">
        <w:rPr>
          <w:color w:val="000000" w:themeColor="text1"/>
          <w:szCs w:val="24"/>
        </w:rPr>
        <w:t xml:space="preserve">that nematodes have evolved </w:t>
      </w:r>
      <w:r>
        <w:rPr>
          <w:color w:val="000000" w:themeColor="text1"/>
          <w:szCs w:val="24"/>
        </w:rPr>
        <w:t>can be delivered maternally or paternally to embryos</w:t>
      </w:r>
      <w:r w:rsidR="00F84706">
        <w:rPr>
          <w:color w:val="000000" w:themeColor="text1"/>
          <w:szCs w:val="24"/>
        </w:rPr>
        <w:t xml:space="preserve"> </w:t>
      </w:r>
      <w:r w:rsidR="00CC2A46">
        <w:rPr>
          <w:color w:val="000000" w:themeColor="text1"/>
          <w:szCs w:val="24"/>
        </w:rPr>
        <w:fldChar w:fldCharType="begin"/>
      </w:r>
      <w:r w:rsidR="00CC2A46">
        <w:rPr>
          <w:color w:val="000000" w:themeColor="text1"/>
          <w:szCs w:val="24"/>
        </w:rPr>
        <w:instrText xml:space="preserve"> ADDIN ZOTERO_ITEM CSL_CITATION {"citationID":"byClaRXp","properties":{"formattedCitation":"(Conine et al., 2013, 2013; Weiser &amp; Kim, 2019)","plainCitation":"(Conine et al., 2013, 2013; Weiser &amp; Kim, 2019)","noteIndex":0},"citationItems":[{"id":19516,"uris":["http://zotero.org/users/9504344/items/54UTHCZF"],"itemData":{"id":19516,"type":"article-journal","abstract":"During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C."}],"issued":{"date-parts":[["2013",12,19]]}}},{"id":19516,"uris":["http://zotero.org/users/9504344/items/54UTHCZF"],"itemData":{"id":19516,"type":"article-journal","abstract":"During each life cycle, germ cells preserve and pass on both genetic and epigenetic information. In C. elegans, the ALG-3/4 Argonaute proteins are expressed during male gametogenesis and promote male fertility. Here, we show that the CSR-1 Argonaute functions with ALG-3/4 to positively regulate target genes required for spermiogenesis. Our findings suggest that ALG-3/4 functions during spermatogenesis to amplify a small RNA signal that represents an epigenetic memory of male-specific gene expression. CSR-1, which is abundant in mature sperm, appears to transmit this memory to offspring. Surprisingly, in addition to small RNAs targeting male-specific genes, we show that males also harbor an extensive repertoire of CSR-1 small RNAs targeting oogenesis-specific mRNAs. Together, these findings suggest that C. elegans sperm transmit not only the genome but also epigenetic binary signals in the form of Argonaute/small RNA complexes that constitute a memory of gene expression in preceding generations.","container-title":"Cell","DOI":"10.1016/j.cell.2013.11.032","ISSN":"1097-4172","issue":"7","journalAbbreviation":"Cell","language":"eng","page":"1532-1544","PMID":"24360276","PMCID":"PMC3924572","source":"PubMed","title":"Argonautes promote male fertility and provide a paternal memory of germline gene expression in C. elegans","volume":"155","author":[{"family":"Conine","given":"Colin C."},{"family":"Moresco","given":"James J."},{"family":"Gu","given":"Weifeng"},{"family":"Shirayama","given":"Masaki"},{"family":"Conte","given":"Darryl"},{"family":"Yates","given":"John R."},{"family":"Mello","given":"Craig C."}],"issued":{"date-parts":[["2013",12,19]]}}},{"id":5686,"uris":["http://zotero.org/users/9504344/items/Z3GSNAV3"],"itemData":{"id":5686,"type":"article-journal","abstract":"In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CC2A46">
        <w:rPr>
          <w:color w:val="000000" w:themeColor="text1"/>
          <w:szCs w:val="24"/>
        </w:rPr>
        <w:fldChar w:fldCharType="separate"/>
      </w:r>
      <w:r w:rsidR="00CC2A46" w:rsidRPr="00CC2A46">
        <w:t>(Conine et al., 2013, 2013; Weiser &amp; Kim, 2019)</w:t>
      </w:r>
      <w:r w:rsidR="00CC2A46">
        <w:rPr>
          <w:color w:val="000000" w:themeColor="text1"/>
          <w:szCs w:val="24"/>
        </w:rPr>
        <w:fldChar w:fldCharType="end"/>
      </w:r>
      <w:r>
        <w:rPr>
          <w:color w:val="000000" w:themeColor="text1"/>
          <w:szCs w:val="24"/>
        </w:rPr>
        <w:t>. The</w:t>
      </w:r>
      <w:r w:rsidR="00F16F04">
        <w:rPr>
          <w:color w:val="000000" w:themeColor="text1"/>
          <w:szCs w:val="24"/>
        </w:rPr>
        <w:t xml:space="preserve"> </w:t>
      </w:r>
      <w:r w:rsidR="00245DC5" w:rsidRPr="00ED738D">
        <w:rPr>
          <w:color w:val="000000" w:themeColor="text1"/>
        </w:rPr>
        <w:t xml:space="preserve">piRNA pathway in </w:t>
      </w:r>
      <w:r>
        <w:rPr>
          <w:color w:val="000000" w:themeColor="text1"/>
        </w:rPr>
        <w:t xml:space="preserve">the </w:t>
      </w:r>
      <w:r w:rsidR="00245DC5" w:rsidRPr="00ED738D">
        <w:rPr>
          <w:color w:val="000000" w:themeColor="text1"/>
        </w:rPr>
        <w:t>germline</w:t>
      </w:r>
      <w:r w:rsidR="00F84706">
        <w:rPr>
          <w:color w:val="000000" w:themeColor="text1"/>
        </w:rPr>
        <w:t xml:space="preserve"> of </w:t>
      </w:r>
      <w:r w:rsidR="00F84706" w:rsidRPr="003134C2">
        <w:rPr>
          <w:i/>
          <w:iCs/>
          <w:color w:val="000000" w:themeColor="text1"/>
        </w:rPr>
        <w:t>C. elegans</w:t>
      </w:r>
      <w:r>
        <w:rPr>
          <w:color w:val="000000" w:themeColor="text1"/>
        </w:rPr>
        <w:t>, in particular,</w:t>
      </w:r>
      <w:r w:rsidR="00F16F04">
        <w:rPr>
          <w:color w:val="000000" w:themeColor="text1"/>
        </w:rPr>
        <w:t xml:space="preserve"> can mediate </w:t>
      </w:r>
      <w:r w:rsidR="00F16F04" w:rsidRPr="00ED738D">
        <w:rPr>
          <w:color w:val="000000" w:themeColor="text1"/>
        </w:rPr>
        <w:t>multigenerational silencing</w:t>
      </w:r>
      <w:r w:rsidR="00F16F04">
        <w:rPr>
          <w:color w:val="000000" w:themeColor="text1"/>
        </w:rPr>
        <w:t>,</w:t>
      </w:r>
      <w:r w:rsidR="00245DC5" w:rsidRPr="00ED738D">
        <w:rPr>
          <w:color w:val="000000" w:themeColor="text1"/>
        </w:rPr>
        <w:t xml:space="preserve"> act in a sex-specific manner and can affect both spermatogenesis and oogenesis </w:t>
      </w:r>
      <w:r w:rsidR="00245DC5" w:rsidRPr="00ED738D">
        <w:rPr>
          <w:color w:val="000000" w:themeColor="text1"/>
        </w:rPr>
        <w:lastRenderedPageBreak/>
        <w:fldChar w:fldCharType="begin"/>
      </w:r>
      <w:r w:rsidR="001858AE">
        <w:rPr>
          <w:color w:val="000000" w:themeColor="text1"/>
        </w:rPr>
        <w:instrText xml:space="preserve"> ADDIN ZOTERO_ITEM CSL_CITATION {"citationID":"xZnre4MC","properties":{"formattedCitation":"(Batista et al., 2008; Billi et al., 2013; Conine et al., 2010; Das et al., 2008; Seroussi et al., 2023; Tyc et al., 2017)","plainCitation":"(Batista et al., 2008; Billi et al., 2013; Conine et al., 2010; Das et al., 2008; Seroussi et al., 2023;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Cell","language":"eng","page":"79-90","PMID":"18571451","PMCID":"PMC3353317","source":"PubMed","title":"Piwi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Cell","language":"eng","page":"67-78","PMID":"18571452","PMCID":"PMC2570341","source":"PubMed","title":"PRG-1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C."}],"issued":{"date-parts":[["2008",7,11]]}}},{"id":5657,"uris":["http://zotero.org/users/9504344/items/KDDADZ7A"],"itemData":{"id":5657,"type":"article-journal","abstract":"Gametogenesis is a thermosensitive process in numerous metazoans, ranging from worms to man. In Caenorhabditis elegans, a variety of RNA-binding proteins that associate with germ-line nuage (P granules), including the Piwi-clade argonaute PRG-1, have been implicated in maintaining fertility at elevated temperature. Here we describe the role of two AGO-class paralogs, alg-3 (T22B3.2) and alg-4 (ZK757.3), in promoting thermotolerant male fertility. A rescuing GFP::alg-3 transgene is localized to P granules beginning at the late pachytene stage of male gametogenesis. alg-3/4 double mutants lack a subgroup of small RNAs, the 26G-RNAs which target and appear to down-regulate numerous spermatogenesis-expressed mRNAs. These findings add to a growing number of AGO pathways required for thermotolerant fertility in C. elegans and support a model in which AGOs and their small RNA cofactors function to promote robustness in gene-expression networks.","container-title":"Proceedings of the National Academy of Sciences","DOI":"10.1073/pnas.0911685107","issue":"8","page":"3588-3593","publisher":"Proceedings of the National Academy of Sciences","source":"pnas.org (Atypon)","title":"Argonautes ALG-3 and ALG-4 are required for spermatogenesis-specific 26G-RNAs and thermotolerant sperm in Caenorhabditis elegans","volume":"107","author":[{"family":"Conine","given":"Colin C."},{"family":"Batista","given":"Pedro J."},{"family":"Gu","given":"Weifeng"},{"family":"Claycomb","given":"Julie M."},{"family":"Chaves","given":"Daniel A."},{"family":"Shirayama","given":"Masaki"},{"family":"Mello","given":"Craig C."}],"issued":{"date-parts":[["2010",2,23]]}}},{"id":5913,"uris":["http://zotero.org/users/9504344/items/YR9TNSU6"],"itemData":{"id":5913,"type":"article-journal","abstract":"Piwi-interacting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1858AE">
        <w:rPr>
          <w:rFonts w:ascii="Cambria Math" w:hAnsi="Cambria Math" w:cs="Cambria Math"/>
          <w:color w:val="000000" w:themeColor="text1"/>
        </w:rPr>
        <w:instrText>∼</w:instrText>
      </w:r>
      <w:r w:rsidR="001858AE">
        <w:rPr>
          <w:color w:val="000000" w:themeColor="text1"/>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Genet","language":"eng","page":"e1003392","PMID":"23516384","PMCID":"PMC3597512","source":"PubMed","title":"A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Cell","language":"eng","page":"256-270.e6","PMID":"28787592","source":"PubMed","title":"The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M."}],"issued":{"date-parts":[["2017",8,7]]}}},{"id":5661,"uris":["http://zotero.org/users/9504344/items/UGXNIT26"],"itemData":{"id":5661,"type":"article-journal","abstract":"Argonaute (AGO) proteins associate with small RNAs to direct their effector function on complementary transcripts. The nematode Caenorhabditis elegans contains an expanded family of 19 functional AGO proteins, many of which have not been fully characterized. In this work, we systematically analyzed every C. elegans AGO using CRISPR-Cas9 genome editing to introduce GFP::3xFLAG tags. We have characterized the expression patterns of each AGO throughout development, identified small RNA binding complements, and determined the effects of ago loss on small RNA populations and developmental phenotypes. Our analysis indicates stratification of subsets of AGOs into distinct regulatory modules, and integration of our data led us to uncover novel stress-induced fertility and pathogen response phenotypes due to ago loss.","container-title":"eLife","DOI":"10.7554/eLife.83853","ISSN":"2050-084X","page":"e83853","publisher":"eLife Sciences Publications, Ltd","source":"eLife","title":"A comprehensive survey of C. elegans argonaute proteins reveals organism-wide gene regulatory networks and functions","volume":"12","author":[{"family":"Seroussi","given":"Uri"},{"family":"Lugowski","given":"Andrew"},{"family":"Wadi","given":"Lina"},{"family":"Lao","given":"Robert X"},{"family":"Willis","given":"Alexandra R"},{"family":"Zhao","given":"Winnie"},{"family":"Sundby","given":"Adam E"},{"family":"Charlesworth","given":"Amanda G"},{"family":"Reinke","given":"Aaron W"},{"family":"Claycomb","given":"Julie M"}],"editor":[{"family":"James","given":"David E"},{"family":"Pasquenelli","given":"Amy"},{"family":"Kennedy","given":"Scott"}],"issued":{"date-parts":[["2023",2,15]]}}}],"schema":"https://github.com/citation-style-language/schema/raw/master/csl-citation.json"} </w:instrText>
      </w:r>
      <w:r w:rsidR="00245DC5" w:rsidRPr="00ED738D">
        <w:rPr>
          <w:color w:val="000000" w:themeColor="text1"/>
        </w:rPr>
        <w:fldChar w:fldCharType="separate"/>
      </w:r>
      <w:r w:rsidR="00245DC5" w:rsidRPr="00DF51E1">
        <w:t>(Batista et al., 2008; Billi et al., 2013; Conine et al., 2010; Das et al., 2008; Seroussi et al., 2023; Tyc et al., 2017)</w:t>
      </w:r>
      <w:r w:rsidR="00245DC5" w:rsidRPr="00ED738D">
        <w:rPr>
          <w:color w:val="000000" w:themeColor="text1"/>
        </w:rPr>
        <w:fldChar w:fldCharType="end"/>
      </w:r>
      <w:r w:rsidR="00245DC5" w:rsidRPr="00ED738D">
        <w:rPr>
          <w:color w:val="000000" w:themeColor="text1"/>
        </w:rPr>
        <w:t>.</w:t>
      </w:r>
      <w:r w:rsidR="00245DC5" w:rsidRPr="00ED738D">
        <w:rPr>
          <w:bCs/>
          <w:color w:val="000000" w:themeColor="text1"/>
          <w:shd w:val="clear" w:color="auto" w:fill="FFFFFF"/>
        </w:rPr>
        <w:t xml:space="preserve"> Defects in piRNA pathways can </w:t>
      </w:r>
      <w:r w:rsidR="00245DC5">
        <w:rPr>
          <w:bCs/>
          <w:color w:val="000000" w:themeColor="text1"/>
          <w:shd w:val="clear" w:color="auto" w:fill="FFFFFF"/>
        </w:rPr>
        <w:t xml:space="preserve">also </w:t>
      </w:r>
      <w:r w:rsidR="00245DC5" w:rsidRPr="00ED738D">
        <w:rPr>
          <w:bCs/>
          <w:color w:val="000000" w:themeColor="text1"/>
          <w:shd w:val="clear" w:color="auto" w:fill="FFFFFF"/>
        </w:rPr>
        <w:t xml:space="preserve">reactivate </w:t>
      </w:r>
      <w:r w:rsidR="00245DC5">
        <w:rPr>
          <w:bCs/>
          <w:color w:val="000000" w:themeColor="text1"/>
          <w:shd w:val="clear" w:color="auto" w:fill="FFFFFF"/>
        </w:rPr>
        <w:t>transposable element</w:t>
      </w:r>
      <w:r w:rsidR="00245DC5" w:rsidRPr="00ED738D">
        <w:rPr>
          <w:bCs/>
          <w:color w:val="000000" w:themeColor="text1"/>
          <w:shd w:val="clear" w:color="auto" w:fill="FFFFFF"/>
        </w:rPr>
        <w:t>s, altering the epistatic landscape in hybrids</w:t>
      </w:r>
      <w:r w:rsidR="00245DC5">
        <w:rPr>
          <w:bCs/>
          <w:color w:val="000000" w:themeColor="text1"/>
          <w:shd w:val="clear" w:color="auto" w:fill="FFFFFF"/>
        </w:rPr>
        <w:t xml:space="preserve">, </w:t>
      </w:r>
      <w:r w:rsidR="00245DC5" w:rsidRPr="00ED738D">
        <w:rPr>
          <w:bCs/>
          <w:color w:val="000000" w:themeColor="text1"/>
          <w:shd w:val="clear" w:color="auto" w:fill="FFFFFF"/>
        </w:rPr>
        <w:t xml:space="preserve">causing gene misexpression, reduced brood size, and fertility defects </w:t>
      </w:r>
      <w:r w:rsidR="00245DC5" w:rsidRPr="00ED738D">
        <w:rPr>
          <w:bCs/>
          <w:color w:val="000000" w:themeColor="text1"/>
          <w:shd w:val="clear" w:color="auto" w:fill="FFFFFF"/>
        </w:rPr>
        <w:fldChar w:fldCharType="begin"/>
      </w:r>
      <w:r w:rsidR="001858AE">
        <w:rPr>
          <w:bCs/>
          <w:color w:val="000000" w:themeColor="text1"/>
          <w:shd w:val="clear" w:color="auto" w:fill="FFFFFF"/>
        </w:rPr>
        <w:instrText xml:space="preserve"> ADDIN ZOTERO_ITEM CSL_CITATION {"citationID":"EtvVzo2v","properties":{"formattedCitation":"(Batista et al., 2008; Billi et al., 2013; Das et al., 2008; Serrato-Capuchina &amp; Matute, 2018; Tyc et al., 2017)","plainCitation":"(Batista et al., 2008; Billi et al., 2013; Das et al., 2008; Serrato-Capuchina &amp; Matute, 2018; Tyc et al., 2017)","noteIndex":0},"citationItems":[{"id":5906,"uris":["http://zotero.org/users/9504344/items/5NRHNSHA"],"itemData":{"id":5906,"type":"article-journal","abstract":"The Piwi proteins of the Argonaute superfamily are required for normal germline development in Drosophila, zebrafish, and mice and associate with 24-30 nucleotide RNAs termed piRNAs. We identify a class of 21 nucleotide RNAs, previously named 21U-RNAs, as the piRNAs of C. elegans. Piwi and piRNA expression is restricted to the male and female germline and independent of many proteins in other small-RNA pathways, including DCR-1. We show that Piwi is specifically required to silence Tc3, but not other Tc/mariner DNA transposons. Tc3 excision rates in the germline are increased at least 100-fold in piwi mutants as compared to wild-type. We find no evidence for a Ping-Pong model for piRNA amplification in C. elegans. Instead, we demonstrate that Piwi acts upstream of an endogenous siRNA pathway in Tc3 silencing. These data might suggest a link between piRNA and siRNA function.","container-title":"Molecular Cell","DOI":"10.1016/j.molcel.2008.06.003","ISSN":"1097-4164","issue":"1","journalAbbreviation":"Mol Cell","language":"eng","page":"79-90","PMID":"18571451","PMCID":"PMC3353317","source":"PubMed","title":"Piwi and piRNAs act upstream of an endogenous siRNA pathway to suppress Tc3 transposon mobility in the Caenorhabditis elegans germline","volume":"31","author":[{"family":"Das","given":"Partha P."},{"family":"Bagijn","given":"Marloes P."},{"family":"Goldstein","given":"Leonard D."},{"family":"Woolford","given":"Julie R."},{"family":"Lehrbach","given":"Nicolas J."},{"family":"Sapetschnig","given":"Alexandra"},{"family":"Buhecha","given":"Heeran R."},{"family":"Gilchrist","given":"Michael J."},{"family":"Howe","given":"Kevin L."},{"family":"Stark","given":"Rory"},{"family":"Matthews","given":"Nik"},{"family":"Berezikov","given":"Eugene"},{"family":"Ketting","given":"René F."},{"family":"Tavaré","given":"Simon"},{"family":"Miska","given":"Eric A."}],"issued":{"date-parts":[["2008",7,11]]}}},{"id":5902,"uris":["http://zotero.org/users/9504344/items/KKG8MLKZ"],"itemData":{"id":5902,"type":"article-journal","abstract":"In metazoans, Piwi-related Argonaute proteins have been linked to germline maintenance, and to a class of germline-enriched small RNAs termed piRNAs. Here we show that an abundant class of 21 nucleotide small RNAs (21U-RNAs) are expressed in the C. elegans germline, interact with the C. elegans Piwi family member PRG-1, and depend on PRG-1 activity for their accumulation. The PRG-1 protein is expressed throughout development and localizes to nuage-like structures called P granules. Although 21U-RNA loci share a conserved upstream sequence motif, the mature 21U-RNAs are not conserved and, with few exceptions, fail to exhibit complementarity or evidence for direct regulation of other expressed sequences. Our findings demonstrate that 21U-RNAs are the piRNAs of C. elegans and link this class of small RNAs and their associated Piwi Argonaute to the maintenance of temperature-dependent fertility.","container-title":"Molecular Cell","DOI":"10.1016/j.molcel.2008.06.002","ISSN":"1097-4164","issue":"1","journalAbbreviation":"Mol Cell","language":"eng","page":"67-78","PMID":"18571452","PMCID":"PMC2570341","source":"PubMed","title":"PRG-1 and 21U-RNAs interact to form the piRNA complex required for fertility in C. elegans","volume":"31","author":[{"family":"Batista","given":"Pedro J."},{"family":"Ruby","given":"J. Graham"},{"family":"Claycomb","given":"Julie M."},{"family":"Chiang","given":"Rosaria"},{"family":"Fahlgren","given":"Noah"},{"family":"Kasschau","given":"Kristin D."},{"family":"Chaves","given":"Daniel A."},{"family":"Gu","given":"Weifeng"},{"family":"Vasale","given":"Jessica J."},{"family":"Duan","given":"Shenghua"},{"family":"Conte","given":"Darryl"},{"family":"Luo","given":"Shujun"},{"family":"Schroth","given":"Gary P."},{"family":"Carrington","given":"James C."},{"family":"Bartel","given":"David P."},{"family":"Mello","given":"Craig C."}],"issued":{"date-parts":[["2008",7,11]]}}},{"id":5913,"uris":["http://zotero.org/users/9504344/items/YR9TNSU6"],"itemData":{"id":5913,"type":"article-journal","abstract":"Piwi-interacting RNAs (piRNAs) fulfill a critical, conserved role in defending the genome against foreign genetic elements. In many organisms, piRNAs appear to be derived from processing of a long, polycistronic RNA precursor. Here, we establish that each Caenorhabditis elegans piRNA represents a tiny, autonomous transcriptional unit. Remarkably, the minimal C. elegans piRNA cassette requires only a 21 nucleotide (nt) piRNA sequence and an </w:instrText>
      </w:r>
      <w:r w:rsidR="001858AE">
        <w:rPr>
          <w:rFonts w:ascii="Cambria Math" w:hAnsi="Cambria Math" w:cs="Cambria Math"/>
          <w:bCs/>
          <w:color w:val="000000" w:themeColor="text1"/>
          <w:shd w:val="clear" w:color="auto" w:fill="FFFFFF"/>
        </w:rPr>
        <w:instrText>∼</w:instrText>
      </w:r>
      <w:r w:rsidR="001858AE">
        <w:rPr>
          <w:bCs/>
          <w:color w:val="000000" w:themeColor="text1"/>
          <w:shd w:val="clear" w:color="auto" w:fill="FFFFFF"/>
        </w:rPr>
        <w:instrText xml:space="preserve">50 nt upstream motif with limited genomic context for expression. Combining computational analyses with a novel, in vivo transgenic system, we demonstrate that this upstream motif is necessary for independent expression of a germline-enriched, Piwi-dependent piRNA. We further show that a single nucleotide position within this motif directs differential germline enrichment. Accordingly, over 70% of C. elegans piRNAs are selectively expressed in male or female germline, and comparison of the genes they target suggests that these two populations have evolved independently. Together, our results indicate that C. elegans piRNA upstream motifs act as independent promoters to specify which sequences are expressed as piRNAs, how abundantly they are expressed, and in what germline. As the genome encodes well over 15,000 unique piRNA sequences, our study reveals that the number of transcriptional units encoding piRNAs rivals the number of mRNA coding genes in the C. elegans genome.","container-title":"PLoS genetics","DOI":"10.1371/journal.pgen.1003392","ISSN":"1553-7404","issue":"3","journalAbbreviation":"PLoS Genet","language":"eng","page":"e1003392","PMID":"23516384","PMCID":"PMC3597512","source":"PubMed","title":"A conserved upstream motif orchestrates autonomous, germline-enriched expression of Caenorhabditis elegans piRNAs","volume":"9","author":[{"family":"Billi","given":"Allison C."},{"family":"Freeberg","given":"Mallory A."},{"family":"Day","given":"Amanda M."},{"family":"Chun","given":"Sang Young"},{"family":"Khivansara","given":"Vishal"},{"family":"Kim","given":"John K."}],"issued":{"date-parts":[["2013"]]}}},{"id":5910,"uris":["http://zotero.org/users/9504344/items/NQLR2CI7"],"itemData":{"id":5910,"type":"article-journal","abstract":"Proper regulation of the germline transcriptome is essential for fertility. In C. elegans, germline homeostasis hinges on a complex repertoire of both silencing and activating small RNA pathways, along with RNA processing. However, our understanding of how fundamental RNA processing steps intersect with small RNA machineries in the germline remains limited. Here, we link the conserved intron binding protein, EMB-4/AQR/IBP160, to the CSR-1 and HRDE-1 nuclear 22G-RNA pathways in the C. elegans germline. Loss of emb-4 leads to distinct alterations in CSR-1- versus HRDE-1-associated small RNA and mRNA transcriptomes. Our transcriptome-wide analysis shows that EMB-4 is enriched along pre-mRNAs of nearly 8,000 transcripts. While EMB-4 complexes are enriched for both intronic and exonic sequences of HRDE-1 targets, CSR-1 pathway targets are enriched for intronic, but not exonic, sequences. These data suggest that EMB-4 could contribute to a molecular signature that distinguishes the targets of these two germline small RNA pathways.","container-title":"Developmental Cell","DOI":"10.1016/j.devcel.2017.07.003","ISSN":"1878-1551","issue":"3","journalAbbreviation":"Dev Cell","language":"eng","page":"256-270.e6","PMID":"28787592","source":"PubMed","title":"The Conserved Intron Binding Protein EMB-4 Plays Differential Roles in Germline Small RNA Pathways of C. elegans","volume":"42","author":[{"family":"Tyc","given":"Katarzyna M."},{"family":"Nabih","given":"Amena"},{"family":"Wu","given":"Monica Z."},{"family":"Wedeles","given":"Christopher J."},{"family":"Sobotka","given":"Julia A."},{"family":"Claycomb","given":"Julie M."}],"issued":{"date-parts":[["2017",8,7]]}}},{"id":5361,"uris":["http://zotero.org/users/9504344/items/A5DS329H"],"itemData":{"id":5361,"type":"article-journal","abstract":"Understanding the phenotypic and molecular mechanisms that contribute to genetic diversity between and within species is fundamental in studying the evolution of species. In particular, identifying the interspecific differences that lead to the reduction or even cessation of gene flow between nascent species is one of the main goals of speciation genetic research. Transposable elements (TEs) are DNA sequences with the ability to move within genomes. TEs are ubiquitous throughout eukaryotic genomes and have been shown to alter regulatory networks, gene expression, and to rearrange genomes as a result of their transposition. However, no systematic effort has evaluated the role of TEs in speciation. We compiled the evidence for TEs as potential causes of reproductive isolation across a diversity of taxa. We find that TEs are often associated with hybrid defects that might preclude the fusion between species, but that the involvement of TEs in other barriers to gene flow different from postzygotic isolation is still relatively unknown. Finally, we list a series of guides and research avenues to disentangle the effects of TEs on the origin of new species.","container-title":"Genes","DOI":"10.3390/genes9050254","ISSN":"2073-4425","issue":"5","journalAbbreviation":"Genes (Basel)","language":"eng","page":"254","PMID":"29762547","PMCID":"PMC5977194","source":"PubMed","title":"The Role of Transposable Elements in Speciation","volume":"9","author":[{"family":"Serrato-Capuchina","given":"Antonio"},{"family":"Matute","given":"Daniel R."}],"issued":{"date-parts":[["2018",5,15]]}}}],"schema":"https://github.com/citation-style-language/schema/raw/master/csl-citation.json"} </w:instrText>
      </w:r>
      <w:r w:rsidR="00245DC5" w:rsidRPr="00ED738D">
        <w:rPr>
          <w:bCs/>
          <w:color w:val="000000" w:themeColor="text1"/>
          <w:shd w:val="clear" w:color="auto" w:fill="FFFFFF"/>
        </w:rPr>
        <w:fldChar w:fldCharType="separate"/>
      </w:r>
      <w:r w:rsidR="00245DC5" w:rsidRPr="00DF51E1">
        <w:t>(Batista et al., 2008; Billi et al., 2013; Das et al., 2008; Serrato-Capuchina &amp; Matute, 2018; Tyc et al., 2017)</w:t>
      </w:r>
      <w:r w:rsidR="00245DC5" w:rsidRPr="00ED738D">
        <w:rPr>
          <w:bCs/>
          <w:color w:val="000000" w:themeColor="text1"/>
          <w:shd w:val="clear" w:color="auto" w:fill="FFFFFF"/>
        </w:rPr>
        <w:fldChar w:fldCharType="end"/>
      </w:r>
      <w:r w:rsidR="00245DC5" w:rsidRPr="00ED738D">
        <w:rPr>
          <w:bCs/>
          <w:color w:val="000000" w:themeColor="text1"/>
          <w:shd w:val="clear" w:color="auto" w:fill="FFFFFF"/>
        </w:rPr>
        <w:t xml:space="preserve">. </w:t>
      </w:r>
      <w:r w:rsidR="00F16F04">
        <w:rPr>
          <w:bCs/>
          <w:color w:val="000000" w:themeColor="text1"/>
          <w:shd w:val="clear" w:color="auto" w:fill="FFFFFF"/>
        </w:rPr>
        <w:t xml:space="preserve">Furthermore, </w:t>
      </w:r>
      <w:r w:rsidR="00245DC5" w:rsidRPr="00ED738D">
        <w:rPr>
          <w:color w:val="000000" w:themeColor="text1"/>
        </w:rPr>
        <w:t>nematodes</w:t>
      </w:r>
      <w:r w:rsidR="00F16F04">
        <w:rPr>
          <w:color w:val="000000" w:themeColor="text1"/>
        </w:rPr>
        <w:t xml:space="preserve"> can</w:t>
      </w:r>
      <w:r w:rsidR="00245DC5" w:rsidRPr="00ED738D">
        <w:rPr>
          <w:color w:val="000000" w:themeColor="text1"/>
        </w:rPr>
        <w:t xml:space="preserve"> employ RNAi-related mechanisms to identify foreign sequences based on a memory of past parental gene expression, rather than relying on molecular signatures </w:t>
      </w:r>
      <w:r w:rsidR="00245DC5" w:rsidRPr="00ED738D">
        <w:rPr>
          <w:color w:val="000000" w:themeColor="text1"/>
          <w:shd w:val="clear" w:color="auto" w:fill="FFFFFF"/>
        </w:rPr>
        <w:fldChar w:fldCharType="begin"/>
      </w:r>
      <w:r w:rsidR="001858AE">
        <w:rPr>
          <w:color w:val="000000" w:themeColor="text1"/>
          <w:shd w:val="clear" w:color="auto" w:fill="FFFFFF"/>
        </w:rPr>
        <w:instrText xml:space="preserve"> ADDIN ZOTERO_ITEM CSL_CITATION {"citationID":"dWjfqP5d","properties":{"formattedCitation":"(Luteijn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expression.","container-title":"Cell","DOI":"10.1016/j.cell.2012.06.015","ISSN":"1097-4172","issue":"1","journalAbbreviation":"Cell","language":"eng","page":"65-77","PMID":"22738726","PMCID":"PMC3597741","source":"PubMed","title":"piRNAs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J","language":"eng","page":"3422-3430","PMID":"22850670","PMCID":"PMC3419935","source":"PubMed","title":"Extremely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(Luteijn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 For example, maternally inherited RNAe can suppress paternally expressed transgenes</w:t>
      </w:r>
      <w:r w:rsidR="00ED6D90">
        <w:rPr>
          <w:color w:val="000000" w:themeColor="text1"/>
          <w:shd w:val="clear" w:color="auto" w:fill="FFFFFF"/>
        </w:rPr>
        <w:t xml:space="preserve"> in </w:t>
      </w:r>
      <w:r w:rsidR="00ED6D90" w:rsidRPr="003134C2">
        <w:rPr>
          <w:i/>
          <w:iCs/>
          <w:color w:val="000000" w:themeColor="text1"/>
          <w:shd w:val="clear" w:color="auto" w:fill="FFFFFF"/>
        </w:rPr>
        <w:t>C. elegans</w:t>
      </w:r>
      <w:r w:rsidR="00245DC5" w:rsidRPr="00ED738D">
        <w:rPr>
          <w:color w:val="000000" w:themeColor="text1"/>
          <w:shd w:val="clear" w:color="auto" w:fill="FFFFFF"/>
        </w:rPr>
        <w:t xml:space="preserve">, but endogenous genes are likely protected </w:t>
      </w:r>
      <w:r w:rsidR="00245DC5" w:rsidRPr="00ED738D">
        <w:rPr>
          <w:color w:val="000000" w:themeColor="text1"/>
          <w:shd w:val="clear" w:color="auto" w:fill="FFFFFF"/>
        </w:rPr>
        <w:fldChar w:fldCharType="begin"/>
      </w:r>
      <w:r w:rsidR="001858AE">
        <w:rPr>
          <w:color w:val="000000" w:themeColor="text1"/>
          <w:shd w:val="clear" w:color="auto" w:fill="FFFFFF"/>
        </w:rPr>
        <w:instrText xml:space="preserve"> ADDIN ZOTERO_ITEM CSL_CITATION {"citationID":"D2lzp4g6","properties":{"formattedCitation":"(Luteijn et al., 2012; Shirayama et al., 2012; Weiser &amp; Kim, 2019)","plainCitation":"(Luteijn et al., 2012; Shirayama et al., 2012; Weiser &amp; Kim, 2019)","noteIndex":0},"citationItems":[{"id":5920,"uris":["http://zotero.org/users/9504344/items/NDIT2H9G"],"itemData":{"id":5920,"type":"article-journal","abstract":"Organisms employ a fascinating array of strategies to silence invasive nucleic acids such as transposons and viruses. Although evidence exists for several pathways that detect foreign sequences, including pathways that sense copy number, unpaired DNA, or aberrant RNA (e.g., dsRNA), in many cases, the mechanisms used to distinguish \"self\" from \"nonself\" nucleic acids remain mysterious. Here, we describe an RNA-induced epigenetic silencing pathway that permanently silences single-copy transgenes. We show that the Piwi Argonaute PRG-1 and its genomically encoded piRNA cofactors initiate permanent silencing, and maintenance depends on chromatin factors and the WAGO Argonaute pathway. Our findings support a model in which PRG-1 scans for foreign sequences and two other Argonaute pathways serve as epigenetic memories of \"self\" and \"nonself\" RNAs. These findings suggest how organisms can utilize RNAi-related mechanisms to detect foreign sequences not by any molecular signature, but by comparing the foreign sequence to a memory of previous gene expression.","container-title":"Cell","DOI":"10.1016/j.cell.2012.06.015","ISSN":"1097-4172","issue":"1","journalAbbreviation":"Cell","language":"eng","page":"65-77","PMID":"22738726","PMCID":"PMC3597741","source":"PubMed","title":"piRNAs initiate an epigenetic memory of nonself RNA in the C. elegans germline","volume":"150","author":[{"family":"Shirayama","given":"Masaki"},{"family":"Seth","given":"Meetu"},{"family":"Lee","given":"Heng-Chi"},{"family":"Gu","given":"Weifeng"},{"family":"Ishidate","given":"Takao"},{"family":"Conte","given":"Darryl"},{"family":"Mello","given":"Craig C."}],"issued":{"date-parts":[["2012",7,6]]}}},{"id":5916,"uris":["http://zotero.org/users/9504344/items/RRWH9JK5"],"itemData":{"id":5916,"type":"article-journal","abstract":"In recent years, the Piwi pathway has been shown to regulate the silencing of mobile genetic elements. However, we know little about how Piwi pathways impose silencing and even less about trans-generational stability of Piwi-induced silencing. We demonstrate that the Caenorhabditis elegans Piwi protein PRG-1 can initiate an extremely stable form of gene silencing on a transgenic, single-copy target. This type of silencing is faithfully maintained over tens of generations in the absence of a functional Piwi pathway. Interestingly, RNAi can also trigger permanent gene silencing of a single-copy transgene and the phenomenon will be collectively referred to as RNA-induced epigenetic silencing (RNAe). RNAe can act in trans and is dependent on endogenous RNAi factors. The involvement of factors known to act in nuclear RNAi and the fact that RNAe is accompanied by repressive chromatin marks indicate that RNAe includes a transcriptional silencing component. Our results demonstrate that, at least in C. elegans, the Piwi pathway can impose a state of gene silencing that borders on 'permanently silent'. Such a property may be more widely conserved among Piwi pathways in different animals.","container-title":"The EMBO journal","DOI":"10.1038/emboj.2012.213","ISSN":"1460-2075","issue":"16","journalAbbreviation":"EMBO J","language":"eng","page":"3422-3430","PMID":"22850670","PMCID":"PMC3419935","source":"PubMed","title":"Extremely stable Piwi-induced gene silencing in Caenorhabditis elegans","volume":"31","author":[{"family":"Luteijn","given":"Maartje J."},{"family":"Bergeijk","given":"Petra","non-dropping-particle":"van"},{"family":"Kaaij","given":"Lucas J. T."},{"family":"Almeida","given":"Miguel Vasconcelos"},{"family":"Roovers","given":"Elke F."},{"family":"Berezikov","given":"Eugene"},{"family":"Ketting","given":"René F."}],"issued":{"date-parts":[["2012",8,15]]}}},{"id":5686,"uris":["http://zotero.org/users/9504344/items/Z3GSNAV3"],"itemData":{"id":5686,"type":"article-journal","abstract":"In animals, small noncoding RNAs that are expressed in the germline and transmitted to progeny control gene expression to promote fertility. Germline-expressed small RNAs, including endogenous small interfering RNAs (endo-siRNAs) and Piwi-interacting RNAs (piRNAs), drive the repression of deleterious transcripts such as transposons, repetitive elements, and pseudogenes. Recent studies have highlighted an important role for small RNAs in transgenerational epigenetic inheritance via regulation of heritable chromatin marks; therefore, small RNAs are thought to convey an epigenetic memory of genomic self and nonself elements. Small RNA pathways are highly conserved in metazoans and have been best described for the model organism Caenorhabditis elegans. In this review, we describe the biogenesis, regulation, and function of C. elegans endo-siRNAs and piRNAs, along with recent insights into how these distinct pathways are integrated to collectively regulate germline gene expression, transgenerational epigenetic inheritance, and ultimately, animal fertility.","container-title":"Annual Review of Genetics","DOI":"10.1146/annurev-genet-112618-043505","ISSN":"0066-4197, 1545-2948","issue":"Volume 53, 2019","language":"en","page":"289-311","publisher":"Annual Reviews","source":"www.annualreviews.org","title":"Multigenerational Regulation of the Caenorhabditis elegans Chromatin Landscape by Germline Small RNAs","volume":"53","author":[{"family":"Weiser","given":"Natasha E."},{"family":"Kim","given":"John K."}],"issued":{"date-parts":[["2019",12,3]]}}}],"schema":"https://github.com/citation-style-language/schema/raw/master/csl-citation.json"} </w:instrText>
      </w:r>
      <w:r w:rsidR="00245DC5" w:rsidRPr="00ED738D">
        <w:rPr>
          <w:color w:val="000000" w:themeColor="text1"/>
          <w:shd w:val="clear" w:color="auto" w:fill="FFFFFF"/>
        </w:rPr>
        <w:fldChar w:fldCharType="separate"/>
      </w:r>
      <w:r w:rsidR="00245DC5" w:rsidRPr="00DF51E1">
        <w:t>(Luteijn et al., 2012; Shirayama et al., 2012; Weiser &amp; Kim, 2019)</w:t>
      </w:r>
      <w:r w:rsidR="00245DC5" w:rsidRPr="00ED738D">
        <w:rPr>
          <w:color w:val="000000" w:themeColor="text1"/>
          <w:shd w:val="clear" w:color="auto" w:fill="FFFFFF"/>
        </w:rPr>
        <w:fldChar w:fldCharType="end"/>
      </w:r>
      <w:r w:rsidR="00245DC5" w:rsidRPr="00ED738D">
        <w:rPr>
          <w:color w:val="000000" w:themeColor="text1"/>
          <w:shd w:val="clear" w:color="auto" w:fill="FFFFFF"/>
        </w:rPr>
        <w:t>.</w:t>
      </w:r>
      <w:r w:rsidR="0072064D">
        <w:rPr>
          <w:color w:val="000000" w:themeColor="text1"/>
          <w:shd w:val="clear" w:color="auto" w:fill="FFFFFF"/>
        </w:rPr>
        <w:t xml:space="preserve"> </w:t>
      </w:r>
    </w:p>
    <w:p w14:paraId="7BCC179E" w14:textId="70004F72" w:rsidR="003C1424" w:rsidRDefault="0072064D" w:rsidP="00662E34">
      <w:pPr>
        <w:spacing w:line="276" w:lineRule="auto"/>
        <w:rPr>
          <w:color w:val="000000" w:themeColor="text1"/>
          <w:shd w:val="clear" w:color="auto" w:fill="FFFFFF"/>
        </w:rPr>
      </w:pPr>
      <w:r>
        <w:rPr>
          <w:color w:val="000000" w:themeColor="text1"/>
          <w:shd w:val="clear" w:color="auto" w:fill="FFFFFF"/>
        </w:rPr>
        <w:t>Finally, another</w:t>
      </w:r>
      <w:r w:rsidR="00245DC5" w:rsidRPr="00245DC5">
        <w:rPr>
          <w:bCs/>
          <w:color w:val="000000" w:themeColor="text1"/>
          <w:shd w:val="clear" w:color="auto" w:fill="FFFFFF"/>
        </w:rPr>
        <w:t xml:space="preserve"> potential source of asymmetric misregulation involves selfish toxin–antidote (TA) elements. TA systems—identified in </w:t>
      </w:r>
      <w:r w:rsidR="00245DC5" w:rsidRPr="005452C9">
        <w:rPr>
          <w:bCs/>
          <w:i/>
          <w:iCs/>
          <w:color w:val="000000" w:themeColor="text1"/>
          <w:shd w:val="clear" w:color="auto" w:fill="FFFFFF"/>
        </w:rPr>
        <w:t>C. elegans</w:t>
      </w:r>
      <w:r w:rsidR="00245DC5" w:rsidRPr="00245DC5">
        <w:rPr>
          <w:bCs/>
          <w:color w:val="000000" w:themeColor="text1"/>
          <w:shd w:val="clear" w:color="auto" w:fill="FFFFFF"/>
        </w:rPr>
        <w:t xml:space="preserve">, </w:t>
      </w:r>
      <w:r w:rsidR="00245DC5" w:rsidRPr="005452C9">
        <w:rPr>
          <w:bCs/>
          <w:i/>
          <w:iCs/>
          <w:color w:val="000000" w:themeColor="text1"/>
          <w:shd w:val="clear" w:color="auto" w:fill="FFFFFF"/>
        </w:rPr>
        <w:t>C. tropicalis</w:t>
      </w:r>
      <w:r w:rsidR="00245DC5" w:rsidRPr="00245DC5">
        <w:rPr>
          <w:bCs/>
          <w:color w:val="000000" w:themeColor="text1"/>
          <w:shd w:val="clear" w:color="auto" w:fill="FFFFFF"/>
        </w:rPr>
        <w:t xml:space="preserve">, and </w:t>
      </w:r>
      <w:r w:rsidR="00245DC5" w:rsidRPr="005452C9">
        <w:rPr>
          <w:bCs/>
          <w:i/>
          <w:iCs/>
          <w:color w:val="000000" w:themeColor="text1"/>
          <w:shd w:val="clear" w:color="auto" w:fill="FFFFFF"/>
        </w:rPr>
        <w:t>C. briggsae</w:t>
      </w:r>
      <w:r w:rsidR="00245DC5" w:rsidRPr="00245DC5">
        <w:rPr>
          <w:bCs/>
          <w:color w:val="000000" w:themeColor="text1"/>
          <w:shd w:val="clear" w:color="auto" w:fill="FFFFFF"/>
        </w:rPr>
        <w:t>—generate strong parent-of-origin effects through maternally or paternally deposited toxins and zygotic antidotes (Ben-David et al. 2017, 2021; Seidel et al. 2011)</w:t>
      </w:r>
      <w:r w:rsidR="00AA3D45">
        <w:rPr>
          <w:bCs/>
          <w:color w:val="000000" w:themeColor="text1"/>
          <w:shd w:val="clear" w:color="auto" w:fill="FFFFFF"/>
        </w:rPr>
        <w:t xml:space="preserve"> that, in the absence of proper expression of an antidote, can</w:t>
      </w:r>
      <w:r w:rsidR="00245DC5" w:rsidRPr="00245DC5">
        <w:rPr>
          <w:bCs/>
          <w:color w:val="000000" w:themeColor="text1"/>
          <w:shd w:val="clear" w:color="auto" w:fill="FFFFFF"/>
        </w:rPr>
        <w:t xml:space="preserve"> impair embryonic or larval development, delay growth, or reduce hybrid fitness (Burga et al. 2020; Velazco-Cruz &amp; Ross 2022). </w:t>
      </w:r>
      <w:r w:rsidR="00882268">
        <w:rPr>
          <w:bCs/>
          <w:color w:val="000000" w:themeColor="text1"/>
          <w:shd w:val="clear" w:color="auto" w:fill="FFFFFF"/>
        </w:rPr>
        <w:t>These</w:t>
      </w:r>
      <w:r w:rsidRPr="008E4382">
        <w:rPr>
          <w:color w:val="000000" w:themeColor="text1"/>
        </w:rPr>
        <w:t xml:space="preserve"> </w:t>
      </w:r>
      <w:r w:rsidR="00882268">
        <w:rPr>
          <w:color w:val="000000" w:themeColor="text1"/>
        </w:rPr>
        <w:t>TA</w:t>
      </w:r>
      <w:r w:rsidRPr="008E4382">
        <w:rPr>
          <w:color w:val="000000" w:themeColor="text1"/>
        </w:rPr>
        <w:t xml:space="preserve"> systems </w:t>
      </w:r>
      <w:r w:rsidR="004838CB">
        <w:rPr>
          <w:color w:val="000000" w:themeColor="text1"/>
        </w:rPr>
        <w:t>often</w:t>
      </w:r>
      <w:r w:rsidRPr="008E4382">
        <w:rPr>
          <w:color w:val="000000" w:themeColor="text1"/>
        </w:rPr>
        <w:t xml:space="preserve"> invol</w:t>
      </w:r>
      <w:r w:rsidR="00882268">
        <w:rPr>
          <w:color w:val="000000" w:themeColor="text1"/>
        </w:rPr>
        <w:t xml:space="preserve">ve </w:t>
      </w:r>
      <w:r w:rsidR="008A23B4" w:rsidRPr="008A23B4">
        <w:rPr>
          <w:color w:val="000000" w:themeColor="text1"/>
          <w:shd w:val="clear" w:color="auto" w:fill="FFFFFF"/>
        </w:rPr>
        <w:t xml:space="preserve">rapidly evolving, species-specific genes </w:t>
      </w:r>
      <w:r w:rsidR="001771EA">
        <w:rPr>
          <w:color w:val="000000" w:themeColor="text1"/>
          <w:shd w:val="clear" w:color="auto" w:fill="FFFFFF"/>
        </w:rPr>
        <w:t>that also can intersect with small RNA pathway regulation</w:t>
      </w:r>
      <w:r w:rsidR="00611FDB">
        <w:rPr>
          <w:color w:val="000000" w:themeColor="text1"/>
          <w:shd w:val="clear" w:color="auto" w:fill="FFFFFF"/>
        </w:rPr>
        <w:t xml:space="preserve"> </w:t>
      </w:r>
      <w:r w:rsidR="00611FDB">
        <w:rPr>
          <w:color w:val="000000" w:themeColor="text1"/>
          <w:shd w:val="clear" w:color="auto" w:fill="FFFFFF"/>
        </w:rPr>
        <w:fldChar w:fldCharType="begin"/>
      </w:r>
      <w:r w:rsidR="00611FDB">
        <w:rPr>
          <w:color w:val="000000" w:themeColor="text1"/>
          <w:shd w:val="clear" w:color="auto" w:fill="FFFFFF"/>
        </w:rPr>
        <w:instrText xml:space="preserve"> ADDIN ZOTERO_ITEM CSL_CITATION {"citationID":"HN89nIOM","properties":{"formattedCitation":"(Pliota et al., 2024)","plainCitation":"(Pliota et al., 2024)","noteIndex":0},"citationItems":[{"id":19519,"uris":["http://zotero.org/users/9504344/items/P24BJ59I"],"itemData":{"id":19519,"type":"article-journal","abstract":"Genomic imprinting—the non-equivalence of maternal and paternal genomes—is a critical process that has evolved independently in many plant and mammalian species1,2. According to kinship theory, imprinting is the inevitable consequence of conflictive selective forces acting on differentially expressed parental alleles3,4. Yet, how these epigenetic differences evolve in the first place is poorly understood3,5,6. Here we report the identification and molecular dissection of a parent-of-origin effect on gene expression that might help to clarify this fundamental question. Toxin-antidote elements (TAs) are selfish elements that spread in populations by poisoning non-carrier individuals7–9. In reciprocal crosses between two Caenorhabditis tropicalis wild isolates, we found that the slow-1/grow-1 TA is specifically inactive when paternally inherited. This parent-of-origin effect stems from transcriptional repression of the slow-1 toxin by the PIWI-interacting RNA (piRNA) host defence pathway. The repression requires PIWI Argonaute and SET-32 histone methyltransferase activities and is transgenerationally inherited via small RNAs. Remarkably, when slow-1/grow-1 is maternally inherited, slow-1 repression is halted by a translation-independent role of its maternal mRNA. That is, slow-1 transcripts loaded into eggs—but not SLOW-1 protein—are necessary and sufficient to counteract piRNA-mediated repression. Our findings show that parent-of-origin effects can evolve by co-option of the piRNA pathway and hinder the spread of selfish genes that require sex for their propagation.","container-title":"Nature","DOI":"10.1038/s41586-024-07155-z","ISSN":"1476-4687","issue":"8006","language":"en","license":"2024 The Author(s)","page":"122-129","publisher":"Nature Publishing Group","source":"www.nature.com","title":"Selfish conflict underlies RNA-mediated parent-of-origin effects","volume":"628","author":[{"family":"Pliota","given":"Pinelopi"},{"family":"Marvanova","given":"Hana"},{"family":"Koreshova","given":"Alevtina"},{"family":"Kaufman","given":"Yotam"},{"family":"Tikanova","given":"Polina"},{"family":"Krogull","given":"Daniel"},{"family":"Hagmüller","given":"Andreas"},{"family":"Widen","given":"Sonya A."},{"family":"Handler","given":"Dominik"},{"family":"Gokcezade","given":"Joseph"},{"family":"Duchek","given":"Peter"},{"family":"Brennecke","given":"Julius"},{"family":"Ben-David","given":"Eyal"},{"family":"Burga","given":"Alejandro"}],"issued":{"date-parts":[["2024",4]]}}}],"schema":"https://github.com/citation-style-language/schema/raw/master/csl-citation.json"} </w:instrText>
      </w:r>
      <w:r w:rsidR="00611FDB">
        <w:rPr>
          <w:color w:val="000000" w:themeColor="text1"/>
          <w:shd w:val="clear" w:color="auto" w:fill="FFFFFF"/>
        </w:rPr>
        <w:fldChar w:fldCharType="separate"/>
      </w:r>
      <w:r w:rsidR="00611FDB" w:rsidRPr="00611FDB">
        <w:t>(Pliota et al., 2024)</w:t>
      </w:r>
      <w:r w:rsidR="00611FDB">
        <w:rPr>
          <w:color w:val="000000" w:themeColor="text1"/>
          <w:shd w:val="clear" w:color="auto" w:fill="FFFFFF"/>
        </w:rPr>
        <w:fldChar w:fldCharType="end"/>
      </w:r>
      <w:r w:rsidR="001771EA">
        <w:rPr>
          <w:color w:val="000000" w:themeColor="text1"/>
          <w:shd w:val="clear" w:color="auto" w:fill="FFFFFF"/>
        </w:rPr>
        <w:t xml:space="preserve"> </w:t>
      </w:r>
      <w:r w:rsidRPr="008E4382">
        <w:rPr>
          <w:color w:val="000000" w:themeColor="text1"/>
        </w:rPr>
        <w:t xml:space="preserve">and </w:t>
      </w:r>
      <w:r w:rsidR="00687ECF">
        <w:rPr>
          <w:color w:val="000000" w:themeColor="text1"/>
        </w:rPr>
        <w:t>can</w:t>
      </w:r>
      <w:r w:rsidRPr="008E4382">
        <w:rPr>
          <w:color w:val="000000" w:themeColor="text1"/>
        </w:rPr>
        <w:t xml:space="preserve"> contribute to asymmetric hybrid dysfunction in intra-specific </w:t>
      </w:r>
      <w:r w:rsidR="00AA3D45">
        <w:rPr>
          <w:color w:val="000000" w:themeColor="text1"/>
        </w:rPr>
        <w:t xml:space="preserve">hybrids </w:t>
      </w:r>
      <w:r w:rsidRPr="008E4382">
        <w:rPr>
          <w:color w:val="000000" w:themeColor="text1"/>
        </w:rPr>
        <w:t xml:space="preserve">and, potentially, interspecific hybrids </w:t>
      </w:r>
      <w:r w:rsidRPr="008E4382">
        <w:rPr>
          <w:color w:val="000000" w:themeColor="text1"/>
        </w:rPr>
        <w:fldChar w:fldCharType="begin"/>
      </w:r>
      <w:r w:rsidR="001858AE">
        <w:rPr>
          <w:color w:val="000000" w:themeColor="text1"/>
        </w:rPr>
        <w:instrText xml:space="preserve"> ADDIN ZOTERO_ITEM CSL_CITATION {"citationID":"SbbyM7YP","properties":{"formattedCitation":"(Ben-David et al., 2017, 2021; Burga et al., 2020; Seidel et al., 2008, 2011)","plainCitation":"(Ben-David et al., 2017, 2021; Burga et al., 2020; Seidel et al., 2008, 2011)","noteIndex":0},"citationItems":[{"id":5781,"uris":["http://zotero.org/users/9504344/items/43RUXBJF"],"itemData":{"id":5781,"type":"article-journal","abstract":"Natural selection is expected to eliminate genetic incompatibilities from interbreeding populations. We have discovered a globally distributed incompatibility in the primarily selfing species Caenorhabditis elegans that has been maintained despite its negative consequences for fitness. Embryos homozygous for a naturally occurring deletion of the zygotically acting gene zeel-1 arrest if their sperm parent carries an incompatible allele of a second, paternal-effect locus, peel-1. The two interacting loci are tightly linked, with incompatible alleles occurring in linkage disequilibrium in two common haplotypes. These haplotypes exhibit elevated sequence divergence, and population genetic analyses of this region indicate that natural selection is preserving both haplotypes in the population. Our data suggest that long-term maintenance of a balanced polymorphism has permitted the incompatibility to persist despite gene flow across the rest of the genome.","container-title":"Science (New York, N.Y.)","DOI":"10.1126/science.1151107","ISSN":"1095-9203","issue":"5863","journalAbbreviation":"Science","language":"eng","page":"589-594","PMID":"18187622","PMCID":"PMC2421010","source":"PubMed","title":"Widespread genetic incompatibility in C. elegans maintained by balancing selection","volume":"319","author":[{"family":"Seidel","given":"Hannah S."},{"family":"Rockman","given":"Matthew V."},{"family":"Kruglyak","given":"Leonid"}],"issued":{"date-parts":[["2008",2,1]]}}},{"id":5777,"uris":["http://zotero.org/users/9504344/items/X4MDS35R"],"itemData":{"id":5777,"type":"article-journal","abstract":"The evolutionary fate of an allele ordinarily depends on its contribution to host fitness. Occasionally, however, genetic elements arise that are able to gain a transmission advantage while simultaneously imposing a fitness cost on their hosts. We previously discovered one such element in C. elegans that gains a transmission advantage through a combination of paternal-effect killing and zygotic self-rescue. Here we demonstrate that this element is composed of a sperm-delivered toxin, peel-1, and an embryo-expressed antidote, zeel-1. peel-1 and zeel-1 are located adjacent to one another in the genome and co-occur in an insertion/deletion polymorphism. peel-1 encodes a novel four-pass transmembrane protein that is expressed in sperm and delivered to the embryo via specialized, sperm-specific vesicles. In the absence of zeel-1, sperm-delivered PEEL-1 causes lethal defects in muscle and epidermal tissue at the 2-fold stage of embryogenesis. zeel-1 is expressed transiently in the embryo and encodes a novel six-pass transmembrane domain fused to a domain with sequence similarity to zyg-11, a substrate-recognition subunit of an E3 ubiquitin ligase. zeel-1 appears to have arisen recently, during an expansion of the zyg-11 family, and the transmembrane domain of zeel-1 is required and partially sufficient for antidote activity. Although PEEL-1 and ZEEL-1 normally function in embryos, these proteins can act at other stages as well. When expressed ectopically in adults, PEEL-1 kills a variety of cell types, and ectopic expression of ZEEL-1 rescues these effects. Our results demonstrate that the tight physical linkage between two novel transmembrane proteins has facilitated their co-evolution into an element capable of promoting its own transmission to the detriment of organisms carrying it.","container-title":"PLoS biology","DOI":"10.1371/journal.pbio.1001115","ISSN":"1545-7885","issue":"7","journalAbbreviation":"PLoS Biol","language":"eng","page":"e1001115","PMID":"21814493","PMCID":"PMC3144186","source":"PubMed","title":"A novel sperm-delivered toxin causes late-stage embryo lethality and transmission ratio distortion in C. elegans","volume":"9","author":[{"family":"Seidel","given":"Hannah S."},{"family":"Ailion","given":"Michael"},{"family":"Li","given":"Jialing"},{"family":"Oudenaarden","given":"Alexander","non-dropping-particle":"van"},{"family":"Rockman","given":"Matthew V."},{"family":"Kruglyak","given":"Leonid"}],"issued":{"date-parts":[["2011",7]]}}},{"id":5755,"uris":["http://zotero.org/users/9504344/items/X2BSLR65"],"itemData":{"id":5755,"type":"article-journal","abstract":"Selfish genetic elements spread in natural populations and have an important role in genome evolution. We discovered a selfish element causing embryonic lethality in crosses between wild strains of the nematode Caenorhabditis elegans. The element is made up of sup-35, a maternal-effect toxin that kills developing embryos, and pha-1, its zygotically expressed antidote. pha-1 has long been considered essential for pharynx development on the basis of its mutant phenotype, but this phenotype arises from a loss of suppression of sup-35 toxicity. Inactive copies of the sup-35/pha-1 element show high sequence divergence from active copies, and phylogenetic reconstruction suggests that they represent ancestral stages in the evolution of the element. Our results suggest that other essential genes identified by genetic screens may turn out to be components of selfish elements.","container-title":"Science (New York, N.Y.)","DOI":"10.1126/science.aan0621","ISSN":"0036-8075","issue":"6342","journalAbbreviation":"Science","page":"1051-1055","PMID":"28495877","PMCID":"PMC6251971","source":"PubMed Central","title":"A maternal-effect selfish genetic element in Caenorhabditis elegans","volume":"356","author":[{"family":"Ben-David","given":"Eyal"},{"family":"Burga","given":"Alejandro"},{"family":"Kruglyak","given":"Leonid"}],"issued":{"date-parts":[["2017",6,9]]}}},{"id":5785,"uris":["http://zotero.org/users/9504344/items/4BCA3Z64"],"itemData":{"id":5785,"type":"article-journal","abstract":"In life's constant battle for survival, it takes one to kill but two to conquer. Toxin-antitoxin or toxin-antidote (TA) elements are genetic dyads that cheat the laws of inheritance to guarantee their transmission to the next generation. This seemingly simple genetic arrangement-a toxin linked to its antidote-is capable of quickly spreading and persisting in natural populations. TA elements were first discovered in bacterial plasmids in the 1980s and have recently been characterized in fungi, plants, and animals, where they underlie genetic incompatibilities and sterility in crosses between wild isolates. In this review, we provide a unified view of TA elements in both prokaryotic and eukaryotic organisms and highlight their similarities and differences at the evolutionary, genetic, and molecular levels. Finally, we propose several scenarios that could explain the paradox of the evolutionary origin of TA elements and argue that these elements may be key evolutionary players and that the full scope of their roles is only beginning to be uncovered.","container-title":"Annual Review of Genetics","DOI":"10.1146/annurev-genet-112618-043659","ISSN":"1545-2948","journalAbbreviation":"Annu Rev Genet","language":"eng","page":"387-415","PMID":"32886546","source":"PubMed","title":"Toxin-Antidote Elements Across the Tree of Life","volume":"54","author":[{"family":"Burga","given":"Alejandro"},{"family":"Ben-David","given":"Eyal"},{"family":"Kruglyak","given":"Leonid"}],"issued":{"date-parts":[["2020",11,23]]}}},{"id":5602,"uris":["http://zotero.org/users/9504344/items/AN6PHUGS"],"itemData":{"id":5602,"type":"article-journal","abstract":"Toxin-antidote elements (TAs) are selfish genetic dyads that spread in populations by selectively killing non-carriers. TAs are common in prokaryotes, but very few examples are known in animals. Here, we report the discovery of maternal-effect TAs in both C. tropicalis and C. briggsae, two distant relatives of C. elegans. In C. tropicalis, multiple TAs combine to cause a striking degree of intraspecific incompatibility: five elements reduce the fitness of &gt;70% of the F2 hybrid progeny of two Caribbean isolates. We identified the genes underlying one of the novel TAs, slow-1/grow-1, and found that its toxin, slow-1, is homologous to nuclear hormone receptors. Remarkably, although previously known TAs act during embryonic development, maternal loading of slow-1 in oocytes specifically slows down larval development, delaying the onset of reproduction by several days. Finally, we found that balancing selection acting on linked, conflicting TAs hampers their ability to spread in populations, leading to more stable genetic incompatibilities. Our findings indicate that TAs are widespread in Caenorhabditis species and target a wide range of developmental processes and that antagonism between them may cause lasting incompatibilities in natural populations. We expect that similar phenomena exist in other animal species.","container-title":"Current biology: CB","DOI":"10.1016/j.cub.2020.12.013","ISSN":"1879-0445","issue":"5","journalAbbreviation":"Curr Biol","language":"eng","page":"990-1001.e5","PMID":"33417886","source":"PubMed","title":"Ubiquitous Selfish Toxin-Antidote Elements in Caenorhabditis Species","volume":"31","author":[{"family":"Ben-David","given":"Eyal"},{"family":"Pliota","given":"Pinelopi"},{"family":"Widen","given":"Sonya A."},{"family":"Koreshova","given":"Alevtina"},{"family":"Lemus-Vergara","given":"Tzitziki"},{"family":"Verpukhovskiy","given":"Philipp"},{"family":"Mandali","given":"Sridhar"},{"family":"Braendle","given":"Christian"},{"family":"Burga","given":"Alejandro"},{"family":"Kruglyak","given":"Leonid"}],"issued":{"date-parts":[["2021",3,8]]}}}],"schema":"https://github.com/citation-style-language/schema/raw/master/csl-citation.json"} </w:instrText>
      </w:r>
      <w:r w:rsidRPr="008E4382">
        <w:rPr>
          <w:color w:val="000000" w:themeColor="text1"/>
        </w:rPr>
        <w:fldChar w:fldCharType="separate"/>
      </w:r>
      <w:r w:rsidRPr="00DF51E1">
        <w:t>(Ben-David et al., 2017, 2021; Burga et al., 2020; Seidel et al., 2008, 2011)</w:t>
      </w:r>
      <w:r w:rsidRPr="008E4382">
        <w:rPr>
          <w:color w:val="000000" w:themeColor="text1"/>
        </w:rPr>
        <w:fldChar w:fldCharType="end"/>
      </w:r>
      <w:r w:rsidRPr="008E4382">
        <w:rPr>
          <w:color w:val="000000" w:themeColor="text1"/>
          <w:shd w:val="clear" w:color="auto" w:fill="FFFFFF"/>
        </w:rPr>
        <w:t>.</w:t>
      </w:r>
      <w:r w:rsidR="00AC0DF2">
        <w:rPr>
          <w:color w:val="000000" w:themeColor="text1"/>
          <w:shd w:val="clear" w:color="auto" w:fill="FFFFFF"/>
        </w:rPr>
        <w:t xml:space="preserve"> While adverse TA effects would typically be expected in F2 and later generation hybrids, if the zygotic antidote does not get properly expressed in F1 embryos, then it becomes plausible that TA elements could contribute to hybrid incompatibility in the F1 generation.</w:t>
      </w:r>
    </w:p>
    <w:p w14:paraId="6499DB03" w14:textId="63E1FD6A" w:rsidR="00946399" w:rsidRDefault="00946399" w:rsidP="00662E34">
      <w:pPr>
        <w:pStyle w:val="pf0"/>
        <w:spacing w:line="276" w:lineRule="auto"/>
        <w:rPr>
          <w:bCs/>
          <w:color w:val="000000" w:themeColor="text1"/>
          <w:lang w:val="en-US"/>
        </w:rPr>
      </w:pPr>
      <w:r w:rsidRPr="008E4382">
        <w:rPr>
          <w:bCs/>
          <w:color w:val="000000" w:themeColor="text1"/>
          <w:lang w:val="en-US"/>
        </w:rPr>
        <w:t xml:space="preserve">Although </w:t>
      </w:r>
      <w:r w:rsidR="00BB1CE8">
        <w:rPr>
          <w:bCs/>
          <w:color w:val="000000" w:themeColor="text1"/>
          <w:lang w:val="en-US"/>
        </w:rPr>
        <w:t>mito-nuclear and epigenetic</w:t>
      </w:r>
      <w:r w:rsidR="00BB1CE8" w:rsidRPr="008E4382">
        <w:rPr>
          <w:bCs/>
          <w:color w:val="000000" w:themeColor="text1"/>
          <w:lang w:val="en-US"/>
        </w:rPr>
        <w:t xml:space="preserve"> </w:t>
      </w:r>
      <w:r w:rsidRPr="008E4382">
        <w:rPr>
          <w:bCs/>
          <w:color w:val="000000" w:themeColor="text1"/>
          <w:lang w:val="en-US"/>
        </w:rPr>
        <w:t xml:space="preserve">mechanisms can cause </w:t>
      </w:r>
      <w:r w:rsidR="00BB1CE8">
        <w:rPr>
          <w:bCs/>
          <w:color w:val="000000" w:themeColor="text1"/>
          <w:lang w:val="en-US"/>
        </w:rPr>
        <w:t xml:space="preserve">female </w:t>
      </w:r>
      <w:r w:rsidRPr="008E4382">
        <w:rPr>
          <w:bCs/>
          <w:color w:val="000000" w:themeColor="text1"/>
          <w:lang w:val="en-US"/>
        </w:rPr>
        <w:t xml:space="preserve">asymmetry in hybrid misexpression, </w:t>
      </w:r>
      <w:r w:rsidR="00BB1CE8" w:rsidRPr="00072E8D">
        <w:rPr>
          <w:i/>
          <w:iCs/>
          <w:lang w:val="en-US"/>
        </w:rPr>
        <w:t>C. remanei</w:t>
      </w:r>
      <w:r w:rsidR="00BB1CE8">
        <w:rPr>
          <w:lang w:val="en-US"/>
        </w:rPr>
        <w:t xml:space="preserve"> × </w:t>
      </w:r>
      <w:r w:rsidR="00BB1CE8" w:rsidRPr="00072E8D">
        <w:rPr>
          <w:i/>
          <w:iCs/>
          <w:lang w:val="en-US"/>
        </w:rPr>
        <w:t>C. latens</w:t>
      </w:r>
      <w:r w:rsidR="00BB1CE8">
        <w:rPr>
          <w:bCs/>
          <w:color w:val="000000" w:themeColor="text1"/>
          <w:lang w:val="en-US"/>
        </w:rPr>
        <w:t xml:space="preserve"> hybrid females show no</w:t>
      </w:r>
      <w:r w:rsidRPr="008E4382">
        <w:rPr>
          <w:bCs/>
          <w:color w:val="000000" w:themeColor="text1"/>
          <w:lang w:val="en-US"/>
        </w:rPr>
        <w:t xml:space="preserve"> </w:t>
      </w:r>
      <w:r w:rsidR="00BB1CE8">
        <w:rPr>
          <w:bCs/>
          <w:color w:val="000000" w:themeColor="text1"/>
          <w:lang w:val="en-US"/>
        </w:rPr>
        <w:t>substantial</w:t>
      </w:r>
      <w:r w:rsidR="00BB1CE8" w:rsidRPr="008E4382">
        <w:rPr>
          <w:bCs/>
          <w:color w:val="000000" w:themeColor="text1"/>
          <w:lang w:val="en-US"/>
        </w:rPr>
        <w:t xml:space="preserve"> </w:t>
      </w:r>
      <w:r w:rsidRPr="008E4382">
        <w:rPr>
          <w:bCs/>
          <w:color w:val="000000" w:themeColor="text1"/>
          <w:lang w:val="en-US"/>
        </w:rPr>
        <w:t>outward incompatibility phenotypes</w:t>
      </w:r>
      <w:r w:rsidR="00BB1CE8">
        <w:rPr>
          <w:bCs/>
          <w:color w:val="000000" w:themeColor="text1"/>
          <w:lang w:val="en-US"/>
        </w:rPr>
        <w:t>.</w:t>
      </w:r>
      <w:r w:rsidRPr="008E4382">
        <w:rPr>
          <w:bCs/>
          <w:color w:val="000000" w:themeColor="text1"/>
          <w:lang w:val="en-US"/>
        </w:rPr>
        <w:t xml:space="preserve"> </w:t>
      </w:r>
      <w:r w:rsidR="00BB1CE8">
        <w:rPr>
          <w:bCs/>
          <w:color w:val="000000" w:themeColor="text1"/>
          <w:lang w:val="en-US"/>
        </w:rPr>
        <w:t>Thus, the</w:t>
      </w:r>
      <w:r w:rsidRPr="008E4382">
        <w:rPr>
          <w:bCs/>
          <w:color w:val="000000" w:themeColor="text1"/>
          <w:lang w:val="en-US"/>
        </w:rPr>
        <w:t xml:space="preserve"> </w:t>
      </w:r>
      <w:r w:rsidR="00BB1CE8" w:rsidRPr="008E4382">
        <w:rPr>
          <w:bCs/>
          <w:color w:val="000000" w:themeColor="text1"/>
          <w:lang w:val="en-US"/>
        </w:rPr>
        <w:t>parent</w:t>
      </w:r>
      <w:r w:rsidR="00BB1CE8">
        <w:rPr>
          <w:bCs/>
          <w:color w:val="000000" w:themeColor="text1"/>
          <w:lang w:val="en-US"/>
        </w:rPr>
        <w:t>-</w:t>
      </w:r>
      <w:r w:rsidR="00BB1CE8" w:rsidRPr="008E4382">
        <w:rPr>
          <w:bCs/>
          <w:color w:val="000000" w:themeColor="text1"/>
          <w:lang w:val="en-US"/>
        </w:rPr>
        <w:t>of</w:t>
      </w:r>
      <w:r w:rsidR="00BB1CE8">
        <w:rPr>
          <w:bCs/>
          <w:color w:val="000000" w:themeColor="text1"/>
          <w:lang w:val="en-US"/>
        </w:rPr>
        <w:t>-</w:t>
      </w:r>
      <w:r w:rsidRPr="008E4382">
        <w:rPr>
          <w:bCs/>
          <w:color w:val="000000" w:themeColor="text1"/>
          <w:lang w:val="en-US"/>
        </w:rPr>
        <w:t xml:space="preserve">origin effects </w:t>
      </w:r>
      <w:r w:rsidR="00BB1CE8">
        <w:rPr>
          <w:bCs/>
          <w:color w:val="000000" w:themeColor="text1"/>
          <w:lang w:val="en-US"/>
        </w:rPr>
        <w:t>on expression profiles that influence our inferences of regulatory divergence</w:t>
      </w:r>
      <w:r w:rsidRPr="008E4382">
        <w:rPr>
          <w:bCs/>
          <w:color w:val="000000" w:themeColor="text1"/>
          <w:lang w:val="en-US"/>
        </w:rPr>
        <w:t xml:space="preserve"> </w:t>
      </w:r>
      <w:r w:rsidR="00BB1CE8">
        <w:rPr>
          <w:bCs/>
          <w:color w:val="000000" w:themeColor="text1"/>
          <w:lang w:val="en-US"/>
        </w:rPr>
        <w:t>do not seem to cause</w:t>
      </w:r>
      <w:r w:rsidRPr="008E4382">
        <w:rPr>
          <w:bCs/>
          <w:color w:val="000000" w:themeColor="text1"/>
          <w:lang w:val="en-US"/>
        </w:rPr>
        <w:t xml:space="preserve"> major developmental </w:t>
      </w:r>
      <w:r w:rsidR="00BB1CE8">
        <w:rPr>
          <w:bCs/>
          <w:color w:val="000000" w:themeColor="text1"/>
          <w:lang w:val="en-US"/>
        </w:rPr>
        <w:t>problems</w:t>
      </w:r>
      <w:r w:rsidR="00BB1CE8" w:rsidRPr="008E4382">
        <w:rPr>
          <w:bCs/>
          <w:color w:val="000000" w:themeColor="text1"/>
          <w:lang w:val="en-US"/>
        </w:rPr>
        <w:t xml:space="preserve"> </w:t>
      </w:r>
      <w:r w:rsidRPr="008E4382">
        <w:rPr>
          <w:bCs/>
          <w:color w:val="000000" w:themeColor="text1"/>
          <w:lang w:val="en-US"/>
        </w:rPr>
        <w:t xml:space="preserve">for female hybrids. </w:t>
      </w:r>
      <w:r w:rsidR="00BB1CE8">
        <w:rPr>
          <w:bCs/>
          <w:color w:val="000000" w:themeColor="text1"/>
          <w:lang w:val="en-US"/>
        </w:rPr>
        <w:t>We hypothesize that</w:t>
      </w:r>
      <w:r w:rsidRPr="008E4382">
        <w:rPr>
          <w:bCs/>
          <w:color w:val="000000" w:themeColor="text1"/>
          <w:lang w:val="en-US"/>
        </w:rPr>
        <w:t xml:space="preserve"> the outputs of female </w:t>
      </w:r>
      <w:r w:rsidR="00BB1CE8">
        <w:rPr>
          <w:bCs/>
          <w:color w:val="000000" w:themeColor="text1"/>
          <w:lang w:val="en-US"/>
        </w:rPr>
        <w:t xml:space="preserve">genetic </w:t>
      </w:r>
      <w:r w:rsidRPr="008E4382">
        <w:rPr>
          <w:bCs/>
          <w:color w:val="000000" w:themeColor="text1"/>
          <w:lang w:val="en-US"/>
        </w:rPr>
        <w:t xml:space="preserve">networks are more resilient to disruptions than </w:t>
      </w:r>
      <w:r w:rsidR="00BB1CE8">
        <w:rPr>
          <w:bCs/>
          <w:color w:val="000000" w:themeColor="text1"/>
          <w:lang w:val="en-US"/>
        </w:rPr>
        <w:t xml:space="preserve">are </w:t>
      </w:r>
      <w:r w:rsidRPr="008E4382">
        <w:rPr>
          <w:bCs/>
          <w:color w:val="000000" w:themeColor="text1"/>
          <w:lang w:val="en-US"/>
        </w:rPr>
        <w:t xml:space="preserve">male </w:t>
      </w:r>
      <w:r w:rsidR="00BB1CE8">
        <w:rPr>
          <w:bCs/>
          <w:color w:val="000000" w:themeColor="text1"/>
          <w:lang w:val="en-US"/>
        </w:rPr>
        <w:t xml:space="preserve">gene </w:t>
      </w:r>
      <w:r w:rsidRPr="008E4382">
        <w:rPr>
          <w:bCs/>
          <w:color w:val="000000" w:themeColor="text1"/>
          <w:lang w:val="en-US"/>
        </w:rPr>
        <w:t>regulatory networks</w:t>
      </w:r>
      <w:r w:rsidR="002D3B5C">
        <w:rPr>
          <w:bCs/>
          <w:color w:val="000000" w:themeColor="text1"/>
          <w:lang w:val="en-US"/>
        </w:rPr>
        <w:t>, consistent with a “fragile male” view of hybrid dysfunction in Haldane’s rule</w:t>
      </w:r>
      <w:r w:rsidR="00611FDB">
        <w:rPr>
          <w:bCs/>
          <w:color w:val="000000" w:themeColor="text1"/>
          <w:lang w:val="en-US"/>
        </w:rPr>
        <w:t xml:space="preserve"> </w:t>
      </w:r>
      <w:r w:rsidR="00611FDB">
        <w:rPr>
          <w:bCs/>
          <w:color w:val="000000" w:themeColor="text1"/>
          <w:lang w:val="en-US"/>
        </w:rPr>
        <w:fldChar w:fldCharType="begin"/>
      </w:r>
      <w:r w:rsidR="00611FDB">
        <w:rPr>
          <w:bCs/>
          <w:color w:val="000000" w:themeColor="text1"/>
          <w:lang w:val="en-US"/>
        </w:rPr>
        <w:instrText xml:space="preserve"> ADDIN ZOTERO_ITEM CSL_CITATION {"citationID":"koTrv8Vw","properties":{"unsorted":true,"formattedCitation":"(Davis, 1993; Cutter, 2024)","plainCitation":"(Davis, 1993; Cutter, 2024)","noteIndex":0},"citationItems":[{"id":107,"uris":["http://zotero.org/users/9504344/items/MIULNGLQ"],"itemData":{"id":107,"type":"article-journal","abstract":"Thepatternosfpostmatinrgeproductiviseolationingenerafl ollowHaldane'srule thattheheterogametsiecxis muchmorelikelytobecomeinviableorsterilethanthehomogameticsex. Thereare twoapproachesto explainintgherule.The firstapproachassumesthat genicdivergencaeffectbs othsexes equallybuttheirdifferencine chromosomceonstitution leadstothesex-dependenmtanifestatiofno;rexamplet,heheterogamethiyc bridhsavea greater degreeofX-autosomiembalanceT. hesecondapproachassumesthatgenesaffectintgheheterogameticsexhaveevolvedmorerapidlyandthegenotypidcifferenbcetweensexesis unimportant.Neitherapproachin its searchfora unitarygeneticbasis of Haldane'srulehas been successfulT. he majorpointof thisarticleis thatHaldane'sruleis mostlikelya composite rule-the firstapproachis appropriatfeorhybridinviabilitbyutis notsufficienftorhybrid sterilityw,hichrequiretshesecondapproachinadditionT. hreelinesofevidencearepresented: (1) genescausinghybridinviabilitgyenerallydo notbehavein a sex-dependenmtannerand, thus,X-autosomeimbalanceis crucial;(2) interspecifcircossesyieldingsterilitoyutnumber thoseyieldinginviabilitbyymorethan10-foldinDrosophila andmammalsa;nd(3) inDrosophila,genescausinghybridmalesterilitgyreatlyoutnumbegrenescausingmaleinviability. Severalmodelspertainintgo thefasterevolutionofhybridsterilitiyn theheterogametsiecx (thaninthehomogametsicex) arediscussed.Finallyg, enesaffectintgheviabilityandfertility ofinterspecifhicybridsseemto belongina classdistincftromthoserepresenteidnmutagenic studiesor thosedetectedas intraspecifvicariationsT,he implicationosfthisqualitativaend quantitativbereakat thespecieslevelneedtobe heeded.","container-title":"The American Naturalist","DOI":"10.1086/285534","ISSN":"0003-0147, 1537-5323","issue":"2","journalAbbreviation":"The American Naturalist","language":"en","page":"187-212","source":"DOI.org (Crossref)","title":"Evolution of Postmating Reproductive Isolation: The Composite Nature of Haldane's Rule and Its Genetic Bases","title-short":"Evolution of Postmating Reproductive Isolation","volume":"142","author":[{"family":"Davis","given":"Andrew W."}],"issued":{"date-parts":[["1993",8]]}}},{"id":19509,"uris":["http://zotero.org/users/9504344/items/3JJAVLIF"],"itemData":{"id":19509,"type":"article-journal","abstract":"Haldane’s rule occupies a special place in biology as one of the few ‘rules’ of speciation, with empirical support from hundreds of species. And yet, its classic purview is restricted taxonomically to the subset of organisms with heteromorphic sex chromosomes. I propose explicit acknowledgement of generalized hypotheses about Haldane’s rule that frame sex bias in hybrid dysfunction broadly and irrespective of the sexual system. The consensus view of classic Haldane’s rule holds that sex-biased hybrid dysfunction across taxa is a composite phenomenon that requires explanations from multiple causes. Testing of the multiple alternative hypotheses for Haldane’s rule is, in many cases, applicable to taxa with homomorphic sex chromosomes, environmental sex determination, haplodiploidy, and hermaphroditism. Integration of a variety of biological phenomena about hybrids across diverse sexual systems, beyond classic Haldane’s rule, will help to derive a more general understanding of the contributing forces and mechanisms that lead to predictable sex biases in evolutionary divergence and speciation.","container-title":"eLife","DOI":"10.7554/eLife.96652","ISSN":"2050-084X","page":"e96652","publisher":"eLife Sciences Publications, Ltd","source":"eLife","title":"Beyond Haldane’s rule: Sex-biased hybrid dysfunction for all modes of sex determination","title-short":"Beyond Haldane’s rule","volume":"13","author":[{"family":"Cutter","given":"Asher D"}],"editor":[{"family":"Castric","given":"Vincent"},{"family":"Weigel","given":"Detlef"}],"issued":{"date-parts":[["2024",8,19]]}}}],"schema":"https://github.com/citation-style-language/schema/raw/master/csl-citation.json"} </w:instrText>
      </w:r>
      <w:r w:rsidR="00611FDB">
        <w:rPr>
          <w:bCs/>
          <w:color w:val="000000" w:themeColor="text1"/>
          <w:lang w:val="en-US"/>
        </w:rPr>
        <w:fldChar w:fldCharType="separate"/>
      </w:r>
      <w:r w:rsidR="00611FDB" w:rsidRPr="00611FDB">
        <w:t>(Davis, 1993; Cutter, 2024)</w:t>
      </w:r>
      <w:r w:rsidR="00611FDB">
        <w:rPr>
          <w:bCs/>
          <w:color w:val="000000" w:themeColor="text1"/>
          <w:lang w:val="en-US"/>
        </w:rPr>
        <w:fldChar w:fldCharType="end"/>
      </w:r>
      <w:r w:rsidRPr="008E4382">
        <w:rPr>
          <w:bCs/>
          <w:color w:val="000000" w:themeColor="text1"/>
          <w:lang w:val="en-US"/>
        </w:rPr>
        <w:t xml:space="preserve">. </w:t>
      </w:r>
      <w:r w:rsidR="006F05F7">
        <w:rPr>
          <w:bCs/>
          <w:color w:val="000000" w:themeColor="text1"/>
          <w:lang w:val="en-US"/>
        </w:rPr>
        <w:t>While much</w:t>
      </w:r>
      <w:r w:rsidRPr="008E4382">
        <w:rPr>
          <w:bCs/>
          <w:color w:val="000000" w:themeColor="text1"/>
          <w:lang w:val="en-US"/>
        </w:rPr>
        <w:t xml:space="preserve"> current research </w:t>
      </w:r>
      <w:r w:rsidR="006F05F7">
        <w:rPr>
          <w:bCs/>
          <w:color w:val="000000" w:themeColor="text1"/>
          <w:lang w:val="en-US"/>
        </w:rPr>
        <w:t>emphasizes</w:t>
      </w:r>
      <w:r w:rsidRPr="008E4382">
        <w:rPr>
          <w:bCs/>
          <w:color w:val="000000" w:themeColor="text1"/>
          <w:lang w:val="en-US"/>
        </w:rPr>
        <w:t xml:space="preserve"> </w:t>
      </w:r>
      <w:r w:rsidR="006F05F7">
        <w:rPr>
          <w:bCs/>
          <w:color w:val="000000" w:themeColor="text1"/>
          <w:lang w:val="en-US"/>
        </w:rPr>
        <w:t>differences</w:t>
      </w:r>
      <w:r w:rsidRPr="008E4382">
        <w:rPr>
          <w:bCs/>
          <w:color w:val="000000" w:themeColor="text1"/>
          <w:lang w:val="en-US"/>
        </w:rPr>
        <w:t xml:space="preserve"> between sexes or between fertile </w:t>
      </w:r>
      <w:r w:rsidR="006F05F7">
        <w:rPr>
          <w:bCs/>
          <w:color w:val="000000" w:themeColor="text1"/>
          <w:lang w:val="en-US"/>
        </w:rPr>
        <w:t>versus</w:t>
      </w:r>
      <w:r w:rsidR="006F05F7" w:rsidRPr="008E4382">
        <w:rPr>
          <w:bCs/>
          <w:color w:val="000000" w:themeColor="text1"/>
          <w:lang w:val="en-US"/>
        </w:rPr>
        <w:t xml:space="preserve"> </w:t>
      </w:r>
      <w:r w:rsidRPr="008E4382">
        <w:rPr>
          <w:bCs/>
          <w:color w:val="000000" w:themeColor="text1"/>
          <w:lang w:val="en-US"/>
        </w:rPr>
        <w:t xml:space="preserve">sterile hybrids of </w:t>
      </w:r>
      <w:r w:rsidR="006F05F7">
        <w:rPr>
          <w:bCs/>
          <w:color w:val="000000" w:themeColor="text1"/>
          <w:lang w:val="en-US"/>
        </w:rPr>
        <w:t>a given</w:t>
      </w:r>
      <w:r w:rsidR="006F05F7" w:rsidRPr="008E4382">
        <w:rPr>
          <w:bCs/>
          <w:color w:val="000000" w:themeColor="text1"/>
          <w:lang w:val="en-US"/>
        </w:rPr>
        <w:t xml:space="preserve"> </w:t>
      </w:r>
      <w:r w:rsidRPr="008E4382">
        <w:rPr>
          <w:bCs/>
          <w:color w:val="000000" w:themeColor="text1"/>
          <w:lang w:val="en-US"/>
        </w:rPr>
        <w:t>sex</w:t>
      </w:r>
      <w:r w:rsidR="006F05F7">
        <w:rPr>
          <w:bCs/>
          <w:color w:val="000000" w:themeColor="text1"/>
          <w:lang w:val="en-US"/>
        </w:rPr>
        <w:t xml:space="preserve">, </w:t>
      </w:r>
      <w:r w:rsidR="00645B9C">
        <w:rPr>
          <w:bCs/>
          <w:color w:val="000000" w:themeColor="text1"/>
          <w:lang w:val="en-US"/>
        </w:rPr>
        <w:t>our</w:t>
      </w:r>
      <w:r w:rsidRPr="008E4382">
        <w:rPr>
          <w:bCs/>
          <w:color w:val="000000" w:themeColor="text1"/>
          <w:lang w:val="en-US"/>
        </w:rPr>
        <w:t xml:space="preserve"> findings underscore the </w:t>
      </w:r>
      <w:r w:rsidR="006F05F7">
        <w:rPr>
          <w:bCs/>
          <w:color w:val="000000" w:themeColor="text1"/>
          <w:lang w:val="en-US"/>
        </w:rPr>
        <w:t>additional value</w:t>
      </w:r>
      <w:r w:rsidR="006F05F7" w:rsidRPr="008E4382">
        <w:rPr>
          <w:bCs/>
          <w:color w:val="000000" w:themeColor="text1"/>
          <w:lang w:val="en-US"/>
        </w:rPr>
        <w:t xml:space="preserve"> </w:t>
      </w:r>
      <w:r w:rsidRPr="008E4382">
        <w:rPr>
          <w:bCs/>
          <w:color w:val="000000" w:themeColor="text1"/>
          <w:lang w:val="en-US"/>
        </w:rPr>
        <w:t xml:space="preserve">of </w:t>
      </w:r>
      <w:r w:rsidR="006F05F7">
        <w:rPr>
          <w:bCs/>
          <w:color w:val="000000" w:themeColor="text1"/>
          <w:lang w:val="en-US"/>
        </w:rPr>
        <w:t>characterizing</w:t>
      </w:r>
      <w:r w:rsidR="006F05F7" w:rsidRPr="008E4382">
        <w:rPr>
          <w:bCs/>
          <w:color w:val="000000" w:themeColor="text1"/>
          <w:lang w:val="en-US"/>
        </w:rPr>
        <w:t xml:space="preserve"> </w:t>
      </w:r>
      <w:r w:rsidRPr="008E4382">
        <w:rPr>
          <w:bCs/>
          <w:color w:val="000000" w:themeColor="text1"/>
          <w:lang w:val="en-US"/>
        </w:rPr>
        <w:t>hybrids that do not exhibit significant hybrid incompatibility in order to gain a comprehensive understanding of the evolution and consequences of genic incompatibilities.</w:t>
      </w:r>
    </w:p>
    <w:p w14:paraId="7245D6AD" w14:textId="77777777" w:rsidR="003B1939" w:rsidRDefault="003B1939" w:rsidP="00662E34">
      <w:pPr>
        <w:pStyle w:val="pf0"/>
        <w:spacing w:line="276" w:lineRule="auto"/>
        <w:rPr>
          <w:bCs/>
          <w:color w:val="000000" w:themeColor="text1"/>
          <w:lang w:val="en-US"/>
        </w:rPr>
      </w:pPr>
    </w:p>
    <w:p w14:paraId="7D73E48B" w14:textId="3D636200" w:rsidR="00946399" w:rsidRDefault="004116B0" w:rsidP="00662E34">
      <w:pPr>
        <w:pStyle w:val="Heading3"/>
        <w:spacing w:line="276" w:lineRule="auto"/>
        <w:rPr>
          <w:rFonts w:cs="Times New Roman"/>
        </w:rPr>
      </w:pPr>
      <w:bookmarkStart w:id="109" w:name="_Toc168460395"/>
      <w:r>
        <w:rPr>
          <w:rFonts w:cs="Times New Roman"/>
        </w:rPr>
        <w:lastRenderedPageBreak/>
        <w:t xml:space="preserve">Tissue composition </w:t>
      </w:r>
      <w:r w:rsidR="00946399">
        <w:rPr>
          <w:rFonts w:cs="Times New Roman"/>
        </w:rPr>
        <w:t xml:space="preserve">in gene expression </w:t>
      </w:r>
      <w:bookmarkEnd w:id="109"/>
      <w:r w:rsidR="008B100D">
        <w:rPr>
          <w:rFonts w:cs="Times New Roman"/>
        </w:rPr>
        <w:t>analysis</w:t>
      </w:r>
    </w:p>
    <w:p w14:paraId="44D7D955" w14:textId="08ED1492" w:rsidR="00DF7AD0" w:rsidRDefault="00BF00F0" w:rsidP="00662E34">
      <w:pPr>
        <w:spacing w:line="276" w:lineRule="auto"/>
        <w:rPr>
          <w:szCs w:val="24"/>
        </w:rPr>
      </w:pPr>
      <w:r w:rsidRPr="00BF00F0">
        <w:rPr>
          <w:color w:val="000000" w:themeColor="text1"/>
          <w:szCs w:val="24"/>
        </w:rPr>
        <w:t xml:space="preserve">Differences in tissue composition can lead to differences in </w:t>
      </w:r>
      <w:r w:rsidR="009E56CF">
        <w:rPr>
          <w:color w:val="000000" w:themeColor="text1"/>
          <w:szCs w:val="24"/>
        </w:rPr>
        <w:t xml:space="preserve">inferred </w:t>
      </w:r>
      <w:r w:rsidRPr="00BF00F0">
        <w:rPr>
          <w:color w:val="000000" w:themeColor="text1"/>
          <w:szCs w:val="24"/>
        </w:rPr>
        <w:t xml:space="preserve">gene expression </w:t>
      </w:r>
      <w:r w:rsidR="009E56CF">
        <w:rPr>
          <w:color w:val="000000" w:themeColor="text1"/>
          <w:szCs w:val="24"/>
        </w:rPr>
        <w:t>profiles</w:t>
      </w:r>
      <w:r w:rsidR="009E56CF" w:rsidRPr="00BF00F0">
        <w:rPr>
          <w:color w:val="000000" w:themeColor="text1"/>
          <w:szCs w:val="24"/>
        </w:rPr>
        <w:t xml:space="preserve"> </w:t>
      </w:r>
      <w:r w:rsidRPr="00BF00F0">
        <w:rPr>
          <w:color w:val="000000" w:themeColor="text1"/>
          <w:szCs w:val="24"/>
        </w:rPr>
        <w:t xml:space="preserve">when using bulk RNA from heterogenous tissues such as whole bodies </w:t>
      </w:r>
      <w:r w:rsidRPr="00BF00F0">
        <w:rPr>
          <w:color w:val="000000" w:themeColor="text1"/>
          <w:szCs w:val="24"/>
        </w:rPr>
        <w:fldChar w:fldCharType="begin"/>
      </w:r>
      <w:r w:rsidR="001858AE">
        <w:rPr>
          <w:color w:val="000000" w:themeColor="text1"/>
          <w:szCs w:val="24"/>
        </w:rPr>
        <w:instrText xml:space="preserve"> ADDIN ZOTERO_ITEM CSL_CITATION {"citationID":"smUPI8bM","properties":{"formattedCitation":"(Price et al., 2022)","plainCitation":"(Price et al., 2022)","noteIndex":0},"citationItems":[{"id":2391,"uris":["http://zotero.org/users/9504344/items/MTYCUEG9"],"itemData":{"id":2391,"type":"article-journal","abstract":"A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7","page":"1035-1045","publisher":"Nature Publishing Group","source":"www.nature.com","title":"Detecting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Pr="00BF00F0">
        <w:rPr>
          <w:color w:val="000000" w:themeColor="text1"/>
          <w:szCs w:val="24"/>
        </w:rPr>
        <w:fldChar w:fldCharType="separate"/>
      </w:r>
      <w:r w:rsidRPr="00BF00F0">
        <w:rPr>
          <w:szCs w:val="24"/>
        </w:rPr>
        <w:t>(Price et al., 2022)</w:t>
      </w:r>
      <w:r w:rsidRPr="00BF00F0">
        <w:rPr>
          <w:color w:val="000000" w:themeColor="text1"/>
          <w:szCs w:val="24"/>
        </w:rPr>
        <w:fldChar w:fldCharType="end"/>
      </w:r>
      <w:r w:rsidRPr="00BF00F0">
        <w:rPr>
          <w:color w:val="000000" w:themeColor="text1"/>
          <w:szCs w:val="24"/>
        </w:rPr>
        <w:t xml:space="preserve">. </w:t>
      </w:r>
      <w:r w:rsidR="009E56CF">
        <w:rPr>
          <w:rStyle w:val="CommentReference"/>
          <w:sz w:val="24"/>
          <w:szCs w:val="24"/>
        </w:rPr>
        <w:t>Such tissue a</w:t>
      </w:r>
      <w:r w:rsidR="009E56CF" w:rsidRPr="00BF00F0">
        <w:rPr>
          <w:rStyle w:val="CommentReference"/>
          <w:sz w:val="24"/>
          <w:szCs w:val="24"/>
        </w:rPr>
        <w:t xml:space="preserve">llometric </w:t>
      </w:r>
      <w:r w:rsidRPr="00BF00F0">
        <w:rPr>
          <w:rStyle w:val="CommentReference"/>
          <w:sz w:val="24"/>
          <w:szCs w:val="24"/>
        </w:rPr>
        <w:t xml:space="preserve">differences can </w:t>
      </w:r>
      <w:r w:rsidR="009E56CF">
        <w:rPr>
          <w:rStyle w:val="CommentReference"/>
          <w:sz w:val="24"/>
          <w:szCs w:val="24"/>
        </w:rPr>
        <w:t xml:space="preserve">be </w:t>
      </w:r>
      <w:r w:rsidRPr="00BF00F0">
        <w:rPr>
          <w:rStyle w:val="CommentReference"/>
          <w:sz w:val="24"/>
          <w:szCs w:val="24"/>
        </w:rPr>
        <w:t xml:space="preserve">especially </w:t>
      </w:r>
      <w:r w:rsidR="009E56CF">
        <w:rPr>
          <w:rStyle w:val="CommentReference"/>
          <w:sz w:val="24"/>
          <w:szCs w:val="24"/>
        </w:rPr>
        <w:t>prominent</w:t>
      </w:r>
      <w:r w:rsidRPr="00BF00F0">
        <w:rPr>
          <w:rStyle w:val="CommentReference"/>
          <w:sz w:val="24"/>
          <w:szCs w:val="24"/>
        </w:rPr>
        <w:t xml:space="preserve"> </w:t>
      </w:r>
      <w:r w:rsidR="009E56CF" w:rsidRPr="00BF00F0">
        <w:rPr>
          <w:rStyle w:val="CommentReference"/>
          <w:sz w:val="24"/>
          <w:szCs w:val="24"/>
        </w:rPr>
        <w:t>in hybrids</w:t>
      </w:r>
      <w:r w:rsidR="009E56CF">
        <w:rPr>
          <w:rStyle w:val="CommentReference"/>
          <w:sz w:val="24"/>
          <w:szCs w:val="24"/>
        </w:rPr>
        <w:t>,</w:t>
      </w:r>
      <w:r w:rsidR="009E56CF" w:rsidRPr="00BF00F0">
        <w:rPr>
          <w:rStyle w:val="CommentReference"/>
          <w:sz w:val="24"/>
          <w:szCs w:val="24"/>
        </w:rPr>
        <w:t xml:space="preserve"> given their propensity for dysfunctional development</w:t>
      </w:r>
      <w:r w:rsidR="009E56CF">
        <w:rPr>
          <w:rStyle w:val="CommentReference"/>
          <w:sz w:val="24"/>
          <w:szCs w:val="24"/>
        </w:rPr>
        <w:t>,</w:t>
      </w:r>
      <w:r w:rsidR="009E56CF" w:rsidRPr="00BF00F0">
        <w:rPr>
          <w:rStyle w:val="CommentReference"/>
          <w:sz w:val="24"/>
          <w:szCs w:val="24"/>
        </w:rPr>
        <w:t xml:space="preserve"> </w:t>
      </w:r>
      <w:r w:rsidRPr="00BF00F0">
        <w:rPr>
          <w:rStyle w:val="CommentReference"/>
          <w:sz w:val="24"/>
          <w:szCs w:val="24"/>
        </w:rPr>
        <w:t>and complicate</w:t>
      </w:r>
      <w:r w:rsidR="009E56CF">
        <w:rPr>
          <w:rStyle w:val="CommentReference"/>
          <w:sz w:val="24"/>
          <w:szCs w:val="24"/>
        </w:rPr>
        <w:t xml:space="preserve"> the</w:t>
      </w:r>
      <w:r w:rsidRPr="00BF00F0">
        <w:rPr>
          <w:rStyle w:val="CommentReference"/>
          <w:sz w:val="24"/>
          <w:szCs w:val="24"/>
        </w:rPr>
        <w:t xml:space="preserve"> </w:t>
      </w:r>
      <w:r w:rsidR="009E56CF">
        <w:rPr>
          <w:rStyle w:val="CommentReference"/>
          <w:sz w:val="24"/>
          <w:szCs w:val="24"/>
        </w:rPr>
        <w:t xml:space="preserve">interpretation of differential </w:t>
      </w:r>
      <w:r w:rsidRPr="00BF00F0">
        <w:rPr>
          <w:rStyle w:val="CommentReference"/>
          <w:sz w:val="24"/>
          <w:szCs w:val="24"/>
        </w:rPr>
        <w:t xml:space="preserve">gene expression </w:t>
      </w:r>
      <w:r w:rsidRPr="00BF00F0">
        <w:rPr>
          <w:rStyle w:val="CommentReference"/>
          <w:sz w:val="24"/>
          <w:szCs w:val="24"/>
        </w:rPr>
        <w:fldChar w:fldCharType="begin"/>
      </w:r>
      <w:r w:rsidRPr="00BF00F0">
        <w:rPr>
          <w:rStyle w:val="CommentReference"/>
          <w:sz w:val="24"/>
          <w:szCs w:val="24"/>
        </w:rPr>
        <w:instrText xml:space="preserve"> ADDIN ZOTERO_ITEM CSL_CITATION {"citationID":"z7gVq5pq","properties":{"formattedCitation":"(Harrison et al., 2015)","plainCitation":"(Harrison et al., 2015)","noteIndex":0},"citationItems":[{"id":3118,"uris":["http://zotero.org/users/9504344/items/KB6WLL2Y"],"itemData":{"id":3118,"type":"article-journal","abstract":"Significance\n            Genes with different expression between males and females (sex-biased genes) show rapid rates of sequence and expression divergence in a range of taxa. These characteristics have led many to assume that sex-biased genes are the product of sexual selection and sexual conflict, but this assumption remains to be rigorously tested. Using a phylogenetically controlled analysis of birds that exhibit diverse levels of sexual selection, we show a rapid turnover in sex-biased gene expression primarily through evolution of male expression levels and that the degree of sexual selection predicts the proportion of male-biased genes but does not account for rates of coding sequence evolution. We also discuss the impact of allometry on gene expression studies, an issue rarely discussed in the literature.\n          , \n            The profound and pervasive differences in gene expression observed between males and females, and the unique evolutionary properties of these genes in many species, have led to the widespread assumption that they are the product of sexual selection and sexual conflict. However, we still lack a clear understanding of the connection between sexual selection and transcriptional dimorphism, often termed sex-biased gene expression. Moreover, the relative contribution of sexual selection vs. drift in shaping broad patterns of expression, divergence, and polymorphism remains unknown. To assess the role of sexual selection in shaping these patterns, we assembled transcriptomes from an avian clade representing the full range of sexual dimorphism and sexual selection. We use these species to test the links between sexual selection and sex-biased gene expression evolution in a comparative framework. Through ancestral reconstruction of sex bias, we demonstrate a rapid turnover of sex bias across this clade driven by sexual selection and show it to be primarily the result of expression changes in males. We use phylogenetically controlled comparative methods to demonstrate that phenotypic measures of sexual selection predict the proportion of male-biased but not female-biased gene expression. Although male-biased genes show elevated rates of coding sequence evolution, consistent with previous reports in a range of taxa, there is no association between sexual selection and rates of coding sequence evolution, suggesting that expression changes may be more important than coding sequence in sexual selection. Taken together, our results highlight the power of sexual selection to act on gene expression differences and shape genome evolution.","container-title":"Proceedings of the National Academy of Sciences","DOI":"10.1073/pnas.1501339112","ISSN":"0027-8424, 1091-6490","issue":"14","journalAbbreviation":"Proc. Natl. Acad. Sci. U.S.A.","language":"en","page":"4393-4398","source":"DOI.org (Crossref)","title":"Sexual selection drives evolution and rapid turnover of male gene expression","volume":"112","author":[{"family":"Harrison","given":"Peter W."},{"family":"Wright","given":"Alison E."},{"family":"Zimmer","given":"Fabian"},{"family":"Dean","given":"Rebecca"},{"family":"Montgomery","given":"Stephen H."},{"family":"Pointer","given":"Marie A."},{"family":"Mank","given":"Judith E."}],"issued":{"date-parts":[["2015",4,7]]}}}],"schema":"https://github.com/citation-style-language/schema/raw/master/csl-citation.json"} </w:instrText>
      </w:r>
      <w:r w:rsidRPr="00BF00F0">
        <w:rPr>
          <w:rStyle w:val="CommentReference"/>
          <w:sz w:val="24"/>
          <w:szCs w:val="24"/>
        </w:rPr>
        <w:fldChar w:fldCharType="separate"/>
      </w:r>
      <w:r w:rsidRPr="00BF00F0">
        <w:rPr>
          <w:szCs w:val="24"/>
        </w:rPr>
        <w:t>(Harrison et al., 2015)</w:t>
      </w:r>
      <w:r w:rsidRPr="00BF00F0">
        <w:rPr>
          <w:rStyle w:val="CommentReference"/>
          <w:sz w:val="24"/>
          <w:szCs w:val="24"/>
        </w:rPr>
        <w:fldChar w:fldCharType="end"/>
      </w:r>
      <w:r w:rsidRPr="00BF00F0">
        <w:rPr>
          <w:rStyle w:val="CommentReference"/>
          <w:sz w:val="24"/>
          <w:szCs w:val="24"/>
        </w:rPr>
        <w:t xml:space="preserve">. </w:t>
      </w:r>
      <w:r w:rsidR="009E56CF">
        <w:rPr>
          <w:rStyle w:val="CommentReference"/>
          <w:sz w:val="24"/>
          <w:szCs w:val="24"/>
        </w:rPr>
        <w:t>This</w:t>
      </w:r>
      <w:r w:rsidR="009E56CF" w:rsidRPr="00BF00F0">
        <w:rPr>
          <w:rStyle w:val="CommentReference"/>
          <w:sz w:val="24"/>
          <w:szCs w:val="24"/>
        </w:rPr>
        <w:t xml:space="preserve"> </w:t>
      </w:r>
      <w:r w:rsidRPr="00BF00F0">
        <w:rPr>
          <w:rStyle w:val="CommentReference"/>
          <w:sz w:val="24"/>
          <w:szCs w:val="24"/>
        </w:rPr>
        <w:t xml:space="preserve">study reduces some of these concerns </w:t>
      </w:r>
      <w:r w:rsidR="009E56CF" w:rsidRPr="00BF00F0">
        <w:rPr>
          <w:rStyle w:val="CommentReference"/>
          <w:sz w:val="24"/>
          <w:szCs w:val="24"/>
        </w:rPr>
        <w:t xml:space="preserve">by dissecting distinct tissue samples, </w:t>
      </w:r>
      <w:r w:rsidRPr="00BF00F0">
        <w:rPr>
          <w:rStyle w:val="CommentReference"/>
          <w:sz w:val="24"/>
          <w:szCs w:val="24"/>
        </w:rPr>
        <w:t xml:space="preserve">by focusing on closely related species that have very similar tissue size and composition between species, and by pooling tissues across many individuals for each replicate sample. The highly conserved deterministic cellular development in </w:t>
      </w:r>
      <w:r w:rsidRPr="00BF00F0">
        <w:rPr>
          <w:rStyle w:val="CommentReference"/>
          <w:i/>
          <w:iCs/>
          <w:sz w:val="24"/>
          <w:szCs w:val="24"/>
        </w:rPr>
        <w:t>Caenorhabditis</w:t>
      </w:r>
      <w:r w:rsidR="0002767B">
        <w:rPr>
          <w:rStyle w:val="CommentReference"/>
          <w:sz w:val="24"/>
          <w:szCs w:val="24"/>
        </w:rPr>
        <w:t xml:space="preserve">, </w:t>
      </w:r>
      <w:r w:rsidRPr="00BF00F0">
        <w:rPr>
          <w:rStyle w:val="CommentReference"/>
          <w:sz w:val="24"/>
          <w:szCs w:val="24"/>
        </w:rPr>
        <w:t xml:space="preserve">and </w:t>
      </w:r>
      <w:r w:rsidRPr="00BF00F0">
        <w:rPr>
          <w:szCs w:val="24"/>
        </w:rPr>
        <w:t xml:space="preserve">the exceptionally similar morphology and body size of </w:t>
      </w:r>
      <w:r w:rsidRPr="00BF00F0">
        <w:rPr>
          <w:i/>
          <w:iCs/>
          <w:szCs w:val="24"/>
        </w:rPr>
        <w:t>C. remanei</w:t>
      </w:r>
      <w:r w:rsidRPr="00BF00F0">
        <w:rPr>
          <w:szCs w:val="24"/>
        </w:rPr>
        <w:t xml:space="preserve"> and </w:t>
      </w:r>
      <w:r w:rsidRPr="00BF00F0">
        <w:rPr>
          <w:i/>
          <w:iCs/>
          <w:szCs w:val="24"/>
        </w:rPr>
        <w:t>C. latens</w:t>
      </w:r>
      <w:r w:rsidRPr="00BF00F0">
        <w:rPr>
          <w:szCs w:val="24"/>
        </w:rPr>
        <w:t xml:space="preserve"> that make them anatomically indistinguishable from one another </w:t>
      </w:r>
      <w:r w:rsidRPr="00BF00F0">
        <w:rPr>
          <w:szCs w:val="24"/>
        </w:rPr>
        <w:fldChar w:fldCharType="begin"/>
      </w:r>
      <w:r w:rsidRPr="00BF00F0">
        <w:rPr>
          <w:szCs w:val="24"/>
        </w:rPr>
        <w:instrText xml:space="preserve"> ADDIN ZOTERO_ITEM CSL_CITATION {"citationID":"SeNAGbPH","properties":{"formattedCitation":"(Dey et al., 2012, 2014)","plainCitation":"(Dey et al., 2012, 2014)","noteIndex":0},"citationItems":[{"id":1739,"uris":["http://zotero.org/users/9504344/items/ZYATFAFK"],"itemData":{"id":1739,"type":"article-journal","abstract":"Mating system transitions dramatically alter the evolutionary trajectories of genomes that can be revealed by contrasts of species with disparate modes of reproduction. For such transitions in Caenorhabditis nematodes, some major causes of genome variation in selfing species have been discerned. And yet, we have only limited understanding of species-wide population genetic processes for their outcrossing relatives, which represent the reproductive state of the progenitors of selfing species. Multilocus–multipopulation sequence polymorphism data provide a powerful means to uncover the historical demography and evolutionary processes that shape genomes. Here we survey nucleotide polymorphism across the X chromosome for three populations of the outcrossing nematode Caenorhabditis remanei and demonstrate its divergence from a fourth population describing a closely related new species from China, C. sp. 23. We find high genetic variation globally and within each local population sample. Despite geographic barriers and moderate genetic differentiation between Europe and North America, considerable gene flow connects C. remanei populations. We discovered C. sp. 23 while investigating C. remanei, observing strong genetic differentiation characteristic of reproductive isolation that was confirmed by substantial F2 hybrid breakdown in interspecific crosses. That C. sp. 23 represents a distinct biological species provides a cautionary example of how standard practice can fail for mating tests of species identity in this group. This species pair permits full application of divergence population genetic methods to obligately outcrossing species of Caenorhabditis and also presents a new focus for interrogation of the genetics and evolution of speciation with the Caenorhabditis model system.","container-title":"Genetics","DOI":"10.1534/genetics.112.140418","ISSN":"1943-2631","issue":"4","journalAbbreviation":"Genetics","page":"1257-1269","source":"Silverchair","title":"Global Population Genetic Structure of Caenorhabditis remanei Reveals Incipient Speciation","volume":"191","author":[{"family":"Dey","given":"Alivia"},{"family":"Jeon","given":"Yong"},{"family":"Wang","given":"Guo-Xiu"},{"family":"Cutter","given":"Asher D"}],"issued":{"date-parts":[["2012",8,1]]}}},{"id":241,"uris":["http://zotero.org/users/9504344/items/GTDSUV3F"],"itemData":{"id":241,"type":"article-journal","container-title":"Evolution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Pr="00BF00F0">
        <w:rPr>
          <w:szCs w:val="24"/>
        </w:rPr>
        <w:fldChar w:fldCharType="separate"/>
      </w:r>
      <w:r w:rsidRPr="00BF00F0">
        <w:rPr>
          <w:szCs w:val="24"/>
        </w:rPr>
        <w:t>(Dey et al., 2012, 2014)</w:t>
      </w:r>
      <w:r w:rsidRPr="00BF00F0">
        <w:rPr>
          <w:szCs w:val="24"/>
        </w:rPr>
        <w:fldChar w:fldCharType="end"/>
      </w:r>
      <w:r w:rsidRPr="00BF00F0">
        <w:rPr>
          <w:szCs w:val="24"/>
        </w:rPr>
        <w:t xml:space="preserve">, mitigates </w:t>
      </w:r>
      <w:r w:rsidR="0002767B">
        <w:rPr>
          <w:szCs w:val="24"/>
        </w:rPr>
        <w:t>a</w:t>
      </w:r>
      <w:r w:rsidR="0002767B" w:rsidRPr="00BF00F0">
        <w:rPr>
          <w:szCs w:val="24"/>
        </w:rPr>
        <w:t xml:space="preserve"> </w:t>
      </w:r>
      <w:r w:rsidRPr="00BF00F0">
        <w:rPr>
          <w:szCs w:val="24"/>
        </w:rPr>
        <w:t xml:space="preserve">direct influence of allometric effects. Nonetheless, the </w:t>
      </w:r>
      <w:r w:rsidRPr="00BF00F0">
        <w:rPr>
          <w:rStyle w:val="CommentReference"/>
          <w:sz w:val="24"/>
          <w:szCs w:val="24"/>
        </w:rPr>
        <w:t>abnormalities in H1 male gonad development may still impact gene expression analysis and interpretation</w:t>
      </w:r>
      <w:r w:rsidR="0002767B">
        <w:rPr>
          <w:rStyle w:val="CommentReference"/>
          <w:sz w:val="24"/>
          <w:szCs w:val="24"/>
        </w:rPr>
        <w:t>,</w:t>
      </w:r>
      <w:r w:rsidRPr="00BF00F0">
        <w:rPr>
          <w:rStyle w:val="CommentReference"/>
          <w:sz w:val="24"/>
          <w:szCs w:val="24"/>
        </w:rPr>
        <w:t xml:space="preserve"> especially when comparing gene expression from whole animals </w:t>
      </w:r>
      <w:r w:rsidRPr="00BF00F0">
        <w:rPr>
          <w:szCs w:val="24"/>
        </w:rPr>
        <w:fldChar w:fldCharType="begin"/>
      </w:r>
      <w:r w:rsidRPr="00BF00F0">
        <w:rPr>
          <w:szCs w:val="24"/>
        </w:rPr>
        <w:instrText xml:space="preserve"> ADDIN ZOTERO_ITEM CSL_CITATION {"citationID":"ikxC7gdW","properties":{"formattedCitation":"(Ranz et al., 2004; S\\uc0\\u225{}nchez-Ram\\uc0\\u237{}rez et al., 2021; Sundararajan &amp; Civetta, 2011)","plainCitation":"(Ranz et al., 2004; Sánchez-Ramírez et al., 2021; Sundararajan &amp; Civetta, 2011)","noteIndex":0},"citationItems":[{"id":273,"uris":["http://zotero.org/users/9504344/items/I3ASYPM8"],"itemData":{"id":273,"type":"article-journal","abstract":"When females of\n              Drosophila melanogaster\n              and males of\n              Drosophila simulans\n              are mated, the male progeny are inviable, whereas the female progeny display manifold malformations and are sterile. These abnormalities result from genetic incompatibilities accumulated since the time the lineages of the species diverged, and may have their origin in aberrant gene transcription. Because compensatory changes within species may obscure differences at the regulatory level in conventional comparisons of the expression profile between species, we have compared the gene-expression profile of hybrid females with those of females of the parental species in order to identify regulatory incompatibilities. In the hybrid females, we find abnormal levels of messenger RNA for a large fraction of the\n              Drosophila\n              transcriptome. These include a gross underexpression of genes preferentially expressed in females, accompanying gonadal atrophy. The hybrid females also show significant overexpression of male-biased genes, which we attribute to incompatibilities in the regulatory mechanisms that normally act to control the expression of these genes in females. The net result of the multiple incompatibilities is that the gene-expression profiles of the parental females are more similar to each other than either is to that of the hybrid.","container-title":"Genome Research","DOI":"10.1101/gr.2019804","ISSN":"1088-9051","issue":"3","journalAbbreviation":"Genome Res.","language":"en","page":"373-379","source":"DOI.org (Crossref)","title":"Anomalies in the Expression Profile of Interspecific Hybrids of &lt;i&gt;Drosophila melanogaster&lt;/i&gt; and &lt;i&gt;Drosophila simulans&lt;/i&gt;","volume":"14","author":[{"family":"Ranz","given":"José M."},{"family":"Namgyal","given":"Kalsang"},{"family":"Gibson","given":"Greg"},{"family":"Hartl","given":"Daniel L."}],"issued":{"date-parts":[["2004",3]]}}},{"id":288,"uris":["http://zotero.org/users/9504344/items/4NAYVKM8"],"itemData":{"id":288,"type":"article-journal","container-title":"Journal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id":325,"uris":["http://zotero.org/users/9504344/items/VQAAKTRI"],"itemData":{"id":325,"type":"article-journal","abstract":"When gene regulatory networks diverge between species, their dysfunctional expression in inter-species hybrid individuals can create genetic incompatibilities that generate the developmental defects responsible for intrinsic post-zygotic reproductive isolation. Both\n              cis\n              - and\n              trans\n              -acting regulatory divergence can be hastened by directional selection through adaptation, sexual selection, and inter-sexual conflict, in addition to cryptic evolution under stabilizing selection. Dysfunctional sex-biased gene expression, in particular, may provide an important source of sexually-dimorphic genetic incompatibilities. Here, we characterize and compare male and female/hermaphrodite transcriptome profiles for sibling nematode species\n              Caenorhabditis briggsae\n              and\n              C\n              .\n              nigoni\n              , along with allele-specific expression in their F\n              1\n              hybrids, to deconvolve features of expression divergence and regulatory dysfunction. Despite evidence of widespread stabilizing selection on gene expression, misexpression of sex-biased genes pervades F\n              1\n              hybrids of both sexes. This finding implicates greater fragility of male genetic networks to produce dysfunctional organismal phenotypes. Spermatogenesis genes are especially prone to high divergence in both expression and coding sequences, consistent with a “faster male” model for Haldane’s rule and elevated sterility of hybrid males. Moreover, underdominant expression pervades male-biased genes compared to female-biased and sex-neutral genes and an excess of\n              cis-trans\n              compensatory regulatory divergence for X-linked genes underscores a “large-X effect” for hybrid male expression dysfunction. Extensive regulatory divergence in sex determination pathway genes likely contributes to demasculinization of XX hybrids. The evolution of genetic incompatibilities due to regulatory versus coding sequence divergence, however, are expected to arise in an uncorrelated fashion. This study identifies important differences between the sexes in how regulatory networks diverge to contribute to sex-biases in how genetic incompatibilities manifest during the speciation process.","container-title":"PLOS Genetics","DOI":"10.1371/journal.pgen.1009409","ISSN":"1553-7404","issue":"3","journalAbbreviation":"PLoS Genet","language":"en","page":"e1009409","source":"DOI.org (Crossref)","title":"Widespread misregulation of inter-species hybrid transcriptomes due to sex-specific and sex-chromosome regulatory evolution","volume":"17","author":[{"family":"Sánchez-Ramírez","given":"Santiago"},{"family":"Weiss","given":"Jörg G."},{"family":"Thomas","given":"Cristel G."},{"family":"Cutter","given":"Asher D."}],"editor":[{"family":"Buerkle","given":"Alex"}],"issued":{"date-parts":[["2021",3,5]]}}}],"schema":"https://github.com/citation-style-language/schema/raw/master/csl-citation.json"} </w:instrText>
      </w:r>
      <w:r w:rsidRPr="00BF00F0">
        <w:rPr>
          <w:szCs w:val="24"/>
        </w:rPr>
        <w:fldChar w:fldCharType="separate"/>
      </w:r>
      <w:r w:rsidRPr="00BF00F0">
        <w:rPr>
          <w:szCs w:val="24"/>
        </w:rPr>
        <w:t>(Ranz et al., 2004; Sánchez-Ramírez et al., 2021; Sundararajan &amp; Civetta, 2011)</w:t>
      </w:r>
      <w:r w:rsidRPr="00BF00F0">
        <w:rPr>
          <w:szCs w:val="24"/>
        </w:rPr>
        <w:fldChar w:fldCharType="end"/>
      </w:r>
      <w:r w:rsidRPr="00BF00F0">
        <w:rPr>
          <w:szCs w:val="24"/>
        </w:rPr>
        <w:t xml:space="preserve">. We indeed identified contrasting patterns of gene misexpression </w:t>
      </w:r>
      <w:r w:rsidR="00DF7AD0">
        <w:rPr>
          <w:szCs w:val="24"/>
        </w:rPr>
        <w:t>for</w:t>
      </w:r>
      <w:r w:rsidR="00DF7AD0" w:rsidRPr="00BF00F0">
        <w:rPr>
          <w:szCs w:val="24"/>
        </w:rPr>
        <w:t xml:space="preserve"> </w:t>
      </w:r>
      <w:r w:rsidRPr="00BF00F0">
        <w:rPr>
          <w:szCs w:val="24"/>
        </w:rPr>
        <w:t>whole male</w:t>
      </w:r>
      <w:r w:rsidR="00DF7AD0">
        <w:rPr>
          <w:szCs w:val="24"/>
        </w:rPr>
        <w:t xml:space="preserve"> sample</w:t>
      </w:r>
      <w:r w:rsidRPr="00BF00F0">
        <w:rPr>
          <w:szCs w:val="24"/>
        </w:rPr>
        <w:t>s versus male soma</w:t>
      </w:r>
      <w:r w:rsidR="00DF7AD0">
        <w:rPr>
          <w:szCs w:val="24"/>
        </w:rPr>
        <w:t xml:space="preserve"> alone</w:t>
      </w:r>
      <w:r w:rsidRPr="00BF00F0">
        <w:rPr>
          <w:szCs w:val="24"/>
        </w:rPr>
        <w:t xml:space="preserve"> using allele-specific expression analysis of hybrids, indicating that tissue allometric effects likely play a role in whole-animal analyses, supporting our choice to focus analysis on distinct dissected tissue types. </w:t>
      </w:r>
    </w:p>
    <w:p w14:paraId="59E4465B" w14:textId="1894A3B6" w:rsidR="0052265A" w:rsidRPr="0070392C" w:rsidRDefault="004116B0" w:rsidP="00662E34">
      <w:pPr>
        <w:spacing w:line="276" w:lineRule="auto"/>
        <w:rPr>
          <w:rStyle w:val="cf01"/>
          <w:color w:val="000000" w:themeColor="text1"/>
          <w:szCs w:val="24"/>
        </w:rPr>
      </w:pPr>
      <w:r>
        <w:rPr>
          <w:color w:val="000000" w:themeColor="text1"/>
          <w:szCs w:val="24"/>
        </w:rPr>
        <w:t>I</w:t>
      </w:r>
      <w:r w:rsidRPr="00BF00F0">
        <w:rPr>
          <w:color w:val="000000" w:themeColor="text1"/>
          <w:szCs w:val="24"/>
        </w:rPr>
        <w:t>n whole male samples</w:t>
      </w:r>
      <w:r>
        <w:rPr>
          <w:color w:val="000000" w:themeColor="text1"/>
          <w:szCs w:val="24"/>
        </w:rPr>
        <w:t>,</w:t>
      </w:r>
      <w:r w:rsidRPr="00BF00F0">
        <w:rPr>
          <w:color w:val="000000" w:themeColor="text1"/>
          <w:szCs w:val="24"/>
        </w:rPr>
        <w:t xml:space="preserve"> </w:t>
      </w:r>
      <w:r>
        <w:rPr>
          <w:color w:val="000000" w:themeColor="text1"/>
          <w:szCs w:val="24"/>
        </w:rPr>
        <w:t>w</w:t>
      </w:r>
      <w:r w:rsidR="00BF00F0" w:rsidRPr="00BF00F0">
        <w:rPr>
          <w:color w:val="000000" w:themeColor="text1"/>
          <w:szCs w:val="24"/>
        </w:rPr>
        <w:t xml:space="preserve">e observed, counterintuitively, that males from the less-severely affected H2 cross exhibit </w:t>
      </w:r>
      <w:r>
        <w:rPr>
          <w:color w:val="000000" w:themeColor="text1"/>
          <w:szCs w:val="24"/>
        </w:rPr>
        <w:t>more pronounced</w:t>
      </w:r>
      <w:r w:rsidRPr="00BF00F0">
        <w:rPr>
          <w:color w:val="000000" w:themeColor="text1"/>
          <w:szCs w:val="24"/>
        </w:rPr>
        <w:t xml:space="preserve"> </w:t>
      </w:r>
      <w:r w:rsidR="00BF00F0" w:rsidRPr="00BF00F0">
        <w:rPr>
          <w:color w:val="000000" w:themeColor="text1"/>
          <w:szCs w:val="24"/>
        </w:rPr>
        <w:t xml:space="preserve">misexpression, whereas inferences from male soma tissue alone demonstrate the more intuitive higher prevalence of misexpression in H1 males that experience more severe developmental anomalies (Figure 11A, B). </w:t>
      </w:r>
      <w:r w:rsidR="00BF00F0" w:rsidRPr="00BF00F0">
        <w:rPr>
          <w:rStyle w:val="CommentReference"/>
          <w:color w:val="000000" w:themeColor="text1"/>
          <w:sz w:val="24"/>
          <w:szCs w:val="24"/>
        </w:rPr>
        <w:t xml:space="preserve">The stronger developmental defects in H1 males likely affect the size, structure, cell count, and composition of the male gonad </w:t>
      </w:r>
      <w:r w:rsidR="00BF00F0" w:rsidRPr="00BF00F0">
        <w:rPr>
          <w:color w:val="000000" w:themeColor="text1"/>
          <w:szCs w:val="24"/>
        </w:rPr>
        <w:fldChar w:fldCharType="begin"/>
      </w:r>
      <w:r w:rsidR="00BF00F0" w:rsidRPr="00BF00F0">
        <w:rPr>
          <w:color w:val="000000" w:themeColor="text1"/>
          <w:szCs w:val="24"/>
        </w:rPr>
        <w:instrText xml:space="preserve"> ADDIN ZOTERO_ITEM CSL_CITATION {"citationID":"xMaaxOGl","properties":{"formattedCitation":"(Dey et al., 2014)","plainCitation":"(Dey et al., 2014)","noteIndex":0},"citationItems":[{"id":241,"uris":["http://zotero.org/users/9504344/items/GTDSUV3F"],"itemData":{"id":241,"type":"article-journal","container-title":"Evolution &amp; Development","DOI":"10.1111/ede.12097","ISSN":"1520541X","issue":"6","journalAbbreviation":"Evolution &amp; Development","language":"en","page":"362-372","source":"DOI.org (Crossref)","title":"Gonad morphogenesis defects drive hybrid male sterility in asymmetric hybrid breakdown of &lt;i&gt;Caenorhabditis&lt;/i&gt; nematodes: Hybrid male sterility in &lt;i&gt;Caenorhabditis&lt;/i&gt;","title-short":"Gonad morphogenesis defects drive hybrid male sterility in asymmetric hybrid breakdown of &lt;i&gt;Caenorhabditis&lt;/i&gt; nematodes","volume":"16","author":[{"family":"Dey","given":"Alivia"},{"family":"Jin","given":"Qi"},{"family":"Chen","given":"Yen-Chu"},{"family":"Cutter","given":"Asher D."}],"issued":{"date-parts":[["2014",11]]}}}],"schema":"https://github.com/citation-style-language/schema/raw/master/csl-citation.json"} </w:instrText>
      </w:r>
      <w:r w:rsidR="00BF00F0" w:rsidRPr="00BF00F0">
        <w:rPr>
          <w:color w:val="000000" w:themeColor="text1"/>
          <w:szCs w:val="24"/>
        </w:rPr>
        <w:fldChar w:fldCharType="separate"/>
      </w:r>
      <w:r w:rsidR="00BF00F0" w:rsidRPr="00BF00F0">
        <w:rPr>
          <w:szCs w:val="24"/>
        </w:rPr>
        <w:t>(Dey et al., 2014)</w:t>
      </w:r>
      <w:r w:rsidR="00BF00F0" w:rsidRPr="00BF00F0">
        <w:rPr>
          <w:color w:val="000000" w:themeColor="text1"/>
          <w:szCs w:val="24"/>
        </w:rPr>
        <w:fldChar w:fldCharType="end"/>
      </w:r>
      <w:r w:rsidR="00BF00F0" w:rsidRPr="00BF00F0">
        <w:rPr>
          <w:rStyle w:val="CommentReference"/>
          <w:color w:val="000000" w:themeColor="text1"/>
          <w:sz w:val="24"/>
          <w:szCs w:val="24"/>
        </w:rPr>
        <w:t>, leading to smaller gonads potentially causing allometric effects in whole male contrasts</w:t>
      </w:r>
      <w:r w:rsidR="00BF00F0" w:rsidRPr="00BF00F0">
        <w:rPr>
          <w:color w:val="000000" w:themeColor="text1"/>
          <w:szCs w:val="24"/>
        </w:rPr>
        <w:t xml:space="preserve">. If gonads </w:t>
      </w:r>
      <w:r>
        <w:rPr>
          <w:color w:val="000000" w:themeColor="text1"/>
          <w:szCs w:val="24"/>
        </w:rPr>
        <w:t>are</w:t>
      </w:r>
      <w:r w:rsidRPr="00BF00F0">
        <w:rPr>
          <w:color w:val="000000" w:themeColor="text1"/>
          <w:szCs w:val="24"/>
        </w:rPr>
        <w:t xml:space="preserve"> </w:t>
      </w:r>
      <w:r w:rsidR="00BF00F0" w:rsidRPr="00BF00F0">
        <w:rPr>
          <w:color w:val="000000" w:themeColor="text1"/>
          <w:szCs w:val="24"/>
        </w:rPr>
        <w:t xml:space="preserve">the primary source of </w:t>
      </w:r>
      <w:r>
        <w:rPr>
          <w:color w:val="000000" w:themeColor="text1"/>
          <w:szCs w:val="24"/>
        </w:rPr>
        <w:t>mis</w:t>
      </w:r>
      <w:r w:rsidR="00BF00F0" w:rsidRPr="00BF00F0">
        <w:rPr>
          <w:color w:val="000000" w:themeColor="text1"/>
          <w:szCs w:val="24"/>
        </w:rPr>
        <w:t xml:space="preserve">expression in hybrid males, then the scarcity of </w:t>
      </w:r>
      <w:r>
        <w:rPr>
          <w:color w:val="000000" w:themeColor="text1"/>
          <w:szCs w:val="24"/>
        </w:rPr>
        <w:t>misexpression</w:t>
      </w:r>
      <w:r w:rsidRPr="00BF00F0">
        <w:rPr>
          <w:color w:val="000000" w:themeColor="text1"/>
          <w:szCs w:val="24"/>
        </w:rPr>
        <w:t xml:space="preserve"> </w:t>
      </w:r>
      <w:r w:rsidR="00BF00F0" w:rsidRPr="00BF00F0">
        <w:rPr>
          <w:color w:val="000000" w:themeColor="text1"/>
          <w:szCs w:val="24"/>
        </w:rPr>
        <w:t xml:space="preserve">in H1 whole male samples might simply reflect a reduced contribution of gonad transcripts to the whole male transcriptome due to their underdeveloped gonads. Previous research in </w:t>
      </w:r>
      <w:r w:rsidR="00BF00F0" w:rsidRPr="00BF00F0">
        <w:rPr>
          <w:i/>
          <w:iCs/>
          <w:color w:val="000000" w:themeColor="text1"/>
          <w:szCs w:val="24"/>
        </w:rPr>
        <w:t>Drosophila</w:t>
      </w:r>
      <w:r w:rsidR="00BF00F0" w:rsidRPr="00BF00F0">
        <w:rPr>
          <w:color w:val="000000" w:themeColor="text1"/>
          <w:szCs w:val="24"/>
        </w:rPr>
        <w:t xml:space="preserve"> has</w:t>
      </w:r>
      <w:r w:rsidR="006E3ADD">
        <w:rPr>
          <w:color w:val="000000" w:themeColor="text1"/>
          <w:szCs w:val="24"/>
        </w:rPr>
        <w:t xml:space="preserve"> also</w:t>
      </w:r>
      <w:r w:rsidR="00BF00F0" w:rsidRPr="00BF00F0">
        <w:rPr>
          <w:color w:val="000000" w:themeColor="text1"/>
          <w:szCs w:val="24"/>
        </w:rPr>
        <w:t xml:space="preserve"> demonstrated contrasting gene expression patterns </w:t>
      </w:r>
      <w:r>
        <w:rPr>
          <w:color w:val="000000" w:themeColor="text1"/>
          <w:szCs w:val="24"/>
        </w:rPr>
        <w:t>for</w:t>
      </w:r>
      <w:r w:rsidR="00BF00F0" w:rsidRPr="00BF00F0">
        <w:rPr>
          <w:color w:val="000000" w:themeColor="text1"/>
          <w:szCs w:val="24"/>
        </w:rPr>
        <w:t xml:space="preserve"> whole animal and tissue-specific datasets, indicating false positives and a lack of ability to capture subtle tissue-specific effects </w:t>
      </w:r>
      <w:r w:rsidR="00BF00F0" w:rsidRPr="00BF00F0">
        <w:rPr>
          <w:color w:val="000000" w:themeColor="text1"/>
          <w:szCs w:val="24"/>
        </w:rPr>
        <w:fldChar w:fldCharType="begin"/>
      </w:r>
      <w:r w:rsidR="001858AE">
        <w:rPr>
          <w:color w:val="000000" w:themeColor="text1"/>
          <w:szCs w:val="24"/>
        </w:rPr>
        <w:instrText xml:space="preserve"> ADDIN ZOTERO_ITEM CSL_CITATION {"citationID":"6b4pAVVx","properties":{"formattedCitation":"(Catron &amp; Noor, 2008; Haerty &amp; Singh, 2006; Moehring et al., 2006; Sundararajan &amp; Civetta, 2011)","plainCitation":"(Catron &amp; Noor, 2008; Haerty &amp; Singh, 2006; Moehring et al., 2006; Sundararajan &amp; Civetta, 2011)","noteIndex":0},"citationItems":[{"id":53,"uris":["http://zotero.org/users/9504344/items/HWFRU9FY"],"itemData":{"id":53,"type":"article-journal","container-title":"Molecular Biology and Evolution","DOI":"10.1093/molbev/msl033","ISSN":"1537-1719, 0737-4038","issue":"9","language":"en","page":"1707-1714","source":"DOI.org (Crossref)","title":"Gene Regulation Divergence Is a Major Contributor to the Evolution of Dobzhansky–Muller Incompatibilities between Species of Drosophila","volume":"23","author":[{"family":"Haerty","given":"Wilfried"},{"family":"Singh","given":"Rama S."}],"issued":{"date-parts":[["2006",9,1]]}}},{"id":284,"uris":["http://zotero.org/users/9504344/items/2PBA8NDA"],"itemData":{"id":284,"type":"article-journal","abstract":"A major unresolved challenge of evolutionary biology is to determine the nature of the allelic variants of ‘‘speciation genes’’: those alleles whose interaction produces inviable or infertile interspeciﬁc hybrids but does not reduce ﬁtness in pure species. Here we map quantitative trait loci (QTL) affecting fertility of male hybrids between D. yakuba and its recently discovered sibling species, D. santomea. We mapped three to four X chromosome QTL and two autosomal QTL with large effects on the reduced fertility of D. yakuba and D. santomea backcross males. We observed epistasis between the X-linked QTL and also between the X and autosomal QTL. The X chromosome had a disproportionately large effect on hybrid sterility in both reciprocal backcross hybrids. However, the genetics of hybrid sterility differ between D. yakuba and D. santomea backcross males, both in terms of the magnitude of main effects and in the epistatic interactions. The QTL affecting hybrid fertility did not colocalize with QTL affecting sexual isolation in this species pair, but did colocalize with QTL affecting the marked difference in pigmentation between D. yakuba and D. santomea. These results provide the basis for future high-resolution mapping and ultimately, molecular cloning, of the interacting genes that contribute to hybrid sterility.","container-title":"Genetics","DOI":"10.1534/genetics.105.052985","ISSN":"1943-2631","issue":"1","language":"en","page":"225-233","source":"DOI.org (Crossref)","title":"The Genetic Basis of Postzygotic Reproductive Isolation Between &lt;i&gt;Drosophila santomea&lt;/i&gt; and &lt;i&gt;D. yakuba&lt;/i&gt; Due to Hybrid Male Sterility","volume":"173","author":[{"family":"Moehring","given":"Amanda J"},{"family":"Llopart","given":"Ana"},{"family":"Elwyn","given":"Susannah"},{"family":"Coyne","given":"Jerry A"},{"family":"Mackay","given":"Trudy F C"}],"issued":{"date-parts":[["2006",5,1]]}}},{"id":4837,"uris":["http://zotero.org/users/9504344/items/E36FNRKC"],"itemData":{"id":4837,"type":"article-journal","abstract":"Hybrid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ONE","language":"en","page":"e3009","publisher":"Public Library of Science","source":"PLoS Journals","title":"Gene Expression Disruptions of Organism versus Organ in Drosophila Species Hybrids","volume":"3","author":[{"family":"Catron","given":"Daniel J."},{"family":"Noor","given":"Mohamed A. F."}],"issued":{"date-parts":[["2008",8,20]]}}},{"id":288,"uris":["http://zotero.org/users/9504344/items/4NAYVKM8"],"itemData":{"id":288,"type":"article-journal","container-title":"Journal of Molecular Evolution","DOI":"10.1007/s00239-010-9404-5","ISSN":"0022-2844, 1432-1432","issue":"1","journalAbbreviation":"J Mol Evol","language":"en","page":"80-89","source":"DOI.org (Crossref)","title":"Male Sex Interspecies Divergence and Down Regulation of Expression of Spermatogenesis Genes in Drosophila Sterile Hybrids","volume":"72","author":[{"family":"Sundararajan","given":"Vignesh"},{"family":"Civetta","given":"Alberto"}],"issued":{"date-parts":[["2011",1]]}}}],"schema":"https://github.com/citation-style-language/schema/raw/master/csl-citation.json"} </w:instrText>
      </w:r>
      <w:r w:rsidR="00BF00F0" w:rsidRPr="00BF00F0">
        <w:rPr>
          <w:color w:val="000000" w:themeColor="text1"/>
          <w:szCs w:val="24"/>
        </w:rPr>
        <w:fldChar w:fldCharType="separate"/>
      </w:r>
      <w:r w:rsidR="00BF00F0" w:rsidRPr="00BF00F0">
        <w:rPr>
          <w:szCs w:val="24"/>
        </w:rPr>
        <w:t>(Catron &amp; Noor, 2008; Haerty &amp; Singh, 2006; Moehring et al., 2006; Sundararajan &amp; Civetta, 2011)</w:t>
      </w:r>
      <w:r w:rsidR="00BF00F0" w:rsidRPr="00BF00F0">
        <w:rPr>
          <w:color w:val="000000" w:themeColor="text1"/>
          <w:szCs w:val="24"/>
        </w:rPr>
        <w:fldChar w:fldCharType="end"/>
      </w:r>
      <w:r w:rsidR="00BF00F0" w:rsidRPr="00BF00F0">
        <w:rPr>
          <w:color w:val="000000" w:themeColor="text1"/>
          <w:szCs w:val="24"/>
        </w:rPr>
        <w:t xml:space="preserve">. </w:t>
      </w:r>
      <w:r>
        <w:rPr>
          <w:color w:val="000000" w:themeColor="text1"/>
          <w:szCs w:val="24"/>
        </w:rPr>
        <w:t>Despite whole animal experiments providing important first steps in deciphering gene regulatory evolution, especially in understudied hybrids and non-model organisms, t</w:t>
      </w:r>
      <w:r w:rsidR="00BF00F0" w:rsidRPr="00BF00F0">
        <w:rPr>
          <w:color w:val="000000" w:themeColor="text1"/>
          <w:szCs w:val="24"/>
        </w:rPr>
        <w:t xml:space="preserve">hese </w:t>
      </w:r>
      <w:r>
        <w:rPr>
          <w:color w:val="000000" w:themeColor="text1"/>
          <w:szCs w:val="24"/>
        </w:rPr>
        <w:t xml:space="preserve">kinds of </w:t>
      </w:r>
      <w:r w:rsidR="00BF00F0" w:rsidRPr="00BF00F0">
        <w:rPr>
          <w:color w:val="000000" w:themeColor="text1"/>
          <w:szCs w:val="24"/>
        </w:rPr>
        <w:t xml:space="preserve">results emphasize the value of incorporating tissue-specific expression when possible </w:t>
      </w:r>
      <w:r w:rsidR="00BF00F0" w:rsidRPr="00BF00F0">
        <w:rPr>
          <w:color w:val="000000" w:themeColor="text1"/>
          <w:szCs w:val="24"/>
        </w:rPr>
        <w:fldChar w:fldCharType="begin"/>
      </w:r>
      <w:r w:rsidR="001858AE">
        <w:rPr>
          <w:color w:val="000000" w:themeColor="text1"/>
          <w:szCs w:val="24"/>
        </w:rPr>
        <w:instrText xml:space="preserve"> ADDIN ZOTERO_ITEM CSL_CITATION {"citationID":"WQFPGsNi","properties":{"formattedCitation":"(Catron &amp; Noor, 2008; Montgomery &amp; Mank, 2016; Price et al., 2022)","plainCitation":"(Catron &amp; Noor, 2008; Montgomery &amp; Mank, 2016; Price et al., 2022)","noteIndex":0},"citationItems":[{"id":4837,"uris":["http://zotero.org/users/9504344/items/E36FNRKC"],"itemData":{"id":4837,"type":"article-journal","abstract":"Hybrid dysfunctions, such as sterility, may result in part from disruptions in the regulation of gene expression. Studies of hybrids within the Drosophila simulans clade have reported genes expressed above or below the expression observed in their parent species, and such misexpression is associated with male sterility in multigenerational backcross hybrids. However, these studies often examined whole bodies rather than testes or had limited replication using less-sensitive but global techniques. Here, we use a new RNA isolation technique to re-examine hybrid gene expression disruptions in both testes and whole bodies from single Drosophila males by real-time quantitative RT-PCR. We find two early-spermatogenesis transcripts are underexpressed in hybrid whole-bodies but not in assays of testes alone, while two late-spermatogenesis transcripts seem to be underexpressed in both whole-bodies and testes alone. Although the number of transcripts surveyed is limited, these results provide some support for a previous hypothesis that the spermatogenesis pathway in these sterile hybrids may be disrupted sometime after the expression of the early meiotic arrest genes.","container-title":"PLOS ONE","DOI":"10.1371/journal.pone.0003009","ISSN":"1932-6203","issue":"8","journalAbbreviation":"PLOS ONE","language":"en","page":"e3009","publisher":"Public Library of Science","source":"PLoS Journals","title":"Gene Expression Disruptions of Organism versus Organ in Drosophila Species Hybrids","volume":"3","author":[{"family":"Catron","given":"Daniel J."},{"family":"Noor","given":"Mohamed A. F."}],"issued":{"date-parts":[["2008",8,20]]}}},{"id":3114,"uris":["http://zotero.org/users/9504344/items/YI32ES3W"],"itemData":{"id":3114,"type":"article-journal","abstract":"Comparative studies of gene expression are often designed with the aim of identifying regulatory changes associated with phenotypic variation. In recent years, large-scale transcriptome sequencing methods have increasingly been applied to nonmodel organisms to ask important ecological or evolutionary questions. Although experimental design varies, many of these studies have been based on RNA libraries obtained from heterogeneous tissue samples, for example homogenized whole bodies. Comparisons between groups of samples that vary in tissue composition can introduce sufﬁcient variation in RNA abundance to produce patterns of differential expression that are mistakenly interpreted as evidence of regulatory differences. Here, we present a simple model that demonstrates this effect. The model describes the relationship between transcript abundance and tissue composition in a two-tissue system, and how this relationship varies under different scaling relationships. Using a range of biologically realistic variables, including real biological examples, to parameterize the model we highlight the potentially severe inﬂuence of tissue scaling on relative transcript abundance. We use these results to identify key aspects of experimental design and analysis that can help to limit the inﬂuence of tissue scaling on the inference of regulatory difference from comparative studies of gene expression.","container-title":"Molecular Ecology","DOI":"10.1111/mec.13824","ISSN":"09621083","issue":"20","journalAbbreviation":"Mol Ecol","language":"en","page":"5114-5128","source":"DOI.org (Crossref)","title":"Inferring regulatory change from gene expression: the confounding effects of tissue scaling","title-short":"Inferring regulatory change from gene expression","volume":"25","author":[{"family":"Montgomery","given":"Stephen H."},{"family":"Mank","given":"Judith E."}],"issued":{"date-parts":[["2016",10]]}}},{"id":2391,"uris":["http://zotero.org/users/9504344/items/MTYCUEG9"],"itemData":{"id":2391,"type":"article-journal","abstract":"A substantial amount of phenotypic diversity results from changes in gene expression levels and patterns. Understanding how the transcriptome evolves is therefore a key priority in identifying mechanisms of adaptive change. However, in contrast to powerful models of sequence evolution, we lack a consensus model of gene expression evolution. Furthermore, recent work has shown that many of the comparative approaches used to study gene expression are subject to biases that can lead to false signatures of selection. Here we first outline the main approaches for describing expression evolution and their inherent biases. Next, we bridge the gap between the fields of phylogenetic comparative methods and transcriptomics to reinforce the main pitfalls of inferring selection on expression patterns and use simulation studies to show that shifts in tissue composition can heavily bias inferences of selection. We close by highlighting the multi-dimensional nature of transcriptional variation and identifying major unanswered questions in disentangling how selection acts on the transcriptome.","container-title":"Nature Ecology &amp; Evolution","DOI":"10.1038/s41559-022-01761-8","ISSN":"2397-334X","issue":"7","journalAbbreviation":"Nat Ecol Evol","language":"en","license":"2022 The Author(s), under exclusive licence to Springer Nature Limited","note":"number: 7","page":"1035-1045","publisher":"Nature Publishing Group","source":"www.nature.com","title":"Detecting signatures of selection on gene expression","volume":"6","author":[{"family":"Price","given":"Peter D."},{"family":"Palmer Droguett","given":"Daniela H."},{"family":"Taylor","given":"Jessica A."},{"family":"Kim","given":"Dong Won"},{"family":"Place","given":"Elsie S."},{"family":"Rogers","given":"Thea F."},{"family":"Mank","given":"Judith E."},{"family":"Cooney","given":"Christopher R."},{"family":"Wright","given":"Alison E."}],"issued":{"date-parts":[["2022",7]]}}}],"schema":"https://github.com/citation-style-language/schema/raw/master/csl-citation.json"} </w:instrText>
      </w:r>
      <w:r w:rsidR="00BF00F0" w:rsidRPr="00BF00F0">
        <w:rPr>
          <w:color w:val="000000" w:themeColor="text1"/>
          <w:szCs w:val="24"/>
        </w:rPr>
        <w:fldChar w:fldCharType="separate"/>
      </w:r>
      <w:r w:rsidR="00BF00F0" w:rsidRPr="00BF00F0">
        <w:rPr>
          <w:szCs w:val="24"/>
        </w:rPr>
        <w:t>(Catron &amp; Noor, 2008; Montgomery &amp; Mank, 2016; Price et al., 2022)</w:t>
      </w:r>
      <w:r w:rsidR="00BF00F0" w:rsidRPr="00BF00F0">
        <w:rPr>
          <w:color w:val="000000" w:themeColor="text1"/>
          <w:szCs w:val="24"/>
        </w:rPr>
        <w:fldChar w:fldCharType="end"/>
      </w:r>
      <w:r w:rsidR="00BF00F0" w:rsidRPr="00BF00F0">
        <w:rPr>
          <w:color w:val="000000" w:themeColor="text1"/>
          <w:szCs w:val="24"/>
        </w:rPr>
        <w:t xml:space="preserve">. </w:t>
      </w:r>
    </w:p>
    <w:p w14:paraId="67DA873A" w14:textId="77777777" w:rsidR="00946399" w:rsidRDefault="00946399" w:rsidP="00946399">
      <w:pPr>
        <w:spacing w:line="240" w:lineRule="auto"/>
        <w:rPr>
          <w:color w:val="000000" w:themeColor="text1"/>
        </w:rPr>
      </w:pPr>
    </w:p>
    <w:p w14:paraId="44B3F8A6" w14:textId="77777777" w:rsidR="002C403E" w:rsidRDefault="002C403E" w:rsidP="00946399">
      <w:pPr>
        <w:spacing w:line="240" w:lineRule="auto"/>
        <w:rPr>
          <w:color w:val="000000" w:themeColor="text1"/>
        </w:rPr>
      </w:pPr>
    </w:p>
    <w:p w14:paraId="45A8E8A9" w14:textId="77EA110C" w:rsidR="002C403E" w:rsidRDefault="002C403E" w:rsidP="002C403E">
      <w:pPr>
        <w:pStyle w:val="Heading2"/>
        <w:spacing w:line="276" w:lineRule="auto"/>
        <w:rPr>
          <w:rFonts w:ascii="Times New Roman" w:hAnsi="Times New Roman" w:cs="Times New Roman"/>
        </w:rPr>
      </w:pPr>
      <w:r>
        <w:rPr>
          <w:rFonts w:ascii="Times New Roman" w:hAnsi="Times New Roman" w:cs="Times New Roman"/>
        </w:rPr>
        <w:lastRenderedPageBreak/>
        <w:t>Acknowledgements</w:t>
      </w:r>
    </w:p>
    <w:p w14:paraId="0A21B6CA" w14:textId="4283C3CF" w:rsidR="002C403E" w:rsidRDefault="002C403E" w:rsidP="002C403E">
      <w:pPr>
        <w:spacing w:line="240" w:lineRule="auto"/>
        <w:rPr>
          <w:color w:val="000000" w:themeColor="text1"/>
        </w:rPr>
        <w:sectPr w:rsidR="002C403E" w:rsidSect="00E81B58">
          <w:footerReference w:type="default" r:id="rId13"/>
          <w:type w:val="continuous"/>
          <w:pgSz w:w="12240" w:h="15840" w:code="1"/>
          <w:pgMar w:top="1440" w:right="1077" w:bottom="1077" w:left="1797" w:header="720" w:footer="505" w:gutter="0"/>
          <w:lnNumType w:countBy="1" w:restart="continuous"/>
          <w:cols w:space="720"/>
          <w:docGrid w:linePitch="360"/>
        </w:sectPr>
      </w:pPr>
      <w:r>
        <w:rPr>
          <w:color w:val="000000" w:themeColor="text1"/>
          <w:szCs w:val="24"/>
        </w:rPr>
        <w:t>This work was supported by funds from the Natural Sciences and Engineering Research Council of Canada to A.D.C. and J.A.C.</w:t>
      </w:r>
    </w:p>
    <w:p w14:paraId="4A6E0B9E" w14:textId="77777777" w:rsidR="00946399" w:rsidRDefault="00946399" w:rsidP="00946399">
      <w:pPr>
        <w:pStyle w:val="Heading2"/>
        <w:rPr>
          <w:rFonts w:ascii="Times New Roman" w:hAnsi="Times New Roman" w:cs="Times New Roman"/>
        </w:rPr>
      </w:pPr>
      <w:bookmarkStart w:id="110" w:name="_Toc168460396"/>
      <w:r>
        <w:rPr>
          <w:rFonts w:ascii="Times New Roman" w:hAnsi="Times New Roman" w:cs="Times New Roman"/>
        </w:rPr>
        <w:lastRenderedPageBreak/>
        <w:t>Tables</w:t>
      </w:r>
      <w:bookmarkEnd w:id="110"/>
    </w:p>
    <w:tbl>
      <w:tblPr>
        <w:tblStyle w:val="TableGrid"/>
        <w:tblpPr w:leftFromText="180" w:rightFromText="180" w:vertAnchor="page" w:horzAnchor="margin" w:tblpY="3376"/>
        <w:tblW w:w="11482" w:type="dxa"/>
        <w:tblLayout w:type="fixed"/>
        <w:tblLook w:val="04A0" w:firstRow="1" w:lastRow="0" w:firstColumn="1" w:lastColumn="0" w:noHBand="0" w:noVBand="1"/>
      </w:tblPr>
      <w:tblGrid>
        <w:gridCol w:w="2304"/>
        <w:gridCol w:w="1154"/>
        <w:gridCol w:w="937"/>
        <w:gridCol w:w="992"/>
        <w:gridCol w:w="886"/>
        <w:gridCol w:w="992"/>
        <w:gridCol w:w="992"/>
        <w:gridCol w:w="993"/>
        <w:gridCol w:w="992"/>
        <w:gridCol w:w="1240"/>
      </w:tblGrid>
      <w:tr w:rsidR="00946399" w:rsidRPr="008E4382" w14:paraId="05F3E49B" w14:textId="77777777" w:rsidTr="00406380">
        <w:trPr>
          <w:trHeight w:val="338"/>
        </w:trPr>
        <w:tc>
          <w:tcPr>
            <w:tcW w:w="2304" w:type="dxa"/>
            <w:vAlign w:val="center"/>
            <w:hideMark/>
          </w:tcPr>
          <w:p w14:paraId="7AC09AFD" w14:textId="77777777" w:rsidR="00946399" w:rsidRPr="008E4382" w:rsidRDefault="00946399" w:rsidP="00406380">
            <w:pPr>
              <w:spacing w:line="240" w:lineRule="auto"/>
              <w:rPr>
                <w:color w:val="000000" w:themeColor="text1"/>
              </w:rPr>
            </w:pPr>
          </w:p>
          <w:p w14:paraId="4A06E002" w14:textId="77777777" w:rsidR="00946399" w:rsidRPr="008E4382" w:rsidRDefault="00946399" w:rsidP="00406380">
            <w:pPr>
              <w:spacing w:line="240" w:lineRule="auto"/>
              <w:rPr>
                <w:color w:val="000000" w:themeColor="text1"/>
              </w:rPr>
            </w:pPr>
          </w:p>
        </w:tc>
        <w:tc>
          <w:tcPr>
            <w:tcW w:w="3969" w:type="dxa"/>
            <w:gridSpan w:val="4"/>
            <w:vAlign w:val="center"/>
            <w:hideMark/>
          </w:tcPr>
          <w:p w14:paraId="04CC8F90"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2336" behindDoc="0" locked="0" layoutInCell="1" allowOverlap="1" wp14:anchorId="1EDA9CAD" wp14:editId="43B94C19">
                  <wp:simplePos x="0" y="0"/>
                  <wp:positionH relativeFrom="margin">
                    <wp:posOffset>2094230</wp:posOffset>
                  </wp:positionH>
                  <wp:positionV relativeFrom="paragraph">
                    <wp:posOffset>182245</wp:posOffset>
                  </wp:positionV>
                  <wp:extent cx="56515" cy="107950"/>
                  <wp:effectExtent l="12383" t="25717" r="13017" b="32068"/>
                  <wp:wrapNone/>
                  <wp:docPr id="11541507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61312" behindDoc="0" locked="0" layoutInCell="1" allowOverlap="1" wp14:anchorId="36A93E37" wp14:editId="7721A98D">
                  <wp:simplePos x="0" y="0"/>
                  <wp:positionH relativeFrom="margin">
                    <wp:posOffset>1215390</wp:posOffset>
                  </wp:positionH>
                  <wp:positionV relativeFrom="paragraph">
                    <wp:posOffset>196850</wp:posOffset>
                  </wp:positionV>
                  <wp:extent cx="57150" cy="107950"/>
                  <wp:effectExtent l="0" t="0" r="0" b="6350"/>
                  <wp:wrapNone/>
                  <wp:docPr id="38643636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H1 (</w:t>
            </w:r>
            <w:r w:rsidRPr="003154CE">
              <w:rPr>
                <w:b/>
                <w:bCs/>
                <w:i/>
                <w:iCs/>
                <w:color w:val="000000" w:themeColor="text1"/>
              </w:rPr>
              <w:t>C. remanei</w:t>
            </w:r>
            <w:r w:rsidRPr="003336E3">
              <w:rPr>
                <w:b/>
                <w:bCs/>
                <w:i/>
                <w:iCs/>
                <w:color w:val="000000" w:themeColor="text1"/>
              </w:rPr>
              <w:t xml:space="preserve">      </w:t>
            </w:r>
            <w:r w:rsidRPr="003336E3">
              <w:rPr>
                <w:b/>
                <w:bCs/>
                <w:color w:val="000000" w:themeColor="text1"/>
              </w:rPr>
              <w:t xml:space="preserve">x </w:t>
            </w:r>
            <w:r w:rsidRPr="003154CE">
              <w:rPr>
                <w:b/>
                <w:bCs/>
                <w:i/>
                <w:iCs/>
                <w:color w:val="000000" w:themeColor="text1"/>
              </w:rPr>
              <w:t>C. latens</w:t>
            </w:r>
            <w:r w:rsidRPr="003336E3">
              <w:rPr>
                <w:b/>
                <w:bCs/>
                <w:i/>
                <w:iCs/>
                <w:color w:val="000000" w:themeColor="text1"/>
              </w:rPr>
              <w:t xml:space="preserve">    </w:t>
            </w:r>
            <w:r w:rsidRPr="003336E3">
              <w:rPr>
                <w:b/>
                <w:bCs/>
                <w:color w:val="000000" w:themeColor="text1"/>
              </w:rPr>
              <w:t>)</w:t>
            </w:r>
          </w:p>
        </w:tc>
        <w:tc>
          <w:tcPr>
            <w:tcW w:w="5209" w:type="dxa"/>
            <w:gridSpan w:val="5"/>
            <w:vAlign w:val="center"/>
            <w:hideMark/>
          </w:tcPr>
          <w:p w14:paraId="36AC2AD4" w14:textId="77777777" w:rsidR="00946399" w:rsidRPr="003336E3" w:rsidRDefault="00946399" w:rsidP="00406380">
            <w:pPr>
              <w:spacing w:line="240" w:lineRule="auto"/>
              <w:jc w:val="center"/>
              <w:rPr>
                <w:b/>
                <w:bCs/>
                <w:color w:val="000000" w:themeColor="text1"/>
              </w:rPr>
            </w:pPr>
            <w:r w:rsidRPr="003336E3">
              <w:rPr>
                <w:b/>
                <w:bCs/>
                <w:noProof/>
                <w:color w:val="000000" w:themeColor="text1"/>
              </w:rPr>
              <w:drawing>
                <wp:anchor distT="0" distB="0" distL="114300" distR="114300" simplePos="0" relativeHeight="251660288" behindDoc="0" locked="0" layoutInCell="1" allowOverlap="1" wp14:anchorId="2EF0A09D" wp14:editId="604E7D5A">
                  <wp:simplePos x="0" y="0"/>
                  <wp:positionH relativeFrom="margin">
                    <wp:posOffset>2451100</wp:posOffset>
                  </wp:positionH>
                  <wp:positionV relativeFrom="paragraph">
                    <wp:posOffset>177165</wp:posOffset>
                  </wp:positionV>
                  <wp:extent cx="56515" cy="107950"/>
                  <wp:effectExtent l="12383" t="25717" r="13017" b="32068"/>
                  <wp:wrapNone/>
                  <wp:docPr id="1315973080"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noProof/>
                <w:color w:val="000000" w:themeColor="text1"/>
              </w:rPr>
              <w:drawing>
                <wp:anchor distT="0" distB="0" distL="114300" distR="114300" simplePos="0" relativeHeight="251659264" behindDoc="0" locked="0" layoutInCell="1" allowOverlap="1" wp14:anchorId="3E2BC920" wp14:editId="55ECC3D5">
                  <wp:simplePos x="0" y="0"/>
                  <wp:positionH relativeFrom="margin">
                    <wp:posOffset>1510030</wp:posOffset>
                  </wp:positionH>
                  <wp:positionV relativeFrom="paragraph">
                    <wp:posOffset>191135</wp:posOffset>
                  </wp:positionV>
                  <wp:extent cx="57150" cy="107950"/>
                  <wp:effectExtent l="0" t="0" r="0" b="6350"/>
                  <wp:wrapNone/>
                  <wp:docPr id="2"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36E3">
              <w:rPr>
                <w:b/>
                <w:bCs/>
                <w:color w:val="000000" w:themeColor="text1"/>
              </w:rPr>
              <w:t>H2 (</w:t>
            </w:r>
            <w:r w:rsidRPr="003154CE">
              <w:rPr>
                <w:b/>
                <w:bCs/>
                <w:i/>
                <w:iCs/>
                <w:color w:val="000000" w:themeColor="text1"/>
              </w:rPr>
              <w:t>C. latens</w:t>
            </w:r>
            <w:r w:rsidRPr="003336E3">
              <w:rPr>
                <w:b/>
                <w:bCs/>
                <w:color w:val="000000" w:themeColor="text1"/>
              </w:rPr>
              <w:t xml:space="preserve">    x </w:t>
            </w:r>
            <w:r w:rsidRPr="003154CE">
              <w:rPr>
                <w:b/>
                <w:bCs/>
                <w:i/>
                <w:iCs/>
                <w:color w:val="000000" w:themeColor="text1"/>
              </w:rPr>
              <w:t>C. remanei</w:t>
            </w:r>
            <w:r w:rsidRPr="003336E3">
              <w:rPr>
                <w:b/>
                <w:bCs/>
                <w:i/>
                <w:iCs/>
                <w:color w:val="000000" w:themeColor="text1"/>
              </w:rPr>
              <w:t xml:space="preserve">    </w:t>
            </w:r>
            <w:r w:rsidRPr="003336E3">
              <w:rPr>
                <w:b/>
                <w:bCs/>
                <w:color w:val="000000" w:themeColor="text1"/>
              </w:rPr>
              <w:t>)</w:t>
            </w:r>
          </w:p>
        </w:tc>
      </w:tr>
      <w:tr w:rsidR="00946399" w:rsidRPr="008E4382" w14:paraId="5C4D45F0" w14:textId="77777777" w:rsidTr="00406380">
        <w:trPr>
          <w:trHeight w:val="576"/>
        </w:trPr>
        <w:tc>
          <w:tcPr>
            <w:tcW w:w="2304" w:type="dxa"/>
            <w:vAlign w:val="center"/>
            <w:hideMark/>
          </w:tcPr>
          <w:p w14:paraId="7895BCC3" w14:textId="77777777" w:rsidR="00946399" w:rsidRPr="008E4382" w:rsidRDefault="00946399" w:rsidP="00406380">
            <w:pPr>
              <w:spacing w:line="240" w:lineRule="auto"/>
              <w:jc w:val="center"/>
              <w:rPr>
                <w:color w:val="000000" w:themeColor="text1"/>
              </w:rPr>
            </w:pPr>
            <w:r w:rsidRPr="008E4382">
              <w:rPr>
                <w:color w:val="000000" w:themeColor="text1"/>
              </w:rPr>
              <w:t>Inheritance Category</w:t>
            </w:r>
          </w:p>
        </w:tc>
        <w:tc>
          <w:tcPr>
            <w:tcW w:w="1154" w:type="dxa"/>
            <w:vAlign w:val="center"/>
            <w:hideMark/>
          </w:tcPr>
          <w:p w14:paraId="237776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37" w:type="dxa"/>
            <w:vAlign w:val="center"/>
            <w:hideMark/>
          </w:tcPr>
          <w:p w14:paraId="3904621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2" w:type="dxa"/>
            <w:vAlign w:val="center"/>
            <w:hideMark/>
          </w:tcPr>
          <w:p w14:paraId="7833EECF"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86" w:type="dxa"/>
            <w:vAlign w:val="center"/>
            <w:hideMark/>
          </w:tcPr>
          <w:p w14:paraId="7B5D6EF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c>
          <w:tcPr>
            <w:tcW w:w="992" w:type="dxa"/>
            <w:vAlign w:val="center"/>
            <w:hideMark/>
          </w:tcPr>
          <w:p w14:paraId="4A76C5A2"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992" w:type="dxa"/>
            <w:vAlign w:val="center"/>
            <w:hideMark/>
          </w:tcPr>
          <w:p w14:paraId="4988B1D7"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93" w:type="dxa"/>
            <w:vAlign w:val="center"/>
            <w:hideMark/>
          </w:tcPr>
          <w:p w14:paraId="1C1B64B7"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992" w:type="dxa"/>
            <w:vAlign w:val="center"/>
            <w:hideMark/>
          </w:tcPr>
          <w:p w14:paraId="61F391A0"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240" w:type="dxa"/>
            <w:vAlign w:val="center"/>
            <w:hideMark/>
          </w:tcPr>
          <w:p w14:paraId="58269C76"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712C1F7B" w14:textId="77777777" w:rsidTr="00406380">
        <w:trPr>
          <w:trHeight w:val="288"/>
        </w:trPr>
        <w:tc>
          <w:tcPr>
            <w:tcW w:w="2304" w:type="dxa"/>
            <w:vAlign w:val="center"/>
            <w:hideMark/>
          </w:tcPr>
          <w:p w14:paraId="1B80F7AF" w14:textId="77777777" w:rsidR="00946399" w:rsidRPr="008E4382" w:rsidRDefault="00946399" w:rsidP="00406380">
            <w:pPr>
              <w:spacing w:line="240" w:lineRule="auto"/>
              <w:jc w:val="center"/>
              <w:rPr>
                <w:color w:val="000000" w:themeColor="text1"/>
              </w:rPr>
            </w:pPr>
            <w:r w:rsidRPr="008E4382">
              <w:rPr>
                <w:color w:val="000000" w:themeColor="text1"/>
              </w:rPr>
              <w:t>No change</w:t>
            </w:r>
          </w:p>
        </w:tc>
        <w:tc>
          <w:tcPr>
            <w:tcW w:w="1154" w:type="dxa"/>
            <w:vAlign w:val="center"/>
            <w:hideMark/>
          </w:tcPr>
          <w:p w14:paraId="3DAAB2D7" w14:textId="77777777" w:rsidR="00946399" w:rsidRPr="008E4382" w:rsidRDefault="00946399" w:rsidP="00406380">
            <w:pPr>
              <w:spacing w:line="240" w:lineRule="auto"/>
              <w:jc w:val="center"/>
              <w:rPr>
                <w:color w:val="000000" w:themeColor="text1"/>
              </w:rPr>
            </w:pPr>
            <w:r w:rsidRPr="008E4382">
              <w:rPr>
                <w:color w:val="000000" w:themeColor="text1"/>
              </w:rPr>
              <w:t>3044</w:t>
            </w:r>
          </w:p>
        </w:tc>
        <w:tc>
          <w:tcPr>
            <w:tcW w:w="937" w:type="dxa"/>
            <w:vAlign w:val="center"/>
            <w:hideMark/>
          </w:tcPr>
          <w:p w14:paraId="589BB9C5" w14:textId="77777777" w:rsidR="00946399" w:rsidRPr="008E4382" w:rsidRDefault="00946399" w:rsidP="00406380">
            <w:pPr>
              <w:spacing w:line="240" w:lineRule="auto"/>
              <w:jc w:val="center"/>
              <w:rPr>
                <w:color w:val="000000" w:themeColor="text1"/>
              </w:rPr>
            </w:pPr>
            <w:r w:rsidRPr="008E4382">
              <w:rPr>
                <w:color w:val="000000" w:themeColor="text1"/>
              </w:rPr>
              <w:t>4477</w:t>
            </w:r>
          </w:p>
        </w:tc>
        <w:tc>
          <w:tcPr>
            <w:tcW w:w="992" w:type="dxa"/>
            <w:vAlign w:val="center"/>
            <w:hideMark/>
          </w:tcPr>
          <w:p w14:paraId="6932A856" w14:textId="77777777" w:rsidR="00946399" w:rsidRPr="008E4382" w:rsidRDefault="00946399" w:rsidP="00406380">
            <w:pPr>
              <w:spacing w:line="240" w:lineRule="auto"/>
              <w:jc w:val="center"/>
              <w:rPr>
                <w:color w:val="000000" w:themeColor="text1"/>
              </w:rPr>
            </w:pPr>
            <w:r w:rsidRPr="008E4382">
              <w:rPr>
                <w:color w:val="000000" w:themeColor="text1"/>
              </w:rPr>
              <w:t>2728</w:t>
            </w:r>
          </w:p>
        </w:tc>
        <w:tc>
          <w:tcPr>
            <w:tcW w:w="886" w:type="dxa"/>
            <w:vAlign w:val="center"/>
            <w:hideMark/>
          </w:tcPr>
          <w:p w14:paraId="5770C90D" w14:textId="77777777" w:rsidR="00946399" w:rsidRPr="008E4382" w:rsidRDefault="00946399" w:rsidP="00406380">
            <w:pPr>
              <w:spacing w:line="240" w:lineRule="auto"/>
              <w:jc w:val="center"/>
              <w:rPr>
                <w:color w:val="000000" w:themeColor="text1"/>
              </w:rPr>
            </w:pPr>
            <w:r w:rsidRPr="008E4382">
              <w:rPr>
                <w:color w:val="000000" w:themeColor="text1"/>
              </w:rPr>
              <w:t>1989</w:t>
            </w:r>
          </w:p>
        </w:tc>
        <w:tc>
          <w:tcPr>
            <w:tcW w:w="992" w:type="dxa"/>
            <w:vAlign w:val="center"/>
            <w:hideMark/>
          </w:tcPr>
          <w:p w14:paraId="1CDDE173" w14:textId="77777777" w:rsidR="00946399" w:rsidRPr="008E4382" w:rsidRDefault="00946399" w:rsidP="00406380">
            <w:pPr>
              <w:spacing w:line="240" w:lineRule="auto"/>
              <w:jc w:val="center"/>
              <w:rPr>
                <w:color w:val="000000" w:themeColor="text1"/>
              </w:rPr>
            </w:pPr>
            <w:r w:rsidRPr="008E4382">
              <w:rPr>
                <w:color w:val="000000" w:themeColor="text1"/>
              </w:rPr>
              <w:t>3189</w:t>
            </w:r>
          </w:p>
        </w:tc>
        <w:tc>
          <w:tcPr>
            <w:tcW w:w="992" w:type="dxa"/>
            <w:vAlign w:val="center"/>
            <w:hideMark/>
          </w:tcPr>
          <w:p w14:paraId="071EB792" w14:textId="77777777" w:rsidR="00946399" w:rsidRPr="008E4382" w:rsidRDefault="00946399" w:rsidP="00406380">
            <w:pPr>
              <w:spacing w:line="240" w:lineRule="auto"/>
              <w:jc w:val="center"/>
              <w:rPr>
                <w:color w:val="000000" w:themeColor="text1"/>
              </w:rPr>
            </w:pPr>
            <w:r w:rsidRPr="008E4382">
              <w:rPr>
                <w:color w:val="000000" w:themeColor="text1"/>
              </w:rPr>
              <w:t>4777</w:t>
            </w:r>
          </w:p>
        </w:tc>
        <w:tc>
          <w:tcPr>
            <w:tcW w:w="993" w:type="dxa"/>
            <w:vAlign w:val="center"/>
            <w:hideMark/>
          </w:tcPr>
          <w:p w14:paraId="407517C2" w14:textId="77777777" w:rsidR="00946399" w:rsidRPr="008E4382" w:rsidRDefault="00946399" w:rsidP="00406380">
            <w:pPr>
              <w:spacing w:line="240" w:lineRule="auto"/>
              <w:jc w:val="center"/>
              <w:rPr>
                <w:color w:val="000000" w:themeColor="text1"/>
              </w:rPr>
            </w:pPr>
            <w:r w:rsidRPr="008E4382">
              <w:rPr>
                <w:color w:val="000000" w:themeColor="text1"/>
              </w:rPr>
              <w:t>3619</w:t>
            </w:r>
          </w:p>
        </w:tc>
        <w:tc>
          <w:tcPr>
            <w:tcW w:w="992" w:type="dxa"/>
            <w:vAlign w:val="center"/>
            <w:hideMark/>
          </w:tcPr>
          <w:p w14:paraId="671D3E66" w14:textId="77777777" w:rsidR="00946399" w:rsidRPr="008E4382" w:rsidRDefault="00946399" w:rsidP="00406380">
            <w:pPr>
              <w:spacing w:line="240" w:lineRule="auto"/>
              <w:jc w:val="center"/>
              <w:rPr>
                <w:color w:val="000000" w:themeColor="text1"/>
              </w:rPr>
            </w:pPr>
            <w:r w:rsidRPr="008E4382">
              <w:rPr>
                <w:color w:val="000000" w:themeColor="text1"/>
              </w:rPr>
              <w:t>3146</w:t>
            </w:r>
          </w:p>
        </w:tc>
        <w:tc>
          <w:tcPr>
            <w:tcW w:w="1240" w:type="dxa"/>
            <w:vAlign w:val="center"/>
            <w:hideMark/>
          </w:tcPr>
          <w:p w14:paraId="67EFAF7C" w14:textId="77777777" w:rsidR="00946399" w:rsidRPr="008E4382" w:rsidRDefault="00946399" w:rsidP="00406380">
            <w:pPr>
              <w:spacing w:line="240" w:lineRule="auto"/>
              <w:jc w:val="center"/>
              <w:rPr>
                <w:color w:val="000000" w:themeColor="text1"/>
              </w:rPr>
            </w:pPr>
            <w:r w:rsidRPr="008E4382">
              <w:rPr>
                <w:color w:val="000000" w:themeColor="text1"/>
              </w:rPr>
              <w:t>1743</w:t>
            </w:r>
          </w:p>
        </w:tc>
      </w:tr>
      <w:tr w:rsidR="00946399" w:rsidRPr="008E4382" w14:paraId="0E7386B3" w14:textId="77777777" w:rsidTr="00406380">
        <w:trPr>
          <w:trHeight w:val="576"/>
        </w:trPr>
        <w:tc>
          <w:tcPr>
            <w:tcW w:w="2304" w:type="dxa"/>
            <w:vAlign w:val="center"/>
            <w:hideMark/>
          </w:tcPr>
          <w:p w14:paraId="44C0A00E" w14:textId="77777777" w:rsidR="00946399" w:rsidRPr="008E4382" w:rsidRDefault="00946399" w:rsidP="00406380">
            <w:pPr>
              <w:spacing w:line="240" w:lineRule="auto"/>
              <w:jc w:val="center"/>
              <w:rPr>
                <w:color w:val="000000" w:themeColor="text1"/>
              </w:rPr>
            </w:pPr>
            <w:r w:rsidRPr="003154CE">
              <w:rPr>
                <w:i/>
                <w:iCs/>
                <w:color w:val="000000" w:themeColor="text1"/>
              </w:rPr>
              <w:t>C. latens</w:t>
            </w:r>
            <w:r w:rsidRPr="008E4382">
              <w:rPr>
                <w:i/>
                <w:iCs/>
                <w:color w:val="000000" w:themeColor="text1"/>
              </w:rPr>
              <w:t xml:space="preserve"> </w:t>
            </w:r>
            <w:r w:rsidRPr="008E4382">
              <w:rPr>
                <w:color w:val="000000" w:themeColor="text1"/>
              </w:rPr>
              <w:t>dominant</w:t>
            </w:r>
          </w:p>
        </w:tc>
        <w:tc>
          <w:tcPr>
            <w:tcW w:w="1154" w:type="dxa"/>
            <w:vAlign w:val="center"/>
            <w:hideMark/>
          </w:tcPr>
          <w:p w14:paraId="2CC901FE" w14:textId="77777777" w:rsidR="00946399" w:rsidRPr="008E4382" w:rsidRDefault="00946399" w:rsidP="00406380">
            <w:pPr>
              <w:spacing w:line="240" w:lineRule="auto"/>
              <w:jc w:val="center"/>
              <w:rPr>
                <w:color w:val="000000" w:themeColor="text1"/>
              </w:rPr>
            </w:pPr>
            <w:r w:rsidRPr="008E4382">
              <w:rPr>
                <w:color w:val="000000" w:themeColor="text1"/>
              </w:rPr>
              <w:t>1147</w:t>
            </w:r>
          </w:p>
        </w:tc>
        <w:tc>
          <w:tcPr>
            <w:tcW w:w="937" w:type="dxa"/>
            <w:vAlign w:val="center"/>
            <w:hideMark/>
          </w:tcPr>
          <w:p w14:paraId="365E3D00" w14:textId="77777777" w:rsidR="00946399" w:rsidRPr="008E4382" w:rsidRDefault="00946399" w:rsidP="00406380">
            <w:pPr>
              <w:spacing w:line="240" w:lineRule="auto"/>
              <w:jc w:val="center"/>
              <w:rPr>
                <w:color w:val="000000" w:themeColor="text1"/>
              </w:rPr>
            </w:pPr>
            <w:r w:rsidRPr="008E4382">
              <w:rPr>
                <w:color w:val="000000" w:themeColor="text1"/>
              </w:rPr>
              <w:t>994</w:t>
            </w:r>
          </w:p>
        </w:tc>
        <w:tc>
          <w:tcPr>
            <w:tcW w:w="992" w:type="dxa"/>
            <w:vAlign w:val="center"/>
            <w:hideMark/>
          </w:tcPr>
          <w:p w14:paraId="5856E6AA" w14:textId="77777777" w:rsidR="00946399" w:rsidRPr="008E4382" w:rsidRDefault="00946399" w:rsidP="00406380">
            <w:pPr>
              <w:spacing w:line="240" w:lineRule="auto"/>
              <w:jc w:val="center"/>
              <w:rPr>
                <w:color w:val="000000" w:themeColor="text1"/>
              </w:rPr>
            </w:pPr>
            <w:r w:rsidRPr="008E4382">
              <w:rPr>
                <w:color w:val="000000" w:themeColor="text1"/>
              </w:rPr>
              <w:t>1247</w:t>
            </w:r>
          </w:p>
        </w:tc>
        <w:tc>
          <w:tcPr>
            <w:tcW w:w="886" w:type="dxa"/>
            <w:vAlign w:val="center"/>
            <w:hideMark/>
          </w:tcPr>
          <w:p w14:paraId="18DBF468" w14:textId="77777777" w:rsidR="00946399" w:rsidRPr="008E4382" w:rsidRDefault="00946399" w:rsidP="00406380">
            <w:pPr>
              <w:spacing w:line="240" w:lineRule="auto"/>
              <w:jc w:val="center"/>
              <w:rPr>
                <w:color w:val="000000" w:themeColor="text1"/>
              </w:rPr>
            </w:pPr>
            <w:r w:rsidRPr="008E4382">
              <w:rPr>
                <w:color w:val="000000" w:themeColor="text1"/>
              </w:rPr>
              <w:t>1794</w:t>
            </w:r>
          </w:p>
        </w:tc>
        <w:tc>
          <w:tcPr>
            <w:tcW w:w="992" w:type="dxa"/>
            <w:vAlign w:val="center"/>
            <w:hideMark/>
          </w:tcPr>
          <w:p w14:paraId="493BFBCB" w14:textId="77777777" w:rsidR="00946399" w:rsidRPr="008E4382" w:rsidRDefault="00946399" w:rsidP="00406380">
            <w:pPr>
              <w:spacing w:line="240" w:lineRule="auto"/>
              <w:jc w:val="center"/>
              <w:rPr>
                <w:color w:val="000000" w:themeColor="text1"/>
              </w:rPr>
            </w:pPr>
            <w:r w:rsidRPr="008E4382">
              <w:rPr>
                <w:color w:val="000000" w:themeColor="text1"/>
              </w:rPr>
              <w:t>1304</w:t>
            </w:r>
          </w:p>
        </w:tc>
        <w:tc>
          <w:tcPr>
            <w:tcW w:w="992" w:type="dxa"/>
            <w:vAlign w:val="center"/>
            <w:hideMark/>
          </w:tcPr>
          <w:p w14:paraId="1D377590" w14:textId="77777777" w:rsidR="00946399" w:rsidRPr="008E4382" w:rsidRDefault="00946399" w:rsidP="00406380">
            <w:pPr>
              <w:spacing w:line="240" w:lineRule="auto"/>
              <w:jc w:val="center"/>
              <w:rPr>
                <w:color w:val="000000" w:themeColor="text1"/>
              </w:rPr>
            </w:pPr>
            <w:r w:rsidRPr="008E4382">
              <w:rPr>
                <w:color w:val="000000" w:themeColor="text1"/>
              </w:rPr>
              <w:t>1098</w:t>
            </w:r>
          </w:p>
        </w:tc>
        <w:tc>
          <w:tcPr>
            <w:tcW w:w="993" w:type="dxa"/>
            <w:vAlign w:val="center"/>
            <w:hideMark/>
          </w:tcPr>
          <w:p w14:paraId="73A5CE7B" w14:textId="77777777" w:rsidR="00946399" w:rsidRPr="008E4382" w:rsidRDefault="00946399" w:rsidP="00406380">
            <w:pPr>
              <w:spacing w:line="240" w:lineRule="auto"/>
              <w:jc w:val="center"/>
              <w:rPr>
                <w:color w:val="000000" w:themeColor="text1"/>
              </w:rPr>
            </w:pPr>
            <w:r w:rsidRPr="008E4382">
              <w:rPr>
                <w:color w:val="000000" w:themeColor="text1"/>
              </w:rPr>
              <w:t>1474</w:t>
            </w:r>
          </w:p>
        </w:tc>
        <w:tc>
          <w:tcPr>
            <w:tcW w:w="992" w:type="dxa"/>
            <w:vAlign w:val="center"/>
            <w:hideMark/>
          </w:tcPr>
          <w:p w14:paraId="3AEF353A"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1240" w:type="dxa"/>
            <w:vAlign w:val="center"/>
            <w:hideMark/>
          </w:tcPr>
          <w:p w14:paraId="05D9C552" w14:textId="77777777" w:rsidR="00946399" w:rsidRPr="008E4382" w:rsidRDefault="00946399" w:rsidP="00406380">
            <w:pPr>
              <w:spacing w:line="240" w:lineRule="auto"/>
              <w:jc w:val="center"/>
              <w:rPr>
                <w:color w:val="000000" w:themeColor="text1"/>
              </w:rPr>
            </w:pPr>
            <w:r w:rsidRPr="008E4382">
              <w:rPr>
                <w:color w:val="000000" w:themeColor="text1"/>
              </w:rPr>
              <w:t>1768</w:t>
            </w:r>
          </w:p>
        </w:tc>
      </w:tr>
      <w:tr w:rsidR="00946399" w:rsidRPr="008E4382" w14:paraId="37B8BB78" w14:textId="77777777" w:rsidTr="00406380">
        <w:trPr>
          <w:trHeight w:val="576"/>
        </w:trPr>
        <w:tc>
          <w:tcPr>
            <w:tcW w:w="2304" w:type="dxa"/>
            <w:vAlign w:val="center"/>
            <w:hideMark/>
          </w:tcPr>
          <w:p w14:paraId="01034571" w14:textId="77777777" w:rsidR="00946399" w:rsidRPr="008E4382" w:rsidRDefault="00946399" w:rsidP="00406380">
            <w:pPr>
              <w:spacing w:line="240" w:lineRule="auto"/>
              <w:jc w:val="center"/>
              <w:rPr>
                <w:color w:val="000000" w:themeColor="text1"/>
              </w:rPr>
            </w:pPr>
            <w:r w:rsidRPr="003154CE">
              <w:rPr>
                <w:i/>
                <w:iCs/>
                <w:color w:val="000000" w:themeColor="text1"/>
              </w:rPr>
              <w:t>C. remanei</w:t>
            </w:r>
            <w:r w:rsidRPr="008E4382">
              <w:rPr>
                <w:color w:val="000000" w:themeColor="text1"/>
              </w:rPr>
              <w:t xml:space="preserve"> dominant</w:t>
            </w:r>
          </w:p>
        </w:tc>
        <w:tc>
          <w:tcPr>
            <w:tcW w:w="1154" w:type="dxa"/>
            <w:vAlign w:val="center"/>
            <w:hideMark/>
          </w:tcPr>
          <w:p w14:paraId="758BAD4E" w14:textId="77777777" w:rsidR="00946399" w:rsidRPr="008E4382" w:rsidRDefault="00946399" w:rsidP="00406380">
            <w:pPr>
              <w:spacing w:line="240" w:lineRule="auto"/>
              <w:jc w:val="center"/>
              <w:rPr>
                <w:color w:val="000000" w:themeColor="text1"/>
              </w:rPr>
            </w:pPr>
            <w:r w:rsidRPr="008E4382">
              <w:rPr>
                <w:color w:val="000000" w:themeColor="text1"/>
              </w:rPr>
              <w:t>1582</w:t>
            </w:r>
          </w:p>
        </w:tc>
        <w:tc>
          <w:tcPr>
            <w:tcW w:w="937" w:type="dxa"/>
            <w:vAlign w:val="center"/>
            <w:hideMark/>
          </w:tcPr>
          <w:p w14:paraId="0A847E74" w14:textId="77777777" w:rsidR="00946399" w:rsidRPr="008E4382" w:rsidRDefault="00946399" w:rsidP="00406380">
            <w:pPr>
              <w:spacing w:line="240" w:lineRule="auto"/>
              <w:jc w:val="center"/>
              <w:rPr>
                <w:color w:val="000000" w:themeColor="text1"/>
              </w:rPr>
            </w:pPr>
            <w:r w:rsidRPr="008E4382">
              <w:rPr>
                <w:color w:val="000000" w:themeColor="text1"/>
              </w:rPr>
              <w:t>845</w:t>
            </w:r>
          </w:p>
        </w:tc>
        <w:tc>
          <w:tcPr>
            <w:tcW w:w="992" w:type="dxa"/>
            <w:vAlign w:val="center"/>
            <w:hideMark/>
          </w:tcPr>
          <w:p w14:paraId="17F3E390" w14:textId="77777777" w:rsidR="00946399" w:rsidRPr="008E4382" w:rsidRDefault="00946399" w:rsidP="00406380">
            <w:pPr>
              <w:spacing w:line="240" w:lineRule="auto"/>
              <w:jc w:val="center"/>
              <w:rPr>
                <w:color w:val="000000" w:themeColor="text1"/>
              </w:rPr>
            </w:pPr>
            <w:r w:rsidRPr="008E4382">
              <w:rPr>
                <w:color w:val="000000" w:themeColor="text1"/>
              </w:rPr>
              <w:t>1286</w:t>
            </w:r>
          </w:p>
        </w:tc>
        <w:tc>
          <w:tcPr>
            <w:tcW w:w="886" w:type="dxa"/>
            <w:vAlign w:val="center"/>
            <w:hideMark/>
          </w:tcPr>
          <w:p w14:paraId="026DC05E" w14:textId="77777777" w:rsidR="00946399" w:rsidRPr="008E4382" w:rsidRDefault="00946399" w:rsidP="00406380">
            <w:pPr>
              <w:spacing w:line="240" w:lineRule="auto"/>
              <w:jc w:val="center"/>
              <w:rPr>
                <w:color w:val="000000" w:themeColor="text1"/>
              </w:rPr>
            </w:pPr>
            <w:r w:rsidRPr="008E4382">
              <w:rPr>
                <w:color w:val="000000" w:themeColor="text1"/>
              </w:rPr>
              <w:t>1521</w:t>
            </w:r>
          </w:p>
        </w:tc>
        <w:tc>
          <w:tcPr>
            <w:tcW w:w="992" w:type="dxa"/>
            <w:vAlign w:val="center"/>
            <w:hideMark/>
          </w:tcPr>
          <w:p w14:paraId="47797A57" w14:textId="77777777" w:rsidR="00946399" w:rsidRPr="008E4382" w:rsidRDefault="00946399" w:rsidP="00406380">
            <w:pPr>
              <w:spacing w:line="240" w:lineRule="auto"/>
              <w:jc w:val="center"/>
              <w:rPr>
                <w:color w:val="000000" w:themeColor="text1"/>
              </w:rPr>
            </w:pPr>
            <w:r w:rsidRPr="008E4382">
              <w:rPr>
                <w:color w:val="000000" w:themeColor="text1"/>
              </w:rPr>
              <w:t>1444</w:t>
            </w:r>
          </w:p>
        </w:tc>
        <w:tc>
          <w:tcPr>
            <w:tcW w:w="992" w:type="dxa"/>
            <w:vAlign w:val="center"/>
            <w:hideMark/>
          </w:tcPr>
          <w:p w14:paraId="1A572B2F" w14:textId="77777777" w:rsidR="00946399" w:rsidRPr="008E4382" w:rsidRDefault="00946399" w:rsidP="00406380">
            <w:pPr>
              <w:spacing w:line="240" w:lineRule="auto"/>
              <w:jc w:val="center"/>
              <w:rPr>
                <w:color w:val="000000" w:themeColor="text1"/>
              </w:rPr>
            </w:pPr>
            <w:r w:rsidRPr="008E4382">
              <w:rPr>
                <w:color w:val="000000" w:themeColor="text1"/>
              </w:rPr>
              <w:t>776</w:t>
            </w:r>
          </w:p>
        </w:tc>
        <w:tc>
          <w:tcPr>
            <w:tcW w:w="993" w:type="dxa"/>
            <w:vAlign w:val="center"/>
            <w:hideMark/>
          </w:tcPr>
          <w:p w14:paraId="1D2070CF" w14:textId="77777777" w:rsidR="00946399" w:rsidRPr="008E4382" w:rsidRDefault="00946399" w:rsidP="00406380">
            <w:pPr>
              <w:spacing w:line="240" w:lineRule="auto"/>
              <w:jc w:val="center"/>
              <w:rPr>
                <w:color w:val="000000" w:themeColor="text1"/>
              </w:rPr>
            </w:pPr>
            <w:r w:rsidRPr="008E4382">
              <w:rPr>
                <w:color w:val="000000" w:themeColor="text1"/>
              </w:rPr>
              <w:t>1288</w:t>
            </w:r>
          </w:p>
        </w:tc>
        <w:tc>
          <w:tcPr>
            <w:tcW w:w="992" w:type="dxa"/>
            <w:vAlign w:val="center"/>
            <w:hideMark/>
          </w:tcPr>
          <w:p w14:paraId="00947AA9" w14:textId="77777777" w:rsidR="00946399" w:rsidRPr="008E4382" w:rsidRDefault="00946399" w:rsidP="00406380">
            <w:pPr>
              <w:spacing w:line="240" w:lineRule="auto"/>
              <w:jc w:val="center"/>
              <w:rPr>
                <w:color w:val="000000" w:themeColor="text1"/>
              </w:rPr>
            </w:pPr>
            <w:r w:rsidRPr="008E4382">
              <w:rPr>
                <w:color w:val="000000" w:themeColor="text1"/>
              </w:rPr>
              <w:t>508</w:t>
            </w:r>
          </w:p>
        </w:tc>
        <w:tc>
          <w:tcPr>
            <w:tcW w:w="1240" w:type="dxa"/>
            <w:vAlign w:val="center"/>
            <w:hideMark/>
          </w:tcPr>
          <w:p w14:paraId="5B32677B" w14:textId="77777777" w:rsidR="00946399" w:rsidRPr="008E4382" w:rsidRDefault="00946399" w:rsidP="00406380">
            <w:pPr>
              <w:spacing w:line="240" w:lineRule="auto"/>
              <w:jc w:val="center"/>
              <w:rPr>
                <w:color w:val="000000" w:themeColor="text1"/>
              </w:rPr>
            </w:pPr>
            <w:r w:rsidRPr="008E4382">
              <w:rPr>
                <w:color w:val="000000" w:themeColor="text1"/>
              </w:rPr>
              <w:t>1264</w:t>
            </w:r>
          </w:p>
        </w:tc>
      </w:tr>
      <w:tr w:rsidR="00946399" w:rsidRPr="008E4382" w14:paraId="532E057D" w14:textId="77777777" w:rsidTr="00406380">
        <w:trPr>
          <w:trHeight w:val="288"/>
        </w:trPr>
        <w:tc>
          <w:tcPr>
            <w:tcW w:w="2304" w:type="dxa"/>
            <w:vAlign w:val="center"/>
            <w:hideMark/>
          </w:tcPr>
          <w:p w14:paraId="44FCAB1B" w14:textId="77777777" w:rsidR="00946399" w:rsidRPr="008E4382" w:rsidRDefault="00946399" w:rsidP="00406380">
            <w:pPr>
              <w:spacing w:line="240" w:lineRule="auto"/>
              <w:jc w:val="center"/>
              <w:rPr>
                <w:color w:val="000000" w:themeColor="text1"/>
              </w:rPr>
            </w:pPr>
            <w:r w:rsidRPr="008E4382">
              <w:rPr>
                <w:color w:val="000000" w:themeColor="text1"/>
              </w:rPr>
              <w:t>Additive</w:t>
            </w:r>
          </w:p>
        </w:tc>
        <w:tc>
          <w:tcPr>
            <w:tcW w:w="1154" w:type="dxa"/>
            <w:vAlign w:val="center"/>
            <w:hideMark/>
          </w:tcPr>
          <w:p w14:paraId="2C3D13B6" w14:textId="77777777" w:rsidR="00946399" w:rsidRPr="008E4382" w:rsidRDefault="00946399" w:rsidP="00406380">
            <w:pPr>
              <w:spacing w:line="240" w:lineRule="auto"/>
              <w:jc w:val="center"/>
              <w:rPr>
                <w:color w:val="000000" w:themeColor="text1"/>
              </w:rPr>
            </w:pPr>
            <w:r w:rsidRPr="008E4382">
              <w:rPr>
                <w:color w:val="000000" w:themeColor="text1"/>
              </w:rPr>
              <w:t>676</w:t>
            </w:r>
          </w:p>
        </w:tc>
        <w:tc>
          <w:tcPr>
            <w:tcW w:w="937" w:type="dxa"/>
            <w:vAlign w:val="center"/>
            <w:hideMark/>
          </w:tcPr>
          <w:p w14:paraId="3E29EBFC" w14:textId="77777777" w:rsidR="00946399" w:rsidRPr="008E4382" w:rsidRDefault="00946399" w:rsidP="00406380">
            <w:pPr>
              <w:spacing w:line="240" w:lineRule="auto"/>
              <w:jc w:val="center"/>
              <w:rPr>
                <w:color w:val="000000" w:themeColor="text1"/>
              </w:rPr>
            </w:pPr>
            <w:r w:rsidRPr="008E4382">
              <w:rPr>
                <w:color w:val="000000" w:themeColor="text1"/>
              </w:rPr>
              <w:t>686</w:t>
            </w:r>
          </w:p>
        </w:tc>
        <w:tc>
          <w:tcPr>
            <w:tcW w:w="992" w:type="dxa"/>
            <w:vAlign w:val="center"/>
            <w:hideMark/>
          </w:tcPr>
          <w:p w14:paraId="694EE53B" w14:textId="77777777" w:rsidR="00946399" w:rsidRPr="008E4382" w:rsidRDefault="00946399" w:rsidP="00406380">
            <w:pPr>
              <w:spacing w:line="240" w:lineRule="auto"/>
              <w:jc w:val="center"/>
              <w:rPr>
                <w:color w:val="000000" w:themeColor="text1"/>
              </w:rPr>
            </w:pPr>
            <w:r w:rsidRPr="008E4382">
              <w:rPr>
                <w:color w:val="000000" w:themeColor="text1"/>
              </w:rPr>
              <w:t>698</w:t>
            </w:r>
          </w:p>
        </w:tc>
        <w:tc>
          <w:tcPr>
            <w:tcW w:w="886" w:type="dxa"/>
            <w:vAlign w:val="center"/>
            <w:hideMark/>
          </w:tcPr>
          <w:p w14:paraId="12BCFB9A" w14:textId="77777777" w:rsidR="00946399" w:rsidRPr="008E4382" w:rsidRDefault="00946399" w:rsidP="00406380">
            <w:pPr>
              <w:spacing w:line="240" w:lineRule="auto"/>
              <w:jc w:val="center"/>
              <w:rPr>
                <w:color w:val="000000" w:themeColor="text1"/>
              </w:rPr>
            </w:pPr>
            <w:r w:rsidRPr="008E4382">
              <w:rPr>
                <w:color w:val="000000" w:themeColor="text1"/>
              </w:rPr>
              <w:t>924</w:t>
            </w:r>
          </w:p>
        </w:tc>
        <w:tc>
          <w:tcPr>
            <w:tcW w:w="992" w:type="dxa"/>
            <w:vAlign w:val="center"/>
            <w:hideMark/>
          </w:tcPr>
          <w:p w14:paraId="770CFD63" w14:textId="77777777" w:rsidR="00946399" w:rsidRPr="008E4382" w:rsidRDefault="00946399" w:rsidP="00406380">
            <w:pPr>
              <w:spacing w:line="240" w:lineRule="auto"/>
              <w:jc w:val="center"/>
              <w:rPr>
                <w:color w:val="000000" w:themeColor="text1"/>
              </w:rPr>
            </w:pPr>
            <w:r w:rsidRPr="008E4382">
              <w:rPr>
                <w:color w:val="000000" w:themeColor="text1"/>
              </w:rPr>
              <w:t>572</w:t>
            </w:r>
          </w:p>
        </w:tc>
        <w:tc>
          <w:tcPr>
            <w:tcW w:w="992" w:type="dxa"/>
            <w:vAlign w:val="center"/>
            <w:hideMark/>
          </w:tcPr>
          <w:p w14:paraId="4861B2E1"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993" w:type="dxa"/>
            <w:vAlign w:val="center"/>
            <w:hideMark/>
          </w:tcPr>
          <w:p w14:paraId="67183B93" w14:textId="77777777" w:rsidR="00946399" w:rsidRPr="008E4382" w:rsidRDefault="00946399" w:rsidP="00406380">
            <w:pPr>
              <w:spacing w:line="240" w:lineRule="auto"/>
              <w:jc w:val="center"/>
              <w:rPr>
                <w:color w:val="000000" w:themeColor="text1"/>
              </w:rPr>
            </w:pPr>
            <w:r w:rsidRPr="008E4382">
              <w:rPr>
                <w:color w:val="000000" w:themeColor="text1"/>
              </w:rPr>
              <w:t>399</w:t>
            </w:r>
          </w:p>
        </w:tc>
        <w:tc>
          <w:tcPr>
            <w:tcW w:w="992" w:type="dxa"/>
            <w:vAlign w:val="center"/>
            <w:hideMark/>
          </w:tcPr>
          <w:p w14:paraId="27B26E70" w14:textId="77777777" w:rsidR="00946399" w:rsidRPr="008E4382" w:rsidRDefault="00946399" w:rsidP="00406380">
            <w:pPr>
              <w:spacing w:line="240" w:lineRule="auto"/>
              <w:jc w:val="center"/>
              <w:rPr>
                <w:color w:val="000000" w:themeColor="text1"/>
              </w:rPr>
            </w:pPr>
            <w:r w:rsidRPr="008E4382">
              <w:rPr>
                <w:color w:val="000000" w:themeColor="text1"/>
              </w:rPr>
              <w:t>755</w:t>
            </w:r>
          </w:p>
        </w:tc>
        <w:tc>
          <w:tcPr>
            <w:tcW w:w="1240" w:type="dxa"/>
            <w:vAlign w:val="center"/>
            <w:hideMark/>
          </w:tcPr>
          <w:p w14:paraId="03439815" w14:textId="77777777" w:rsidR="00946399" w:rsidRPr="008E4382" w:rsidRDefault="00946399" w:rsidP="00406380">
            <w:pPr>
              <w:spacing w:line="240" w:lineRule="auto"/>
              <w:jc w:val="center"/>
              <w:rPr>
                <w:color w:val="000000" w:themeColor="text1"/>
              </w:rPr>
            </w:pPr>
            <w:r w:rsidRPr="008E4382">
              <w:rPr>
                <w:color w:val="000000" w:themeColor="text1"/>
              </w:rPr>
              <w:t>762</w:t>
            </w:r>
          </w:p>
        </w:tc>
      </w:tr>
      <w:tr w:rsidR="00946399" w:rsidRPr="008E4382" w14:paraId="7C8BD706" w14:textId="77777777" w:rsidTr="00406380">
        <w:trPr>
          <w:trHeight w:val="288"/>
        </w:trPr>
        <w:tc>
          <w:tcPr>
            <w:tcW w:w="2304" w:type="dxa"/>
            <w:vAlign w:val="center"/>
            <w:hideMark/>
          </w:tcPr>
          <w:p w14:paraId="27957E88" w14:textId="77777777" w:rsidR="00946399" w:rsidRPr="008E4382" w:rsidRDefault="00946399" w:rsidP="00406380">
            <w:pPr>
              <w:spacing w:line="240" w:lineRule="auto"/>
              <w:jc w:val="center"/>
              <w:rPr>
                <w:color w:val="000000" w:themeColor="text1"/>
              </w:rPr>
            </w:pPr>
            <w:r w:rsidRPr="008E4382">
              <w:rPr>
                <w:color w:val="000000" w:themeColor="text1"/>
              </w:rPr>
              <w:t>Overdominant</w:t>
            </w:r>
          </w:p>
        </w:tc>
        <w:tc>
          <w:tcPr>
            <w:tcW w:w="1154" w:type="dxa"/>
            <w:vAlign w:val="center"/>
            <w:hideMark/>
          </w:tcPr>
          <w:p w14:paraId="2D23E406" w14:textId="77777777" w:rsidR="00946399" w:rsidRPr="008E4382" w:rsidRDefault="00946399" w:rsidP="00406380">
            <w:pPr>
              <w:spacing w:line="240" w:lineRule="auto"/>
              <w:jc w:val="center"/>
              <w:rPr>
                <w:color w:val="000000" w:themeColor="text1"/>
              </w:rPr>
            </w:pPr>
            <w:r w:rsidRPr="008E4382">
              <w:rPr>
                <w:color w:val="000000" w:themeColor="text1"/>
              </w:rPr>
              <w:t>2523</w:t>
            </w:r>
          </w:p>
        </w:tc>
        <w:tc>
          <w:tcPr>
            <w:tcW w:w="937" w:type="dxa"/>
            <w:vAlign w:val="center"/>
            <w:hideMark/>
          </w:tcPr>
          <w:p w14:paraId="54EF91FF" w14:textId="77777777" w:rsidR="00946399" w:rsidRPr="008E4382" w:rsidRDefault="00946399" w:rsidP="00406380">
            <w:pPr>
              <w:spacing w:line="240" w:lineRule="auto"/>
              <w:jc w:val="center"/>
              <w:rPr>
                <w:color w:val="000000" w:themeColor="text1"/>
              </w:rPr>
            </w:pPr>
            <w:r w:rsidRPr="008E4382">
              <w:rPr>
                <w:color w:val="000000" w:themeColor="text1"/>
              </w:rPr>
              <w:t>2558</w:t>
            </w:r>
          </w:p>
        </w:tc>
        <w:tc>
          <w:tcPr>
            <w:tcW w:w="992" w:type="dxa"/>
            <w:vAlign w:val="center"/>
            <w:hideMark/>
          </w:tcPr>
          <w:p w14:paraId="05C0B8FC" w14:textId="77777777" w:rsidR="00946399" w:rsidRPr="008E4382" w:rsidRDefault="00946399" w:rsidP="00406380">
            <w:pPr>
              <w:spacing w:line="240" w:lineRule="auto"/>
              <w:jc w:val="center"/>
              <w:rPr>
                <w:color w:val="000000" w:themeColor="text1"/>
              </w:rPr>
            </w:pPr>
            <w:r w:rsidRPr="008E4382">
              <w:rPr>
                <w:color w:val="000000" w:themeColor="text1"/>
              </w:rPr>
              <w:t>3203</w:t>
            </w:r>
          </w:p>
        </w:tc>
        <w:tc>
          <w:tcPr>
            <w:tcW w:w="886" w:type="dxa"/>
            <w:vAlign w:val="center"/>
            <w:hideMark/>
          </w:tcPr>
          <w:p w14:paraId="4D854AC0" w14:textId="77777777" w:rsidR="00946399" w:rsidRPr="008E4382" w:rsidRDefault="00946399" w:rsidP="00406380">
            <w:pPr>
              <w:spacing w:line="240" w:lineRule="auto"/>
              <w:jc w:val="center"/>
              <w:rPr>
                <w:color w:val="000000" w:themeColor="text1"/>
              </w:rPr>
            </w:pPr>
            <w:r w:rsidRPr="008E4382">
              <w:rPr>
                <w:color w:val="000000" w:themeColor="text1"/>
              </w:rPr>
              <w:t>3047</w:t>
            </w:r>
          </w:p>
        </w:tc>
        <w:tc>
          <w:tcPr>
            <w:tcW w:w="992" w:type="dxa"/>
            <w:vAlign w:val="center"/>
            <w:hideMark/>
          </w:tcPr>
          <w:p w14:paraId="0D91923A" w14:textId="77777777" w:rsidR="00946399" w:rsidRPr="008E4382" w:rsidRDefault="00946399" w:rsidP="00406380">
            <w:pPr>
              <w:spacing w:line="240" w:lineRule="auto"/>
              <w:jc w:val="center"/>
              <w:rPr>
                <w:color w:val="000000" w:themeColor="text1"/>
              </w:rPr>
            </w:pPr>
            <w:r w:rsidRPr="008E4382">
              <w:rPr>
                <w:color w:val="000000" w:themeColor="text1"/>
              </w:rPr>
              <w:t>2426</w:t>
            </w:r>
          </w:p>
        </w:tc>
        <w:tc>
          <w:tcPr>
            <w:tcW w:w="992" w:type="dxa"/>
            <w:vAlign w:val="center"/>
            <w:hideMark/>
          </w:tcPr>
          <w:p w14:paraId="24A372D2" w14:textId="77777777" w:rsidR="00946399" w:rsidRPr="008E4382" w:rsidRDefault="00946399" w:rsidP="00406380">
            <w:pPr>
              <w:spacing w:line="240" w:lineRule="auto"/>
              <w:jc w:val="center"/>
              <w:rPr>
                <w:color w:val="000000" w:themeColor="text1"/>
              </w:rPr>
            </w:pPr>
            <w:r w:rsidRPr="008E4382">
              <w:rPr>
                <w:color w:val="000000" w:themeColor="text1"/>
              </w:rPr>
              <w:t>2649</w:t>
            </w:r>
          </w:p>
        </w:tc>
        <w:tc>
          <w:tcPr>
            <w:tcW w:w="993" w:type="dxa"/>
            <w:vAlign w:val="center"/>
            <w:hideMark/>
          </w:tcPr>
          <w:p w14:paraId="2D789B29" w14:textId="77777777" w:rsidR="00946399" w:rsidRPr="008E4382" w:rsidRDefault="00946399" w:rsidP="00406380">
            <w:pPr>
              <w:spacing w:line="240" w:lineRule="auto"/>
              <w:jc w:val="center"/>
              <w:rPr>
                <w:color w:val="000000" w:themeColor="text1"/>
              </w:rPr>
            </w:pPr>
            <w:r w:rsidRPr="008E4382">
              <w:rPr>
                <w:color w:val="000000" w:themeColor="text1"/>
              </w:rPr>
              <w:t>3060</w:t>
            </w:r>
          </w:p>
        </w:tc>
        <w:tc>
          <w:tcPr>
            <w:tcW w:w="992" w:type="dxa"/>
            <w:vAlign w:val="center"/>
            <w:hideMark/>
          </w:tcPr>
          <w:p w14:paraId="06E54891" w14:textId="77777777" w:rsidR="00946399" w:rsidRPr="008E4382" w:rsidRDefault="00946399" w:rsidP="00406380">
            <w:pPr>
              <w:spacing w:line="240" w:lineRule="auto"/>
              <w:jc w:val="center"/>
              <w:rPr>
                <w:color w:val="000000" w:themeColor="text1"/>
              </w:rPr>
            </w:pPr>
            <w:r w:rsidRPr="008E4382">
              <w:rPr>
                <w:color w:val="000000" w:themeColor="text1"/>
              </w:rPr>
              <w:t>2866</w:t>
            </w:r>
          </w:p>
        </w:tc>
        <w:tc>
          <w:tcPr>
            <w:tcW w:w="1240" w:type="dxa"/>
            <w:vAlign w:val="center"/>
            <w:hideMark/>
          </w:tcPr>
          <w:p w14:paraId="251D9FE5" w14:textId="77777777" w:rsidR="00946399" w:rsidRPr="008E4382" w:rsidRDefault="00946399" w:rsidP="00406380">
            <w:pPr>
              <w:spacing w:line="240" w:lineRule="auto"/>
              <w:jc w:val="center"/>
              <w:rPr>
                <w:color w:val="000000" w:themeColor="text1"/>
              </w:rPr>
            </w:pPr>
            <w:r w:rsidRPr="008E4382">
              <w:rPr>
                <w:color w:val="000000" w:themeColor="text1"/>
              </w:rPr>
              <w:t>3453</w:t>
            </w:r>
          </w:p>
        </w:tc>
      </w:tr>
      <w:tr w:rsidR="00946399" w:rsidRPr="008E4382" w14:paraId="37F50BCC" w14:textId="77777777" w:rsidTr="00406380">
        <w:trPr>
          <w:trHeight w:val="288"/>
        </w:trPr>
        <w:tc>
          <w:tcPr>
            <w:tcW w:w="2304" w:type="dxa"/>
            <w:vAlign w:val="center"/>
            <w:hideMark/>
          </w:tcPr>
          <w:p w14:paraId="1BC50249" w14:textId="77777777" w:rsidR="00946399" w:rsidRPr="008E4382" w:rsidRDefault="00946399" w:rsidP="00406380">
            <w:pPr>
              <w:spacing w:line="240" w:lineRule="auto"/>
              <w:jc w:val="center"/>
              <w:rPr>
                <w:color w:val="000000" w:themeColor="text1"/>
              </w:rPr>
            </w:pPr>
            <w:r w:rsidRPr="008E4382">
              <w:rPr>
                <w:color w:val="000000" w:themeColor="text1"/>
              </w:rPr>
              <w:t>Underdominant</w:t>
            </w:r>
          </w:p>
        </w:tc>
        <w:tc>
          <w:tcPr>
            <w:tcW w:w="1154" w:type="dxa"/>
            <w:vAlign w:val="center"/>
            <w:hideMark/>
          </w:tcPr>
          <w:p w14:paraId="6FF55CCB" w14:textId="77777777" w:rsidR="00946399" w:rsidRPr="008E4382" w:rsidRDefault="00946399" w:rsidP="00406380">
            <w:pPr>
              <w:spacing w:line="240" w:lineRule="auto"/>
              <w:jc w:val="center"/>
              <w:rPr>
                <w:color w:val="000000" w:themeColor="text1"/>
              </w:rPr>
            </w:pPr>
            <w:r w:rsidRPr="008E4382">
              <w:rPr>
                <w:color w:val="000000" w:themeColor="text1"/>
              </w:rPr>
              <w:t>1406</w:t>
            </w:r>
          </w:p>
        </w:tc>
        <w:tc>
          <w:tcPr>
            <w:tcW w:w="937" w:type="dxa"/>
            <w:vAlign w:val="center"/>
            <w:hideMark/>
          </w:tcPr>
          <w:p w14:paraId="32F5D361" w14:textId="77777777" w:rsidR="00946399" w:rsidRPr="008E4382" w:rsidRDefault="00946399" w:rsidP="00406380">
            <w:pPr>
              <w:spacing w:line="240" w:lineRule="auto"/>
              <w:jc w:val="center"/>
              <w:rPr>
                <w:color w:val="000000" w:themeColor="text1"/>
              </w:rPr>
            </w:pPr>
            <w:r w:rsidRPr="008E4382">
              <w:rPr>
                <w:color w:val="000000" w:themeColor="text1"/>
              </w:rPr>
              <w:t>1479</w:t>
            </w:r>
          </w:p>
        </w:tc>
        <w:tc>
          <w:tcPr>
            <w:tcW w:w="992" w:type="dxa"/>
            <w:vAlign w:val="center"/>
            <w:hideMark/>
          </w:tcPr>
          <w:p w14:paraId="1BBAFEFE" w14:textId="77777777" w:rsidR="00946399" w:rsidRPr="008E4382" w:rsidRDefault="00946399" w:rsidP="00406380">
            <w:pPr>
              <w:spacing w:line="240" w:lineRule="auto"/>
              <w:jc w:val="center"/>
              <w:rPr>
                <w:color w:val="000000" w:themeColor="text1"/>
              </w:rPr>
            </w:pPr>
            <w:r w:rsidRPr="008E4382">
              <w:rPr>
                <w:color w:val="000000" w:themeColor="text1"/>
              </w:rPr>
              <w:t>2035</w:t>
            </w:r>
          </w:p>
        </w:tc>
        <w:tc>
          <w:tcPr>
            <w:tcW w:w="886" w:type="dxa"/>
            <w:vAlign w:val="center"/>
            <w:hideMark/>
          </w:tcPr>
          <w:p w14:paraId="6FD50613" w14:textId="77777777" w:rsidR="00946399" w:rsidRPr="008E4382" w:rsidRDefault="00946399" w:rsidP="00406380">
            <w:pPr>
              <w:spacing w:line="240" w:lineRule="auto"/>
              <w:jc w:val="center"/>
              <w:rPr>
                <w:color w:val="000000" w:themeColor="text1"/>
              </w:rPr>
            </w:pPr>
            <w:r w:rsidRPr="008E4382">
              <w:rPr>
                <w:color w:val="000000" w:themeColor="text1"/>
              </w:rPr>
              <w:t>2537</w:t>
            </w:r>
          </w:p>
        </w:tc>
        <w:tc>
          <w:tcPr>
            <w:tcW w:w="992" w:type="dxa"/>
            <w:vAlign w:val="center"/>
            <w:hideMark/>
          </w:tcPr>
          <w:p w14:paraId="5A5702C2" w14:textId="77777777" w:rsidR="00946399" w:rsidRPr="008E4382" w:rsidRDefault="00946399" w:rsidP="00406380">
            <w:pPr>
              <w:spacing w:line="240" w:lineRule="auto"/>
              <w:jc w:val="center"/>
              <w:rPr>
                <w:color w:val="000000" w:themeColor="text1"/>
              </w:rPr>
            </w:pPr>
            <w:r w:rsidRPr="008E4382">
              <w:rPr>
                <w:color w:val="000000" w:themeColor="text1"/>
              </w:rPr>
              <w:t>1766</w:t>
            </w:r>
          </w:p>
        </w:tc>
        <w:tc>
          <w:tcPr>
            <w:tcW w:w="992" w:type="dxa"/>
            <w:vAlign w:val="center"/>
            <w:hideMark/>
          </w:tcPr>
          <w:p w14:paraId="5711B00E" w14:textId="77777777" w:rsidR="00946399" w:rsidRPr="008E4382" w:rsidRDefault="00946399" w:rsidP="00406380">
            <w:pPr>
              <w:spacing w:line="240" w:lineRule="auto"/>
              <w:jc w:val="center"/>
              <w:rPr>
                <w:color w:val="000000" w:themeColor="text1"/>
              </w:rPr>
            </w:pPr>
            <w:r w:rsidRPr="008E4382">
              <w:rPr>
                <w:color w:val="000000" w:themeColor="text1"/>
              </w:rPr>
              <w:t>957</w:t>
            </w:r>
          </w:p>
        </w:tc>
        <w:tc>
          <w:tcPr>
            <w:tcW w:w="993" w:type="dxa"/>
            <w:vAlign w:val="center"/>
            <w:hideMark/>
          </w:tcPr>
          <w:p w14:paraId="5C9BF249" w14:textId="77777777" w:rsidR="00946399" w:rsidRPr="008E4382" w:rsidRDefault="00946399" w:rsidP="00406380">
            <w:pPr>
              <w:spacing w:line="240" w:lineRule="auto"/>
              <w:jc w:val="center"/>
              <w:rPr>
                <w:color w:val="000000" w:themeColor="text1"/>
              </w:rPr>
            </w:pPr>
            <w:r w:rsidRPr="008E4382">
              <w:rPr>
                <w:color w:val="000000" w:themeColor="text1"/>
              </w:rPr>
              <w:t>811</w:t>
            </w:r>
          </w:p>
        </w:tc>
        <w:tc>
          <w:tcPr>
            <w:tcW w:w="992" w:type="dxa"/>
            <w:vAlign w:val="center"/>
            <w:hideMark/>
          </w:tcPr>
          <w:p w14:paraId="65AAB541" w14:textId="77777777" w:rsidR="00946399" w:rsidRPr="008E4382" w:rsidRDefault="00946399" w:rsidP="00406380">
            <w:pPr>
              <w:spacing w:line="240" w:lineRule="auto"/>
              <w:jc w:val="center"/>
              <w:rPr>
                <w:color w:val="000000" w:themeColor="text1"/>
              </w:rPr>
            </w:pPr>
            <w:r w:rsidRPr="008E4382">
              <w:rPr>
                <w:color w:val="000000" w:themeColor="text1"/>
              </w:rPr>
              <w:t>1380</w:t>
            </w:r>
          </w:p>
        </w:tc>
        <w:tc>
          <w:tcPr>
            <w:tcW w:w="1240" w:type="dxa"/>
            <w:vAlign w:val="center"/>
            <w:hideMark/>
          </w:tcPr>
          <w:p w14:paraId="60F87D8A" w14:textId="77777777" w:rsidR="00946399" w:rsidRPr="008E4382" w:rsidRDefault="00946399" w:rsidP="00406380">
            <w:pPr>
              <w:spacing w:line="240" w:lineRule="auto"/>
              <w:jc w:val="center"/>
              <w:rPr>
                <w:color w:val="000000" w:themeColor="text1"/>
              </w:rPr>
            </w:pPr>
            <w:r w:rsidRPr="008E4382">
              <w:rPr>
                <w:color w:val="000000" w:themeColor="text1"/>
              </w:rPr>
              <w:t>2689</w:t>
            </w:r>
          </w:p>
        </w:tc>
      </w:tr>
      <w:tr w:rsidR="00946399" w:rsidRPr="008E4382" w14:paraId="2BCF23C5" w14:textId="77777777" w:rsidTr="00406380">
        <w:trPr>
          <w:trHeight w:val="288"/>
        </w:trPr>
        <w:tc>
          <w:tcPr>
            <w:tcW w:w="2304" w:type="dxa"/>
            <w:vAlign w:val="center"/>
            <w:hideMark/>
          </w:tcPr>
          <w:p w14:paraId="4ED263D4"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54" w:type="dxa"/>
            <w:vAlign w:val="center"/>
            <w:hideMark/>
          </w:tcPr>
          <w:p w14:paraId="784CAA3B" w14:textId="77777777" w:rsidR="00946399" w:rsidRPr="008E4382" w:rsidRDefault="00946399" w:rsidP="00406380">
            <w:pPr>
              <w:spacing w:line="240" w:lineRule="auto"/>
              <w:jc w:val="center"/>
              <w:rPr>
                <w:color w:val="000000" w:themeColor="text1"/>
              </w:rPr>
            </w:pPr>
            <w:r w:rsidRPr="008E4382">
              <w:rPr>
                <w:color w:val="000000" w:themeColor="text1"/>
              </w:rPr>
              <w:t>2551</w:t>
            </w:r>
          </w:p>
        </w:tc>
        <w:tc>
          <w:tcPr>
            <w:tcW w:w="937" w:type="dxa"/>
            <w:vAlign w:val="center"/>
            <w:hideMark/>
          </w:tcPr>
          <w:p w14:paraId="302BA10E" w14:textId="77777777" w:rsidR="00946399" w:rsidRPr="008E4382" w:rsidRDefault="00946399" w:rsidP="00406380">
            <w:pPr>
              <w:spacing w:line="240" w:lineRule="auto"/>
              <w:jc w:val="center"/>
              <w:rPr>
                <w:color w:val="000000" w:themeColor="text1"/>
              </w:rPr>
            </w:pPr>
            <w:r w:rsidRPr="008E4382">
              <w:rPr>
                <w:color w:val="000000" w:themeColor="text1"/>
              </w:rPr>
              <w:t>2424</w:t>
            </w:r>
          </w:p>
        </w:tc>
        <w:tc>
          <w:tcPr>
            <w:tcW w:w="992" w:type="dxa"/>
            <w:vAlign w:val="center"/>
            <w:hideMark/>
          </w:tcPr>
          <w:p w14:paraId="14CE673C" w14:textId="77777777" w:rsidR="00946399" w:rsidRPr="008E4382" w:rsidRDefault="00946399" w:rsidP="00406380">
            <w:pPr>
              <w:spacing w:line="240" w:lineRule="auto"/>
              <w:jc w:val="center"/>
              <w:rPr>
                <w:color w:val="000000" w:themeColor="text1"/>
              </w:rPr>
            </w:pPr>
            <w:r w:rsidRPr="008E4382">
              <w:rPr>
                <w:color w:val="000000" w:themeColor="text1"/>
              </w:rPr>
              <w:t>1870</w:t>
            </w:r>
          </w:p>
        </w:tc>
        <w:tc>
          <w:tcPr>
            <w:tcW w:w="886" w:type="dxa"/>
            <w:vAlign w:val="center"/>
            <w:hideMark/>
          </w:tcPr>
          <w:p w14:paraId="4D5B37C5" w14:textId="77777777" w:rsidR="00946399" w:rsidRPr="008E4382" w:rsidRDefault="00946399" w:rsidP="00406380">
            <w:pPr>
              <w:spacing w:line="240" w:lineRule="auto"/>
              <w:jc w:val="center"/>
              <w:rPr>
                <w:color w:val="000000" w:themeColor="text1"/>
              </w:rPr>
            </w:pPr>
            <w:r w:rsidRPr="008E4382">
              <w:rPr>
                <w:color w:val="000000" w:themeColor="text1"/>
              </w:rPr>
              <w:t>1667</w:t>
            </w:r>
          </w:p>
        </w:tc>
        <w:tc>
          <w:tcPr>
            <w:tcW w:w="992" w:type="dxa"/>
            <w:vAlign w:val="center"/>
            <w:hideMark/>
          </w:tcPr>
          <w:p w14:paraId="3F776BA4" w14:textId="77777777" w:rsidR="00946399" w:rsidRPr="008E4382" w:rsidRDefault="00946399" w:rsidP="00406380">
            <w:pPr>
              <w:spacing w:line="240" w:lineRule="auto"/>
              <w:jc w:val="center"/>
              <w:rPr>
                <w:color w:val="000000" w:themeColor="text1"/>
              </w:rPr>
            </w:pPr>
            <w:r w:rsidRPr="008E4382">
              <w:rPr>
                <w:color w:val="000000" w:themeColor="text1"/>
              </w:rPr>
              <w:t>2228</w:t>
            </w:r>
          </w:p>
        </w:tc>
        <w:tc>
          <w:tcPr>
            <w:tcW w:w="992" w:type="dxa"/>
            <w:vAlign w:val="center"/>
            <w:hideMark/>
          </w:tcPr>
          <w:p w14:paraId="63693BB5" w14:textId="77777777" w:rsidR="00946399" w:rsidRPr="008E4382" w:rsidRDefault="00946399" w:rsidP="00406380">
            <w:pPr>
              <w:spacing w:line="240" w:lineRule="auto"/>
              <w:jc w:val="center"/>
              <w:rPr>
                <w:color w:val="000000" w:themeColor="text1"/>
              </w:rPr>
            </w:pPr>
            <w:r w:rsidRPr="008E4382">
              <w:rPr>
                <w:color w:val="000000" w:themeColor="text1"/>
              </w:rPr>
              <w:t>2596</w:t>
            </w:r>
          </w:p>
        </w:tc>
        <w:tc>
          <w:tcPr>
            <w:tcW w:w="993" w:type="dxa"/>
            <w:vAlign w:val="center"/>
            <w:hideMark/>
          </w:tcPr>
          <w:p w14:paraId="57247362" w14:textId="77777777" w:rsidR="00946399" w:rsidRPr="008E4382" w:rsidRDefault="00946399" w:rsidP="00406380">
            <w:pPr>
              <w:spacing w:line="240" w:lineRule="auto"/>
              <w:jc w:val="center"/>
              <w:rPr>
                <w:color w:val="000000" w:themeColor="text1"/>
              </w:rPr>
            </w:pPr>
            <w:r w:rsidRPr="008E4382">
              <w:rPr>
                <w:color w:val="000000" w:themeColor="text1"/>
              </w:rPr>
              <w:t>2415</w:t>
            </w:r>
          </w:p>
        </w:tc>
        <w:tc>
          <w:tcPr>
            <w:tcW w:w="992" w:type="dxa"/>
            <w:vAlign w:val="center"/>
            <w:hideMark/>
          </w:tcPr>
          <w:p w14:paraId="2C6B4E45" w14:textId="77777777" w:rsidR="00946399" w:rsidRPr="008E4382" w:rsidRDefault="00946399" w:rsidP="00406380">
            <w:pPr>
              <w:spacing w:line="240" w:lineRule="auto"/>
              <w:jc w:val="center"/>
              <w:rPr>
                <w:color w:val="000000" w:themeColor="text1"/>
              </w:rPr>
            </w:pPr>
            <w:r w:rsidRPr="008E4382">
              <w:rPr>
                <w:color w:val="000000" w:themeColor="text1"/>
              </w:rPr>
              <w:t>2862</w:t>
            </w:r>
          </w:p>
        </w:tc>
        <w:tc>
          <w:tcPr>
            <w:tcW w:w="1240" w:type="dxa"/>
            <w:vAlign w:val="center"/>
            <w:hideMark/>
          </w:tcPr>
          <w:p w14:paraId="2BA6747A" w14:textId="77777777" w:rsidR="00946399" w:rsidRPr="008E4382" w:rsidRDefault="00946399" w:rsidP="00406380">
            <w:pPr>
              <w:spacing w:line="240" w:lineRule="auto"/>
              <w:jc w:val="center"/>
              <w:rPr>
                <w:color w:val="000000" w:themeColor="text1"/>
              </w:rPr>
            </w:pPr>
            <w:r w:rsidRPr="008E4382">
              <w:rPr>
                <w:color w:val="000000" w:themeColor="text1"/>
              </w:rPr>
              <w:t>1800</w:t>
            </w:r>
          </w:p>
        </w:tc>
      </w:tr>
      <w:tr w:rsidR="00946399" w:rsidRPr="008E4382" w14:paraId="494F6852" w14:textId="77777777" w:rsidTr="00406380">
        <w:trPr>
          <w:trHeight w:val="288"/>
        </w:trPr>
        <w:tc>
          <w:tcPr>
            <w:tcW w:w="2304" w:type="dxa"/>
            <w:vAlign w:val="center"/>
            <w:hideMark/>
          </w:tcPr>
          <w:p w14:paraId="449BFFED"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54" w:type="dxa"/>
            <w:vAlign w:val="center"/>
            <w:hideMark/>
          </w:tcPr>
          <w:p w14:paraId="2FB60C41"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37" w:type="dxa"/>
            <w:vAlign w:val="center"/>
            <w:hideMark/>
          </w:tcPr>
          <w:p w14:paraId="7600D554" w14:textId="77777777" w:rsidR="00946399" w:rsidRPr="008E4382" w:rsidRDefault="00946399" w:rsidP="00406380">
            <w:pPr>
              <w:spacing w:line="240" w:lineRule="auto"/>
              <w:jc w:val="center"/>
              <w:rPr>
                <w:color w:val="000000" w:themeColor="text1"/>
              </w:rPr>
            </w:pPr>
            <w:r w:rsidRPr="008E4382">
              <w:rPr>
                <w:color w:val="000000" w:themeColor="text1"/>
              </w:rPr>
              <w:t>13463</w:t>
            </w:r>
          </w:p>
        </w:tc>
        <w:tc>
          <w:tcPr>
            <w:tcW w:w="992" w:type="dxa"/>
            <w:vAlign w:val="center"/>
            <w:hideMark/>
          </w:tcPr>
          <w:p w14:paraId="1904EECE" w14:textId="77777777" w:rsidR="00946399" w:rsidRPr="008E4382" w:rsidRDefault="00946399" w:rsidP="00406380">
            <w:pPr>
              <w:spacing w:line="240" w:lineRule="auto"/>
              <w:jc w:val="center"/>
              <w:rPr>
                <w:color w:val="000000" w:themeColor="text1"/>
              </w:rPr>
            </w:pPr>
            <w:r w:rsidRPr="008E4382">
              <w:rPr>
                <w:color w:val="000000" w:themeColor="text1"/>
              </w:rPr>
              <w:t>13067</w:t>
            </w:r>
          </w:p>
        </w:tc>
        <w:tc>
          <w:tcPr>
            <w:tcW w:w="886" w:type="dxa"/>
            <w:vAlign w:val="center"/>
            <w:hideMark/>
          </w:tcPr>
          <w:p w14:paraId="6D4A0EE7" w14:textId="77777777" w:rsidR="00946399" w:rsidRPr="008E4382" w:rsidRDefault="00946399" w:rsidP="00406380">
            <w:pPr>
              <w:spacing w:line="240" w:lineRule="auto"/>
              <w:jc w:val="center"/>
              <w:rPr>
                <w:color w:val="000000" w:themeColor="text1"/>
              </w:rPr>
            </w:pPr>
            <w:r w:rsidRPr="008E4382">
              <w:rPr>
                <w:color w:val="000000" w:themeColor="text1"/>
              </w:rPr>
              <w:t>13479</w:t>
            </w:r>
          </w:p>
        </w:tc>
        <w:tc>
          <w:tcPr>
            <w:tcW w:w="992" w:type="dxa"/>
            <w:vAlign w:val="center"/>
            <w:hideMark/>
          </w:tcPr>
          <w:p w14:paraId="4D2AAB5A" w14:textId="77777777" w:rsidR="00946399" w:rsidRPr="008E4382" w:rsidRDefault="00946399" w:rsidP="00406380">
            <w:pPr>
              <w:spacing w:line="240" w:lineRule="auto"/>
              <w:jc w:val="center"/>
              <w:rPr>
                <w:color w:val="000000" w:themeColor="text1"/>
              </w:rPr>
            </w:pPr>
            <w:r w:rsidRPr="008E4382">
              <w:rPr>
                <w:color w:val="000000" w:themeColor="text1"/>
              </w:rPr>
              <w:t>12929</w:t>
            </w:r>
          </w:p>
        </w:tc>
        <w:tc>
          <w:tcPr>
            <w:tcW w:w="992" w:type="dxa"/>
            <w:vAlign w:val="center"/>
            <w:hideMark/>
          </w:tcPr>
          <w:p w14:paraId="78FC8A36" w14:textId="77777777" w:rsidR="00946399" w:rsidRPr="008E4382" w:rsidRDefault="00946399" w:rsidP="00406380">
            <w:pPr>
              <w:spacing w:line="240" w:lineRule="auto"/>
              <w:jc w:val="center"/>
              <w:rPr>
                <w:color w:val="000000" w:themeColor="text1"/>
              </w:rPr>
            </w:pPr>
            <w:r w:rsidRPr="008E4382">
              <w:rPr>
                <w:color w:val="000000" w:themeColor="text1"/>
              </w:rPr>
              <w:t>13464</w:t>
            </w:r>
          </w:p>
        </w:tc>
        <w:tc>
          <w:tcPr>
            <w:tcW w:w="993" w:type="dxa"/>
            <w:vAlign w:val="center"/>
            <w:hideMark/>
          </w:tcPr>
          <w:p w14:paraId="0B4F36C0" w14:textId="77777777" w:rsidR="00946399" w:rsidRPr="008E4382" w:rsidRDefault="00946399" w:rsidP="00406380">
            <w:pPr>
              <w:spacing w:line="240" w:lineRule="auto"/>
              <w:jc w:val="center"/>
              <w:rPr>
                <w:color w:val="000000" w:themeColor="text1"/>
              </w:rPr>
            </w:pPr>
            <w:r w:rsidRPr="008E4382">
              <w:rPr>
                <w:color w:val="000000" w:themeColor="text1"/>
              </w:rPr>
              <w:t>13066</w:t>
            </w:r>
          </w:p>
        </w:tc>
        <w:tc>
          <w:tcPr>
            <w:tcW w:w="992" w:type="dxa"/>
            <w:vAlign w:val="center"/>
            <w:hideMark/>
          </w:tcPr>
          <w:p w14:paraId="78F42469" w14:textId="77777777" w:rsidR="00946399" w:rsidRPr="008E4382" w:rsidRDefault="00946399" w:rsidP="00406380">
            <w:pPr>
              <w:spacing w:line="240" w:lineRule="auto"/>
              <w:jc w:val="center"/>
              <w:rPr>
                <w:color w:val="000000" w:themeColor="text1"/>
              </w:rPr>
            </w:pPr>
            <w:r w:rsidRPr="008E4382">
              <w:rPr>
                <w:color w:val="000000" w:themeColor="text1"/>
              </w:rPr>
              <w:t>12805</w:t>
            </w:r>
          </w:p>
        </w:tc>
        <w:tc>
          <w:tcPr>
            <w:tcW w:w="1240" w:type="dxa"/>
            <w:vAlign w:val="center"/>
            <w:hideMark/>
          </w:tcPr>
          <w:p w14:paraId="4925C6FB" w14:textId="77777777" w:rsidR="00946399" w:rsidRPr="008E4382" w:rsidRDefault="00946399" w:rsidP="00406380">
            <w:pPr>
              <w:keepNext/>
              <w:spacing w:line="240" w:lineRule="auto"/>
              <w:jc w:val="center"/>
              <w:rPr>
                <w:color w:val="000000" w:themeColor="text1"/>
              </w:rPr>
            </w:pPr>
            <w:r w:rsidRPr="008E4382">
              <w:rPr>
                <w:color w:val="000000" w:themeColor="text1"/>
              </w:rPr>
              <w:t>13479</w:t>
            </w:r>
          </w:p>
        </w:tc>
      </w:tr>
    </w:tbl>
    <w:p w14:paraId="0661E32A" w14:textId="3CDB9610" w:rsidR="00946399" w:rsidRPr="002125AB" w:rsidRDefault="00946399" w:rsidP="00946399">
      <w:pPr>
        <w:pStyle w:val="Caption"/>
        <w:rPr>
          <w:b w:val="0"/>
          <w:bCs w:val="0"/>
          <w:i/>
          <w:iCs/>
          <w:color w:val="000000" w:themeColor="text1"/>
          <w:szCs w:val="24"/>
        </w:rPr>
      </w:pPr>
      <w:bookmarkStart w:id="111" w:name="_Toc168432216"/>
      <w:bookmarkStart w:id="112" w:name="_Toc168432764"/>
      <w:bookmarkStart w:id="113" w:name="_Toc168433296"/>
      <w:bookmarkStart w:id="114" w:name="_Toc168434029"/>
      <w:bookmarkStart w:id="115" w:name="_Toc168436893"/>
      <w:bookmarkStart w:id="116" w:name="_Toc168437493"/>
      <w:r w:rsidRPr="008E4382">
        <w:rPr>
          <w:color w:val="000000" w:themeColor="text1"/>
          <w:szCs w:val="24"/>
        </w:rPr>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1</w:t>
      </w:r>
      <w:r w:rsidRPr="008E4382">
        <w:rPr>
          <w:b w:val="0"/>
          <w:bCs w:val="0"/>
          <w:i/>
          <w:iCs/>
          <w:color w:val="000000" w:themeColor="text1"/>
          <w:szCs w:val="24"/>
        </w:rPr>
        <w:fldChar w:fldCharType="end"/>
      </w:r>
      <w:r w:rsidRPr="008E4382">
        <w:rPr>
          <w:color w:val="000000" w:themeColor="text1"/>
          <w:szCs w:val="24"/>
        </w:rPr>
        <w:t xml:space="preserve">: </w:t>
      </w:r>
      <w:r w:rsidRPr="002125AB">
        <w:rPr>
          <w:b w:val="0"/>
          <w:bCs w:val="0"/>
          <w:color w:val="000000" w:themeColor="text1"/>
          <w:szCs w:val="24"/>
        </w:rPr>
        <w:t>Number of genes showing different gene expression inheritance profiles in F1 hybrids</w:t>
      </w:r>
      <w:bookmarkEnd w:id="111"/>
      <w:bookmarkEnd w:id="112"/>
      <w:bookmarkEnd w:id="113"/>
      <w:bookmarkEnd w:id="114"/>
      <w:bookmarkEnd w:id="115"/>
      <w:bookmarkEnd w:id="116"/>
    </w:p>
    <w:p w14:paraId="74547FC5" w14:textId="77777777" w:rsidR="00946399" w:rsidRDefault="00946399" w:rsidP="00946399">
      <w:pPr>
        <w:spacing w:before="0" w:line="240" w:lineRule="auto"/>
        <w:sectPr w:rsidR="00946399" w:rsidSect="00946399">
          <w:pgSz w:w="15840" w:h="12240" w:orient="landscape" w:code="1"/>
          <w:pgMar w:top="1797" w:right="1440" w:bottom="1077" w:left="1077" w:header="720" w:footer="505" w:gutter="0"/>
          <w:cols w:space="720"/>
          <w:titlePg/>
          <w:docGrid w:linePitch="360"/>
        </w:sectPr>
      </w:pPr>
    </w:p>
    <w:p w14:paraId="68B6ADA3" w14:textId="2BD705C8" w:rsidR="00946399" w:rsidRPr="008E4382" w:rsidRDefault="00946399" w:rsidP="00946399">
      <w:pPr>
        <w:pStyle w:val="Caption"/>
        <w:rPr>
          <w:i/>
          <w:iCs/>
          <w:color w:val="000000" w:themeColor="text1"/>
          <w:szCs w:val="24"/>
        </w:rPr>
      </w:pPr>
      <w:bookmarkStart w:id="117" w:name="_Toc168432217"/>
      <w:bookmarkStart w:id="118" w:name="_Toc168432765"/>
      <w:bookmarkStart w:id="119" w:name="_Toc168433297"/>
      <w:bookmarkStart w:id="120" w:name="_Toc168434030"/>
      <w:bookmarkStart w:id="121" w:name="_Toc168436894"/>
      <w:bookmarkStart w:id="122" w:name="_Toc168437494"/>
      <w:r w:rsidRPr="008E4382">
        <w:rPr>
          <w:color w:val="000000" w:themeColor="text1"/>
          <w:szCs w:val="24"/>
        </w:rPr>
        <w:lastRenderedPageBreak/>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2</w:t>
      </w:r>
      <w:r w:rsidRPr="008E4382">
        <w:rPr>
          <w:b w:val="0"/>
          <w:bCs w:val="0"/>
          <w:i/>
          <w:iCs/>
          <w:color w:val="000000" w:themeColor="text1"/>
          <w:szCs w:val="24"/>
        </w:rPr>
        <w:fldChar w:fldCharType="end"/>
      </w:r>
      <w:r w:rsidRPr="008E4382">
        <w:rPr>
          <w:color w:val="000000" w:themeColor="text1"/>
          <w:szCs w:val="24"/>
        </w:rPr>
        <w:t>: Number of autosomal genes showing regulatory divergence in F1 hybrids</w:t>
      </w:r>
      <w:bookmarkEnd w:id="117"/>
      <w:bookmarkEnd w:id="118"/>
      <w:bookmarkEnd w:id="119"/>
      <w:bookmarkEnd w:id="120"/>
      <w:bookmarkEnd w:id="121"/>
      <w:bookmarkEnd w:id="122"/>
    </w:p>
    <w:tbl>
      <w:tblPr>
        <w:tblW w:w="12396" w:type="dxa"/>
        <w:tblLook w:val="04A0" w:firstRow="1" w:lastRow="0" w:firstColumn="1" w:lastColumn="0" w:noHBand="0" w:noVBand="1"/>
      </w:tblPr>
      <w:tblGrid>
        <w:gridCol w:w="1723"/>
        <w:gridCol w:w="1107"/>
        <w:gridCol w:w="1134"/>
        <w:gridCol w:w="1276"/>
        <w:gridCol w:w="1276"/>
        <w:gridCol w:w="1134"/>
        <w:gridCol w:w="1134"/>
        <w:gridCol w:w="1134"/>
        <w:gridCol w:w="1134"/>
        <w:gridCol w:w="1344"/>
      </w:tblGrid>
      <w:tr w:rsidR="00946399" w:rsidRPr="008E4382" w14:paraId="3D520984" w14:textId="77777777" w:rsidTr="00406380">
        <w:trPr>
          <w:trHeight w:val="288"/>
        </w:trPr>
        <w:tc>
          <w:tcPr>
            <w:tcW w:w="1723" w:type="dxa"/>
            <w:vMerge w:val="restart"/>
            <w:tcBorders>
              <w:top w:val="single" w:sz="4" w:space="0" w:color="auto"/>
              <w:left w:val="single" w:sz="4" w:space="0" w:color="auto"/>
              <w:bottom w:val="single" w:sz="4" w:space="0" w:color="000000"/>
              <w:right w:val="single" w:sz="4" w:space="0" w:color="auto"/>
            </w:tcBorders>
            <w:vAlign w:val="center"/>
            <w:hideMark/>
          </w:tcPr>
          <w:p w14:paraId="433036D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4793" w:type="dxa"/>
            <w:gridSpan w:val="4"/>
            <w:tcBorders>
              <w:top w:val="single" w:sz="4" w:space="0" w:color="auto"/>
              <w:left w:val="nil"/>
              <w:bottom w:val="single" w:sz="4" w:space="0" w:color="auto"/>
              <w:right w:val="single" w:sz="4" w:space="0" w:color="auto"/>
            </w:tcBorders>
            <w:vAlign w:val="center"/>
            <w:hideMark/>
          </w:tcPr>
          <w:p w14:paraId="2BB46372"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5408" behindDoc="0" locked="0" layoutInCell="1" allowOverlap="1" wp14:anchorId="2A020672" wp14:editId="70646111">
                  <wp:simplePos x="0" y="0"/>
                  <wp:positionH relativeFrom="margin">
                    <wp:posOffset>1482090</wp:posOffset>
                  </wp:positionH>
                  <wp:positionV relativeFrom="paragraph">
                    <wp:posOffset>194945</wp:posOffset>
                  </wp:positionV>
                  <wp:extent cx="57150" cy="107950"/>
                  <wp:effectExtent l="0" t="0" r="0" b="6350"/>
                  <wp:wrapNone/>
                  <wp:docPr id="2044851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3360" behindDoc="0" locked="0" layoutInCell="1" allowOverlap="1" wp14:anchorId="5A277BC7" wp14:editId="37C456DD">
                  <wp:simplePos x="0" y="0"/>
                  <wp:positionH relativeFrom="margin">
                    <wp:posOffset>2341245</wp:posOffset>
                  </wp:positionH>
                  <wp:positionV relativeFrom="paragraph">
                    <wp:posOffset>183515</wp:posOffset>
                  </wp:positionV>
                  <wp:extent cx="67945" cy="130175"/>
                  <wp:effectExtent l="26035" t="31115" r="15240" b="34290"/>
                  <wp:wrapNone/>
                  <wp:docPr id="19867353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H1 (</w:t>
            </w:r>
            <w:r w:rsidRPr="003154CE">
              <w:rPr>
                <w:b/>
                <w:bCs/>
                <w:i/>
                <w:iCs/>
                <w:color w:val="000000" w:themeColor="text1"/>
              </w:rPr>
              <w:t>C. remanei</w:t>
            </w:r>
            <w:r w:rsidRPr="00C2155B">
              <w:rPr>
                <w:b/>
                <w:bCs/>
                <w:i/>
                <w:iCs/>
                <w:color w:val="000000" w:themeColor="text1"/>
              </w:rPr>
              <w:t xml:space="preserve">     </w:t>
            </w:r>
            <w:r w:rsidRPr="00C2155B">
              <w:rPr>
                <w:b/>
                <w:bCs/>
                <w:color w:val="000000" w:themeColor="text1"/>
              </w:rPr>
              <w:t xml:space="preserve"> x </w:t>
            </w:r>
            <w:r w:rsidRPr="003154CE">
              <w:rPr>
                <w:b/>
                <w:bCs/>
                <w:i/>
                <w:iCs/>
                <w:color w:val="000000" w:themeColor="text1"/>
              </w:rPr>
              <w:t>C. latens</w:t>
            </w:r>
            <w:r w:rsidRPr="00C2155B">
              <w:rPr>
                <w:b/>
                <w:bCs/>
                <w:i/>
                <w:iCs/>
                <w:color w:val="000000" w:themeColor="text1"/>
              </w:rPr>
              <w:t xml:space="preserve">     </w:t>
            </w:r>
            <w:r w:rsidRPr="00C2155B">
              <w:rPr>
                <w:b/>
                <w:bCs/>
                <w:color w:val="000000" w:themeColor="text1"/>
              </w:rPr>
              <w:t>)</w:t>
            </w:r>
          </w:p>
        </w:tc>
        <w:tc>
          <w:tcPr>
            <w:tcW w:w="5880" w:type="dxa"/>
            <w:gridSpan w:val="5"/>
            <w:tcBorders>
              <w:top w:val="single" w:sz="4" w:space="0" w:color="auto"/>
              <w:left w:val="nil"/>
              <w:bottom w:val="single" w:sz="4" w:space="0" w:color="auto"/>
              <w:right w:val="single" w:sz="4" w:space="0" w:color="auto"/>
            </w:tcBorders>
            <w:vAlign w:val="center"/>
            <w:hideMark/>
          </w:tcPr>
          <w:p w14:paraId="4257CCA1" w14:textId="77777777" w:rsidR="00946399" w:rsidRPr="00C2155B" w:rsidRDefault="00946399" w:rsidP="00406380">
            <w:pPr>
              <w:spacing w:line="240" w:lineRule="auto"/>
              <w:jc w:val="center"/>
              <w:rPr>
                <w:b/>
                <w:bCs/>
                <w:color w:val="000000" w:themeColor="text1"/>
              </w:rPr>
            </w:pPr>
            <w:r w:rsidRPr="00C2155B">
              <w:rPr>
                <w:b/>
                <w:bCs/>
                <w:noProof/>
                <w:color w:val="000000" w:themeColor="text1"/>
              </w:rPr>
              <w:drawing>
                <wp:anchor distT="0" distB="0" distL="114300" distR="114300" simplePos="0" relativeHeight="251666432" behindDoc="0" locked="0" layoutInCell="1" allowOverlap="1" wp14:anchorId="02452066" wp14:editId="07194B24">
                  <wp:simplePos x="0" y="0"/>
                  <wp:positionH relativeFrom="margin">
                    <wp:posOffset>1670685</wp:posOffset>
                  </wp:positionH>
                  <wp:positionV relativeFrom="page">
                    <wp:posOffset>196850</wp:posOffset>
                  </wp:positionV>
                  <wp:extent cx="57150" cy="107950"/>
                  <wp:effectExtent l="0" t="0" r="0" b="6350"/>
                  <wp:wrapNone/>
                  <wp:docPr id="952282028"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noProof/>
                <w:color w:val="000000" w:themeColor="text1"/>
              </w:rPr>
              <w:drawing>
                <wp:anchor distT="0" distB="0" distL="114300" distR="114300" simplePos="0" relativeHeight="251664384" behindDoc="0" locked="0" layoutInCell="1" allowOverlap="1" wp14:anchorId="4D3DB7B5" wp14:editId="53BD866D">
                  <wp:simplePos x="0" y="0"/>
                  <wp:positionH relativeFrom="margin">
                    <wp:posOffset>2683510</wp:posOffset>
                  </wp:positionH>
                  <wp:positionV relativeFrom="paragraph">
                    <wp:posOffset>182880</wp:posOffset>
                  </wp:positionV>
                  <wp:extent cx="56515" cy="107950"/>
                  <wp:effectExtent l="12383" t="25717" r="13017" b="32068"/>
                  <wp:wrapNone/>
                  <wp:docPr id="148785019"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50250"/>
                          <a:stretch/>
                        </pic:blipFill>
                        <pic:spPr bwMode="auto">
                          <a:xfrm rot="14270720">
                            <a:off x="0" y="0"/>
                            <a:ext cx="56515"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155B">
              <w:rPr>
                <w:b/>
                <w:bCs/>
                <w:color w:val="000000" w:themeColor="text1"/>
              </w:rPr>
              <w:t>H2 (</w:t>
            </w:r>
            <w:r w:rsidRPr="003154CE">
              <w:rPr>
                <w:b/>
                <w:bCs/>
                <w:i/>
                <w:iCs/>
                <w:color w:val="000000" w:themeColor="text1"/>
              </w:rPr>
              <w:t>C. latens</w:t>
            </w:r>
            <w:r w:rsidRPr="00C2155B">
              <w:rPr>
                <w:b/>
                <w:bCs/>
                <w:i/>
                <w:iCs/>
                <w:color w:val="000000" w:themeColor="text1"/>
              </w:rPr>
              <w:t xml:space="preserve">    </w:t>
            </w:r>
            <w:r w:rsidRPr="00C2155B">
              <w:rPr>
                <w:b/>
                <w:bCs/>
                <w:color w:val="000000" w:themeColor="text1"/>
              </w:rPr>
              <w:t xml:space="preserve">x </w:t>
            </w:r>
            <w:r w:rsidRPr="003154CE">
              <w:rPr>
                <w:b/>
                <w:bCs/>
                <w:i/>
                <w:iCs/>
                <w:color w:val="000000" w:themeColor="text1"/>
              </w:rPr>
              <w:t>C. remanei</w:t>
            </w:r>
            <w:r w:rsidRPr="00C2155B">
              <w:rPr>
                <w:b/>
                <w:bCs/>
                <w:i/>
                <w:iCs/>
                <w:color w:val="000000" w:themeColor="text1"/>
              </w:rPr>
              <w:t xml:space="preserve">     </w:t>
            </w:r>
            <w:r w:rsidRPr="00C2155B">
              <w:rPr>
                <w:b/>
                <w:bCs/>
                <w:color w:val="000000" w:themeColor="text1"/>
              </w:rPr>
              <w:t>)</w:t>
            </w:r>
          </w:p>
        </w:tc>
      </w:tr>
      <w:tr w:rsidR="00946399" w:rsidRPr="008E4382" w14:paraId="4902F83D" w14:textId="77777777" w:rsidTr="00406380">
        <w:trPr>
          <w:trHeight w:val="552"/>
        </w:trPr>
        <w:tc>
          <w:tcPr>
            <w:tcW w:w="1723" w:type="dxa"/>
            <w:vMerge/>
            <w:tcBorders>
              <w:top w:val="single" w:sz="4" w:space="0" w:color="auto"/>
              <w:left w:val="single" w:sz="4" w:space="0" w:color="auto"/>
              <w:bottom w:val="single" w:sz="4" w:space="0" w:color="000000"/>
              <w:right w:val="single" w:sz="4" w:space="0" w:color="auto"/>
            </w:tcBorders>
            <w:vAlign w:val="center"/>
            <w:hideMark/>
          </w:tcPr>
          <w:p w14:paraId="0F43DC4E" w14:textId="77777777" w:rsidR="00946399" w:rsidRPr="008E4382" w:rsidRDefault="00946399" w:rsidP="00406380">
            <w:pPr>
              <w:spacing w:line="240" w:lineRule="auto"/>
              <w:rPr>
                <w:color w:val="000000" w:themeColor="text1"/>
              </w:rPr>
            </w:pPr>
          </w:p>
        </w:tc>
        <w:tc>
          <w:tcPr>
            <w:tcW w:w="1107" w:type="dxa"/>
            <w:tcBorders>
              <w:top w:val="nil"/>
              <w:left w:val="nil"/>
              <w:bottom w:val="single" w:sz="4" w:space="0" w:color="auto"/>
              <w:right w:val="single" w:sz="4" w:space="0" w:color="auto"/>
            </w:tcBorders>
            <w:vAlign w:val="center"/>
            <w:hideMark/>
          </w:tcPr>
          <w:p w14:paraId="39675D86"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4D7BB891"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276" w:type="dxa"/>
            <w:tcBorders>
              <w:top w:val="nil"/>
              <w:left w:val="nil"/>
              <w:bottom w:val="single" w:sz="4" w:space="0" w:color="auto"/>
              <w:right w:val="single" w:sz="4" w:space="0" w:color="auto"/>
            </w:tcBorders>
            <w:vAlign w:val="center"/>
            <w:hideMark/>
          </w:tcPr>
          <w:p w14:paraId="1E64792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276" w:type="dxa"/>
            <w:tcBorders>
              <w:top w:val="nil"/>
              <w:left w:val="nil"/>
              <w:bottom w:val="single" w:sz="4" w:space="0" w:color="auto"/>
              <w:right w:val="single" w:sz="4" w:space="0" w:color="auto"/>
            </w:tcBorders>
            <w:vAlign w:val="center"/>
            <w:hideMark/>
          </w:tcPr>
          <w:p w14:paraId="0F899FC6"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1134" w:type="dxa"/>
            <w:tcBorders>
              <w:top w:val="nil"/>
              <w:left w:val="nil"/>
              <w:bottom w:val="single" w:sz="4" w:space="0" w:color="auto"/>
              <w:right w:val="single" w:sz="4" w:space="0" w:color="auto"/>
            </w:tcBorders>
            <w:vAlign w:val="center"/>
            <w:hideMark/>
          </w:tcPr>
          <w:p w14:paraId="2DC31C0A"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1134" w:type="dxa"/>
            <w:tcBorders>
              <w:top w:val="nil"/>
              <w:left w:val="nil"/>
              <w:bottom w:val="single" w:sz="4" w:space="0" w:color="auto"/>
              <w:right w:val="single" w:sz="4" w:space="0" w:color="auto"/>
            </w:tcBorders>
            <w:vAlign w:val="center"/>
            <w:hideMark/>
          </w:tcPr>
          <w:p w14:paraId="31176C72"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1134" w:type="dxa"/>
            <w:tcBorders>
              <w:top w:val="nil"/>
              <w:left w:val="nil"/>
              <w:bottom w:val="single" w:sz="4" w:space="0" w:color="auto"/>
              <w:right w:val="single" w:sz="4" w:space="0" w:color="auto"/>
            </w:tcBorders>
            <w:vAlign w:val="center"/>
            <w:hideMark/>
          </w:tcPr>
          <w:p w14:paraId="6AA82FD2"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1134" w:type="dxa"/>
            <w:tcBorders>
              <w:top w:val="nil"/>
              <w:left w:val="nil"/>
              <w:bottom w:val="single" w:sz="4" w:space="0" w:color="auto"/>
              <w:right w:val="single" w:sz="4" w:space="0" w:color="auto"/>
            </w:tcBorders>
            <w:vAlign w:val="center"/>
            <w:hideMark/>
          </w:tcPr>
          <w:p w14:paraId="513F8665"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1344" w:type="dxa"/>
            <w:tcBorders>
              <w:top w:val="nil"/>
              <w:left w:val="nil"/>
              <w:bottom w:val="single" w:sz="4" w:space="0" w:color="auto"/>
              <w:right w:val="single" w:sz="4" w:space="0" w:color="auto"/>
            </w:tcBorders>
            <w:vAlign w:val="center"/>
            <w:hideMark/>
          </w:tcPr>
          <w:p w14:paraId="0D13BB3E"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01F9A17"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1FA1747"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1107" w:type="dxa"/>
            <w:tcBorders>
              <w:top w:val="nil"/>
              <w:left w:val="nil"/>
              <w:bottom w:val="single" w:sz="4" w:space="0" w:color="auto"/>
              <w:right w:val="single" w:sz="4" w:space="0" w:color="auto"/>
            </w:tcBorders>
            <w:noWrap/>
            <w:vAlign w:val="center"/>
            <w:hideMark/>
          </w:tcPr>
          <w:p w14:paraId="425BAD79" w14:textId="77777777" w:rsidR="00946399" w:rsidRPr="008E4382" w:rsidRDefault="00946399" w:rsidP="00406380">
            <w:pPr>
              <w:spacing w:line="240" w:lineRule="auto"/>
              <w:jc w:val="center"/>
              <w:rPr>
                <w:color w:val="000000" w:themeColor="text1"/>
              </w:rPr>
            </w:pPr>
            <w:r w:rsidRPr="008E4382">
              <w:rPr>
                <w:color w:val="000000" w:themeColor="text1"/>
              </w:rPr>
              <w:t>4067</w:t>
            </w:r>
          </w:p>
        </w:tc>
        <w:tc>
          <w:tcPr>
            <w:tcW w:w="1134" w:type="dxa"/>
            <w:tcBorders>
              <w:top w:val="nil"/>
              <w:left w:val="nil"/>
              <w:bottom w:val="single" w:sz="4" w:space="0" w:color="auto"/>
              <w:right w:val="single" w:sz="4" w:space="0" w:color="auto"/>
            </w:tcBorders>
            <w:noWrap/>
            <w:vAlign w:val="center"/>
            <w:hideMark/>
          </w:tcPr>
          <w:p w14:paraId="521ADB04" w14:textId="77777777" w:rsidR="00946399" w:rsidRPr="008E4382" w:rsidRDefault="00946399" w:rsidP="00406380">
            <w:pPr>
              <w:spacing w:line="240" w:lineRule="auto"/>
              <w:jc w:val="center"/>
              <w:rPr>
                <w:color w:val="000000" w:themeColor="text1"/>
              </w:rPr>
            </w:pPr>
            <w:r w:rsidRPr="008E4382">
              <w:rPr>
                <w:color w:val="000000" w:themeColor="text1"/>
              </w:rPr>
              <w:t>4273</w:t>
            </w:r>
          </w:p>
        </w:tc>
        <w:tc>
          <w:tcPr>
            <w:tcW w:w="1276" w:type="dxa"/>
            <w:tcBorders>
              <w:top w:val="nil"/>
              <w:left w:val="nil"/>
              <w:bottom w:val="single" w:sz="4" w:space="0" w:color="auto"/>
              <w:right w:val="single" w:sz="4" w:space="0" w:color="auto"/>
            </w:tcBorders>
            <w:noWrap/>
            <w:vAlign w:val="center"/>
            <w:hideMark/>
          </w:tcPr>
          <w:p w14:paraId="6B50FD0B" w14:textId="77777777" w:rsidR="00946399" w:rsidRPr="008E4382" w:rsidRDefault="00946399" w:rsidP="00406380">
            <w:pPr>
              <w:spacing w:line="240" w:lineRule="auto"/>
              <w:jc w:val="center"/>
              <w:rPr>
                <w:color w:val="000000" w:themeColor="text1"/>
              </w:rPr>
            </w:pPr>
            <w:r w:rsidRPr="008E4382">
              <w:rPr>
                <w:color w:val="000000" w:themeColor="text1"/>
              </w:rPr>
              <w:t>4383</w:t>
            </w:r>
          </w:p>
        </w:tc>
        <w:tc>
          <w:tcPr>
            <w:tcW w:w="1276" w:type="dxa"/>
            <w:tcBorders>
              <w:top w:val="nil"/>
              <w:left w:val="nil"/>
              <w:bottom w:val="single" w:sz="4" w:space="0" w:color="auto"/>
              <w:right w:val="single" w:sz="4" w:space="0" w:color="auto"/>
            </w:tcBorders>
            <w:noWrap/>
            <w:vAlign w:val="center"/>
            <w:hideMark/>
          </w:tcPr>
          <w:p w14:paraId="1D0891F9" w14:textId="77777777" w:rsidR="00946399" w:rsidRPr="008E4382" w:rsidRDefault="00946399" w:rsidP="00406380">
            <w:pPr>
              <w:spacing w:line="240" w:lineRule="auto"/>
              <w:jc w:val="center"/>
              <w:rPr>
                <w:color w:val="000000" w:themeColor="text1"/>
              </w:rPr>
            </w:pPr>
            <w:r w:rsidRPr="008E4382">
              <w:rPr>
                <w:color w:val="000000" w:themeColor="text1"/>
              </w:rPr>
              <w:t>4083</w:t>
            </w:r>
          </w:p>
        </w:tc>
        <w:tc>
          <w:tcPr>
            <w:tcW w:w="1134" w:type="dxa"/>
            <w:tcBorders>
              <w:top w:val="nil"/>
              <w:left w:val="nil"/>
              <w:bottom w:val="single" w:sz="4" w:space="0" w:color="auto"/>
              <w:right w:val="single" w:sz="4" w:space="0" w:color="auto"/>
            </w:tcBorders>
            <w:noWrap/>
            <w:vAlign w:val="center"/>
            <w:hideMark/>
          </w:tcPr>
          <w:p w14:paraId="6CD4C469" w14:textId="77777777" w:rsidR="00946399" w:rsidRPr="008E4382" w:rsidRDefault="00946399" w:rsidP="00406380">
            <w:pPr>
              <w:spacing w:line="240" w:lineRule="auto"/>
              <w:jc w:val="center"/>
              <w:rPr>
                <w:color w:val="000000" w:themeColor="text1"/>
              </w:rPr>
            </w:pPr>
            <w:r w:rsidRPr="008E4382">
              <w:rPr>
                <w:color w:val="000000" w:themeColor="text1"/>
              </w:rPr>
              <w:t>5679</w:t>
            </w:r>
          </w:p>
        </w:tc>
        <w:tc>
          <w:tcPr>
            <w:tcW w:w="1134" w:type="dxa"/>
            <w:tcBorders>
              <w:top w:val="nil"/>
              <w:left w:val="nil"/>
              <w:bottom w:val="single" w:sz="4" w:space="0" w:color="auto"/>
              <w:right w:val="single" w:sz="4" w:space="0" w:color="auto"/>
            </w:tcBorders>
            <w:noWrap/>
            <w:vAlign w:val="center"/>
            <w:hideMark/>
          </w:tcPr>
          <w:p w14:paraId="397FF0DF" w14:textId="77777777" w:rsidR="00946399" w:rsidRPr="008E4382" w:rsidRDefault="00946399" w:rsidP="00406380">
            <w:pPr>
              <w:spacing w:line="240" w:lineRule="auto"/>
              <w:jc w:val="center"/>
              <w:rPr>
                <w:color w:val="000000" w:themeColor="text1"/>
              </w:rPr>
            </w:pPr>
            <w:r w:rsidRPr="008E4382">
              <w:rPr>
                <w:color w:val="000000" w:themeColor="text1"/>
              </w:rPr>
              <w:t>4819</w:t>
            </w:r>
          </w:p>
        </w:tc>
        <w:tc>
          <w:tcPr>
            <w:tcW w:w="1134" w:type="dxa"/>
            <w:tcBorders>
              <w:top w:val="nil"/>
              <w:left w:val="nil"/>
              <w:bottom w:val="single" w:sz="4" w:space="0" w:color="auto"/>
              <w:right w:val="single" w:sz="4" w:space="0" w:color="auto"/>
            </w:tcBorders>
            <w:noWrap/>
            <w:vAlign w:val="center"/>
            <w:hideMark/>
          </w:tcPr>
          <w:p w14:paraId="7C48773F" w14:textId="77777777" w:rsidR="00946399" w:rsidRPr="008E4382" w:rsidRDefault="00946399" w:rsidP="00406380">
            <w:pPr>
              <w:spacing w:line="240" w:lineRule="auto"/>
              <w:jc w:val="center"/>
              <w:rPr>
                <w:color w:val="000000" w:themeColor="text1"/>
              </w:rPr>
            </w:pPr>
            <w:r w:rsidRPr="008E4382">
              <w:rPr>
                <w:color w:val="000000" w:themeColor="text1"/>
              </w:rPr>
              <w:t>5311</w:t>
            </w:r>
          </w:p>
        </w:tc>
        <w:tc>
          <w:tcPr>
            <w:tcW w:w="1134" w:type="dxa"/>
            <w:tcBorders>
              <w:top w:val="nil"/>
              <w:left w:val="nil"/>
              <w:bottom w:val="single" w:sz="4" w:space="0" w:color="auto"/>
              <w:right w:val="single" w:sz="4" w:space="0" w:color="auto"/>
            </w:tcBorders>
            <w:noWrap/>
            <w:vAlign w:val="center"/>
            <w:hideMark/>
          </w:tcPr>
          <w:p w14:paraId="03139CBC" w14:textId="77777777" w:rsidR="00946399" w:rsidRPr="008E4382" w:rsidRDefault="00946399" w:rsidP="00406380">
            <w:pPr>
              <w:spacing w:line="240" w:lineRule="auto"/>
              <w:jc w:val="center"/>
              <w:rPr>
                <w:color w:val="000000" w:themeColor="text1"/>
              </w:rPr>
            </w:pPr>
            <w:r w:rsidRPr="008E4382">
              <w:rPr>
                <w:color w:val="000000" w:themeColor="text1"/>
              </w:rPr>
              <w:t>3754</w:t>
            </w:r>
          </w:p>
        </w:tc>
        <w:tc>
          <w:tcPr>
            <w:tcW w:w="1344" w:type="dxa"/>
            <w:tcBorders>
              <w:top w:val="nil"/>
              <w:left w:val="nil"/>
              <w:bottom w:val="single" w:sz="4" w:space="0" w:color="auto"/>
              <w:right w:val="single" w:sz="4" w:space="0" w:color="auto"/>
            </w:tcBorders>
            <w:noWrap/>
            <w:vAlign w:val="center"/>
            <w:hideMark/>
          </w:tcPr>
          <w:p w14:paraId="22707AB1" w14:textId="77777777" w:rsidR="00946399" w:rsidRPr="008E4382" w:rsidRDefault="00946399" w:rsidP="00406380">
            <w:pPr>
              <w:spacing w:line="240" w:lineRule="auto"/>
              <w:jc w:val="center"/>
              <w:rPr>
                <w:color w:val="000000" w:themeColor="text1"/>
              </w:rPr>
            </w:pPr>
            <w:r w:rsidRPr="008E4382">
              <w:rPr>
                <w:color w:val="000000" w:themeColor="text1"/>
              </w:rPr>
              <w:t>3087</w:t>
            </w:r>
          </w:p>
        </w:tc>
      </w:tr>
      <w:tr w:rsidR="00946399" w:rsidRPr="008E4382" w14:paraId="4F0DDE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6767414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1107" w:type="dxa"/>
            <w:tcBorders>
              <w:top w:val="nil"/>
              <w:left w:val="nil"/>
              <w:bottom w:val="single" w:sz="4" w:space="0" w:color="auto"/>
              <w:right w:val="single" w:sz="4" w:space="0" w:color="auto"/>
            </w:tcBorders>
            <w:vAlign w:val="center"/>
            <w:hideMark/>
          </w:tcPr>
          <w:p w14:paraId="7F3FB088" w14:textId="77777777" w:rsidR="00946399" w:rsidRPr="008E4382" w:rsidRDefault="00946399" w:rsidP="00406380">
            <w:pPr>
              <w:spacing w:line="240" w:lineRule="auto"/>
              <w:jc w:val="center"/>
              <w:rPr>
                <w:color w:val="000000" w:themeColor="text1"/>
              </w:rPr>
            </w:pPr>
            <w:r w:rsidRPr="008E4382">
              <w:rPr>
                <w:color w:val="000000" w:themeColor="text1"/>
              </w:rPr>
              <w:t>547</w:t>
            </w:r>
          </w:p>
        </w:tc>
        <w:tc>
          <w:tcPr>
            <w:tcW w:w="1134" w:type="dxa"/>
            <w:tcBorders>
              <w:top w:val="nil"/>
              <w:left w:val="nil"/>
              <w:bottom w:val="single" w:sz="4" w:space="0" w:color="auto"/>
              <w:right w:val="single" w:sz="4" w:space="0" w:color="auto"/>
            </w:tcBorders>
            <w:noWrap/>
            <w:vAlign w:val="center"/>
            <w:hideMark/>
          </w:tcPr>
          <w:p w14:paraId="496441A6" w14:textId="77777777" w:rsidR="00946399" w:rsidRPr="008E4382" w:rsidRDefault="00946399" w:rsidP="00406380">
            <w:pPr>
              <w:spacing w:line="240" w:lineRule="auto"/>
              <w:jc w:val="center"/>
              <w:rPr>
                <w:color w:val="000000" w:themeColor="text1"/>
              </w:rPr>
            </w:pPr>
            <w:r w:rsidRPr="008E4382">
              <w:rPr>
                <w:color w:val="000000" w:themeColor="text1"/>
              </w:rPr>
              <w:t>912</w:t>
            </w:r>
          </w:p>
        </w:tc>
        <w:tc>
          <w:tcPr>
            <w:tcW w:w="1276" w:type="dxa"/>
            <w:tcBorders>
              <w:top w:val="nil"/>
              <w:left w:val="nil"/>
              <w:bottom w:val="single" w:sz="4" w:space="0" w:color="auto"/>
              <w:right w:val="single" w:sz="4" w:space="0" w:color="auto"/>
            </w:tcBorders>
            <w:noWrap/>
            <w:vAlign w:val="center"/>
            <w:hideMark/>
          </w:tcPr>
          <w:p w14:paraId="26375B0B" w14:textId="77777777" w:rsidR="00946399" w:rsidRPr="008E4382" w:rsidRDefault="00946399" w:rsidP="00406380">
            <w:pPr>
              <w:spacing w:line="240" w:lineRule="auto"/>
              <w:jc w:val="center"/>
              <w:rPr>
                <w:color w:val="000000" w:themeColor="text1"/>
              </w:rPr>
            </w:pPr>
            <w:r w:rsidRPr="008E4382">
              <w:rPr>
                <w:color w:val="000000" w:themeColor="text1"/>
              </w:rPr>
              <w:t>575</w:t>
            </w:r>
          </w:p>
        </w:tc>
        <w:tc>
          <w:tcPr>
            <w:tcW w:w="1276" w:type="dxa"/>
            <w:tcBorders>
              <w:top w:val="nil"/>
              <w:left w:val="nil"/>
              <w:bottom w:val="single" w:sz="4" w:space="0" w:color="auto"/>
              <w:right w:val="single" w:sz="4" w:space="0" w:color="auto"/>
            </w:tcBorders>
            <w:noWrap/>
            <w:vAlign w:val="center"/>
            <w:hideMark/>
          </w:tcPr>
          <w:p w14:paraId="34AC7164" w14:textId="77777777" w:rsidR="00946399" w:rsidRPr="008E4382" w:rsidRDefault="00946399" w:rsidP="00406380">
            <w:pPr>
              <w:spacing w:line="240" w:lineRule="auto"/>
              <w:jc w:val="center"/>
              <w:rPr>
                <w:color w:val="000000" w:themeColor="text1"/>
              </w:rPr>
            </w:pPr>
            <w:r w:rsidRPr="008E4382">
              <w:rPr>
                <w:color w:val="000000" w:themeColor="text1"/>
              </w:rPr>
              <w:t>611</w:t>
            </w:r>
          </w:p>
        </w:tc>
        <w:tc>
          <w:tcPr>
            <w:tcW w:w="1134" w:type="dxa"/>
            <w:tcBorders>
              <w:top w:val="nil"/>
              <w:left w:val="nil"/>
              <w:bottom w:val="single" w:sz="4" w:space="0" w:color="auto"/>
              <w:right w:val="single" w:sz="4" w:space="0" w:color="auto"/>
            </w:tcBorders>
            <w:noWrap/>
            <w:vAlign w:val="center"/>
            <w:hideMark/>
          </w:tcPr>
          <w:p w14:paraId="5686CC3D"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0C5621DF" w14:textId="77777777" w:rsidR="00946399" w:rsidRPr="008E4382" w:rsidRDefault="00946399" w:rsidP="00406380">
            <w:pPr>
              <w:spacing w:line="240" w:lineRule="auto"/>
              <w:jc w:val="center"/>
              <w:rPr>
                <w:color w:val="000000" w:themeColor="text1"/>
              </w:rPr>
            </w:pPr>
            <w:r w:rsidRPr="008E4382">
              <w:rPr>
                <w:color w:val="000000" w:themeColor="text1"/>
              </w:rPr>
              <w:t>841</w:t>
            </w:r>
          </w:p>
        </w:tc>
        <w:tc>
          <w:tcPr>
            <w:tcW w:w="1134" w:type="dxa"/>
            <w:tcBorders>
              <w:top w:val="nil"/>
              <w:left w:val="nil"/>
              <w:bottom w:val="single" w:sz="4" w:space="0" w:color="auto"/>
              <w:right w:val="single" w:sz="4" w:space="0" w:color="auto"/>
            </w:tcBorders>
            <w:noWrap/>
            <w:vAlign w:val="center"/>
            <w:hideMark/>
          </w:tcPr>
          <w:p w14:paraId="5F5E1617" w14:textId="77777777" w:rsidR="00946399" w:rsidRPr="008E4382" w:rsidRDefault="00946399" w:rsidP="00406380">
            <w:pPr>
              <w:spacing w:line="240" w:lineRule="auto"/>
              <w:jc w:val="center"/>
              <w:rPr>
                <w:color w:val="000000" w:themeColor="text1"/>
              </w:rPr>
            </w:pPr>
            <w:r w:rsidRPr="008E4382">
              <w:rPr>
                <w:color w:val="000000" w:themeColor="text1"/>
              </w:rPr>
              <w:t>169</w:t>
            </w:r>
          </w:p>
        </w:tc>
        <w:tc>
          <w:tcPr>
            <w:tcW w:w="1134" w:type="dxa"/>
            <w:tcBorders>
              <w:top w:val="nil"/>
              <w:left w:val="nil"/>
              <w:bottom w:val="single" w:sz="4" w:space="0" w:color="auto"/>
              <w:right w:val="single" w:sz="4" w:space="0" w:color="auto"/>
            </w:tcBorders>
            <w:noWrap/>
            <w:vAlign w:val="center"/>
            <w:hideMark/>
          </w:tcPr>
          <w:p w14:paraId="37826565" w14:textId="77777777" w:rsidR="00946399" w:rsidRPr="008E4382" w:rsidRDefault="00946399" w:rsidP="00406380">
            <w:pPr>
              <w:spacing w:line="240" w:lineRule="auto"/>
              <w:jc w:val="center"/>
              <w:rPr>
                <w:color w:val="000000" w:themeColor="text1"/>
              </w:rPr>
            </w:pPr>
            <w:r w:rsidRPr="008E4382">
              <w:rPr>
                <w:color w:val="000000" w:themeColor="text1"/>
              </w:rPr>
              <w:t>941</w:t>
            </w:r>
          </w:p>
        </w:tc>
        <w:tc>
          <w:tcPr>
            <w:tcW w:w="1344" w:type="dxa"/>
            <w:tcBorders>
              <w:top w:val="nil"/>
              <w:left w:val="nil"/>
              <w:bottom w:val="single" w:sz="4" w:space="0" w:color="auto"/>
              <w:right w:val="single" w:sz="4" w:space="0" w:color="auto"/>
            </w:tcBorders>
            <w:noWrap/>
            <w:vAlign w:val="center"/>
            <w:hideMark/>
          </w:tcPr>
          <w:p w14:paraId="2078A2E5" w14:textId="77777777" w:rsidR="00946399" w:rsidRPr="008E4382" w:rsidRDefault="00946399" w:rsidP="00406380">
            <w:pPr>
              <w:spacing w:line="240" w:lineRule="auto"/>
              <w:jc w:val="center"/>
              <w:rPr>
                <w:color w:val="000000" w:themeColor="text1"/>
              </w:rPr>
            </w:pPr>
            <w:r w:rsidRPr="008E4382">
              <w:rPr>
                <w:color w:val="000000" w:themeColor="text1"/>
              </w:rPr>
              <w:t>785</w:t>
            </w:r>
          </w:p>
        </w:tc>
      </w:tr>
      <w:tr w:rsidR="00946399" w:rsidRPr="008E4382" w14:paraId="74654F1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21B782E"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52DE6276" w14:textId="77777777" w:rsidR="00946399" w:rsidRPr="008E4382" w:rsidRDefault="00946399" w:rsidP="00406380">
            <w:pPr>
              <w:spacing w:line="240" w:lineRule="auto"/>
              <w:jc w:val="center"/>
              <w:rPr>
                <w:color w:val="000000" w:themeColor="text1"/>
              </w:rPr>
            </w:pPr>
            <w:r w:rsidRPr="008E4382">
              <w:rPr>
                <w:color w:val="000000" w:themeColor="text1"/>
              </w:rPr>
              <w:t>1700</w:t>
            </w:r>
          </w:p>
        </w:tc>
        <w:tc>
          <w:tcPr>
            <w:tcW w:w="1134" w:type="dxa"/>
            <w:tcBorders>
              <w:top w:val="nil"/>
              <w:left w:val="nil"/>
              <w:bottom w:val="single" w:sz="4" w:space="0" w:color="auto"/>
              <w:right w:val="single" w:sz="4" w:space="0" w:color="auto"/>
            </w:tcBorders>
            <w:noWrap/>
            <w:vAlign w:val="center"/>
            <w:hideMark/>
          </w:tcPr>
          <w:p w14:paraId="38743C55" w14:textId="77777777" w:rsidR="00946399" w:rsidRPr="008E4382" w:rsidRDefault="00946399" w:rsidP="00406380">
            <w:pPr>
              <w:spacing w:line="240" w:lineRule="auto"/>
              <w:jc w:val="center"/>
              <w:rPr>
                <w:color w:val="000000" w:themeColor="text1"/>
              </w:rPr>
            </w:pPr>
            <w:r w:rsidRPr="008E4382">
              <w:rPr>
                <w:color w:val="000000" w:themeColor="text1"/>
              </w:rPr>
              <w:t>1104</w:t>
            </w:r>
          </w:p>
        </w:tc>
        <w:tc>
          <w:tcPr>
            <w:tcW w:w="1276" w:type="dxa"/>
            <w:tcBorders>
              <w:top w:val="nil"/>
              <w:left w:val="nil"/>
              <w:bottom w:val="single" w:sz="4" w:space="0" w:color="auto"/>
              <w:right w:val="single" w:sz="4" w:space="0" w:color="auto"/>
            </w:tcBorders>
            <w:noWrap/>
            <w:vAlign w:val="center"/>
            <w:hideMark/>
          </w:tcPr>
          <w:p w14:paraId="5E3B5F32" w14:textId="77777777" w:rsidR="00946399" w:rsidRPr="008E4382" w:rsidRDefault="00946399" w:rsidP="00406380">
            <w:pPr>
              <w:spacing w:line="240" w:lineRule="auto"/>
              <w:jc w:val="center"/>
              <w:rPr>
                <w:color w:val="000000" w:themeColor="text1"/>
              </w:rPr>
            </w:pPr>
            <w:r w:rsidRPr="008E4382">
              <w:rPr>
                <w:color w:val="000000" w:themeColor="text1"/>
              </w:rPr>
              <w:t>1465</w:t>
            </w:r>
          </w:p>
        </w:tc>
        <w:tc>
          <w:tcPr>
            <w:tcW w:w="1276" w:type="dxa"/>
            <w:tcBorders>
              <w:top w:val="nil"/>
              <w:left w:val="nil"/>
              <w:bottom w:val="single" w:sz="4" w:space="0" w:color="auto"/>
              <w:right w:val="single" w:sz="4" w:space="0" w:color="auto"/>
            </w:tcBorders>
            <w:noWrap/>
            <w:vAlign w:val="center"/>
            <w:hideMark/>
          </w:tcPr>
          <w:p w14:paraId="26BFE499" w14:textId="77777777" w:rsidR="00946399" w:rsidRPr="008E4382" w:rsidRDefault="00946399" w:rsidP="00406380">
            <w:pPr>
              <w:spacing w:line="240" w:lineRule="auto"/>
              <w:jc w:val="center"/>
              <w:rPr>
                <w:color w:val="000000" w:themeColor="text1"/>
              </w:rPr>
            </w:pPr>
            <w:r w:rsidRPr="008E4382">
              <w:rPr>
                <w:color w:val="000000" w:themeColor="text1"/>
              </w:rPr>
              <w:t>1232</w:t>
            </w:r>
          </w:p>
        </w:tc>
        <w:tc>
          <w:tcPr>
            <w:tcW w:w="1134" w:type="dxa"/>
            <w:tcBorders>
              <w:top w:val="nil"/>
              <w:left w:val="nil"/>
              <w:bottom w:val="single" w:sz="4" w:space="0" w:color="auto"/>
              <w:right w:val="single" w:sz="4" w:space="0" w:color="auto"/>
            </w:tcBorders>
            <w:noWrap/>
            <w:vAlign w:val="center"/>
            <w:hideMark/>
          </w:tcPr>
          <w:p w14:paraId="2AB1767C" w14:textId="77777777" w:rsidR="00946399" w:rsidRPr="008E4382" w:rsidRDefault="00946399" w:rsidP="00406380">
            <w:pPr>
              <w:spacing w:line="240" w:lineRule="auto"/>
              <w:jc w:val="center"/>
              <w:rPr>
                <w:color w:val="000000" w:themeColor="text1"/>
              </w:rPr>
            </w:pPr>
            <w:r w:rsidRPr="008E4382">
              <w:rPr>
                <w:color w:val="000000" w:themeColor="text1"/>
              </w:rPr>
              <w:t>891</w:t>
            </w:r>
          </w:p>
        </w:tc>
        <w:tc>
          <w:tcPr>
            <w:tcW w:w="1134" w:type="dxa"/>
            <w:tcBorders>
              <w:top w:val="nil"/>
              <w:left w:val="nil"/>
              <w:bottom w:val="single" w:sz="4" w:space="0" w:color="auto"/>
              <w:right w:val="single" w:sz="4" w:space="0" w:color="auto"/>
            </w:tcBorders>
            <w:noWrap/>
            <w:vAlign w:val="center"/>
            <w:hideMark/>
          </w:tcPr>
          <w:p w14:paraId="751B2FA9" w14:textId="77777777" w:rsidR="00946399" w:rsidRPr="008E4382" w:rsidRDefault="00946399" w:rsidP="00406380">
            <w:pPr>
              <w:spacing w:line="240" w:lineRule="auto"/>
              <w:jc w:val="center"/>
              <w:rPr>
                <w:color w:val="000000" w:themeColor="text1"/>
              </w:rPr>
            </w:pPr>
            <w:r w:rsidRPr="008E4382">
              <w:rPr>
                <w:color w:val="000000" w:themeColor="text1"/>
              </w:rPr>
              <w:t>1132</w:t>
            </w:r>
          </w:p>
        </w:tc>
        <w:tc>
          <w:tcPr>
            <w:tcW w:w="1134" w:type="dxa"/>
            <w:tcBorders>
              <w:top w:val="nil"/>
              <w:left w:val="nil"/>
              <w:bottom w:val="single" w:sz="4" w:space="0" w:color="auto"/>
              <w:right w:val="single" w:sz="4" w:space="0" w:color="auto"/>
            </w:tcBorders>
            <w:noWrap/>
            <w:vAlign w:val="center"/>
            <w:hideMark/>
          </w:tcPr>
          <w:p w14:paraId="2F006493" w14:textId="77777777" w:rsidR="00946399" w:rsidRPr="008E4382" w:rsidRDefault="00946399" w:rsidP="00406380">
            <w:pPr>
              <w:spacing w:line="240" w:lineRule="auto"/>
              <w:jc w:val="center"/>
              <w:rPr>
                <w:color w:val="000000" w:themeColor="text1"/>
              </w:rPr>
            </w:pPr>
            <w:r w:rsidRPr="008E4382">
              <w:rPr>
                <w:color w:val="000000" w:themeColor="text1"/>
              </w:rPr>
              <w:t>1093</w:t>
            </w:r>
          </w:p>
        </w:tc>
        <w:tc>
          <w:tcPr>
            <w:tcW w:w="1134" w:type="dxa"/>
            <w:tcBorders>
              <w:top w:val="nil"/>
              <w:left w:val="nil"/>
              <w:bottom w:val="single" w:sz="4" w:space="0" w:color="auto"/>
              <w:right w:val="single" w:sz="4" w:space="0" w:color="auto"/>
            </w:tcBorders>
            <w:noWrap/>
            <w:vAlign w:val="center"/>
            <w:hideMark/>
          </w:tcPr>
          <w:p w14:paraId="3D1F30BF" w14:textId="77777777" w:rsidR="00946399" w:rsidRPr="008E4382" w:rsidRDefault="00946399" w:rsidP="00406380">
            <w:pPr>
              <w:spacing w:line="240" w:lineRule="auto"/>
              <w:jc w:val="center"/>
              <w:rPr>
                <w:color w:val="000000" w:themeColor="text1"/>
              </w:rPr>
            </w:pPr>
            <w:r w:rsidRPr="008E4382">
              <w:rPr>
                <w:color w:val="000000" w:themeColor="text1"/>
              </w:rPr>
              <w:t>1223</w:t>
            </w:r>
          </w:p>
        </w:tc>
        <w:tc>
          <w:tcPr>
            <w:tcW w:w="1344" w:type="dxa"/>
            <w:tcBorders>
              <w:top w:val="nil"/>
              <w:left w:val="nil"/>
              <w:bottom w:val="single" w:sz="4" w:space="0" w:color="auto"/>
              <w:right w:val="single" w:sz="4" w:space="0" w:color="auto"/>
            </w:tcBorders>
            <w:noWrap/>
            <w:vAlign w:val="center"/>
            <w:hideMark/>
          </w:tcPr>
          <w:p w14:paraId="709DE4F4" w14:textId="77777777" w:rsidR="00946399" w:rsidRPr="008E4382" w:rsidRDefault="00946399" w:rsidP="00406380">
            <w:pPr>
              <w:spacing w:line="240" w:lineRule="auto"/>
              <w:jc w:val="center"/>
              <w:rPr>
                <w:color w:val="000000" w:themeColor="text1"/>
              </w:rPr>
            </w:pPr>
            <w:r w:rsidRPr="008E4382">
              <w:rPr>
                <w:color w:val="000000" w:themeColor="text1"/>
              </w:rPr>
              <w:t>1623</w:t>
            </w:r>
          </w:p>
        </w:tc>
      </w:tr>
      <w:tr w:rsidR="00946399" w:rsidRPr="008E4382" w14:paraId="4ABCDE5C"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6D98E9B8"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1107" w:type="dxa"/>
            <w:tcBorders>
              <w:top w:val="nil"/>
              <w:left w:val="nil"/>
              <w:bottom w:val="single" w:sz="4" w:space="0" w:color="auto"/>
              <w:right w:val="single" w:sz="4" w:space="0" w:color="auto"/>
            </w:tcBorders>
            <w:noWrap/>
            <w:vAlign w:val="center"/>
            <w:hideMark/>
          </w:tcPr>
          <w:p w14:paraId="1E4B1E20" w14:textId="77777777" w:rsidR="00946399" w:rsidRPr="008E4382" w:rsidRDefault="00946399" w:rsidP="00406380">
            <w:pPr>
              <w:spacing w:line="240" w:lineRule="auto"/>
              <w:jc w:val="center"/>
              <w:rPr>
                <w:color w:val="000000" w:themeColor="text1"/>
              </w:rPr>
            </w:pPr>
            <w:r w:rsidRPr="008E4382">
              <w:rPr>
                <w:color w:val="000000" w:themeColor="text1"/>
              </w:rPr>
              <w:t>659</w:t>
            </w:r>
          </w:p>
        </w:tc>
        <w:tc>
          <w:tcPr>
            <w:tcW w:w="1134" w:type="dxa"/>
            <w:tcBorders>
              <w:top w:val="nil"/>
              <w:left w:val="nil"/>
              <w:bottom w:val="single" w:sz="4" w:space="0" w:color="auto"/>
              <w:right w:val="single" w:sz="4" w:space="0" w:color="auto"/>
            </w:tcBorders>
            <w:noWrap/>
            <w:vAlign w:val="center"/>
            <w:hideMark/>
          </w:tcPr>
          <w:p w14:paraId="42CF62DA" w14:textId="77777777" w:rsidR="00946399" w:rsidRPr="008E4382" w:rsidRDefault="00946399" w:rsidP="00406380">
            <w:pPr>
              <w:spacing w:line="240" w:lineRule="auto"/>
              <w:jc w:val="center"/>
              <w:rPr>
                <w:color w:val="000000" w:themeColor="text1"/>
              </w:rPr>
            </w:pPr>
            <w:r w:rsidRPr="008E4382">
              <w:rPr>
                <w:color w:val="000000" w:themeColor="text1"/>
              </w:rPr>
              <w:t>550</w:t>
            </w:r>
          </w:p>
        </w:tc>
        <w:tc>
          <w:tcPr>
            <w:tcW w:w="1276" w:type="dxa"/>
            <w:tcBorders>
              <w:top w:val="nil"/>
              <w:left w:val="nil"/>
              <w:bottom w:val="single" w:sz="4" w:space="0" w:color="auto"/>
              <w:right w:val="single" w:sz="4" w:space="0" w:color="auto"/>
            </w:tcBorders>
            <w:noWrap/>
            <w:vAlign w:val="center"/>
            <w:hideMark/>
          </w:tcPr>
          <w:p w14:paraId="29102C00" w14:textId="77777777" w:rsidR="00946399" w:rsidRPr="008E4382" w:rsidRDefault="00946399" w:rsidP="00406380">
            <w:pPr>
              <w:spacing w:line="240" w:lineRule="auto"/>
              <w:jc w:val="center"/>
              <w:rPr>
                <w:color w:val="000000" w:themeColor="text1"/>
              </w:rPr>
            </w:pPr>
            <w:r w:rsidRPr="008E4382">
              <w:rPr>
                <w:color w:val="000000" w:themeColor="text1"/>
              </w:rPr>
              <w:t>803</w:t>
            </w:r>
          </w:p>
        </w:tc>
        <w:tc>
          <w:tcPr>
            <w:tcW w:w="1276" w:type="dxa"/>
            <w:tcBorders>
              <w:top w:val="nil"/>
              <w:left w:val="nil"/>
              <w:bottom w:val="single" w:sz="4" w:space="0" w:color="auto"/>
              <w:right w:val="single" w:sz="4" w:space="0" w:color="auto"/>
            </w:tcBorders>
            <w:noWrap/>
            <w:vAlign w:val="center"/>
            <w:hideMark/>
          </w:tcPr>
          <w:p w14:paraId="6C74B791" w14:textId="77777777" w:rsidR="00946399" w:rsidRPr="008E4382" w:rsidRDefault="00946399" w:rsidP="00406380">
            <w:pPr>
              <w:spacing w:line="240" w:lineRule="auto"/>
              <w:jc w:val="center"/>
              <w:rPr>
                <w:color w:val="000000" w:themeColor="text1"/>
              </w:rPr>
            </w:pPr>
            <w:r w:rsidRPr="008E4382">
              <w:rPr>
                <w:color w:val="000000" w:themeColor="text1"/>
              </w:rPr>
              <w:t>1482</w:t>
            </w:r>
          </w:p>
        </w:tc>
        <w:tc>
          <w:tcPr>
            <w:tcW w:w="1134" w:type="dxa"/>
            <w:tcBorders>
              <w:top w:val="nil"/>
              <w:left w:val="nil"/>
              <w:bottom w:val="single" w:sz="4" w:space="0" w:color="auto"/>
              <w:right w:val="single" w:sz="4" w:space="0" w:color="auto"/>
            </w:tcBorders>
            <w:noWrap/>
            <w:vAlign w:val="center"/>
            <w:hideMark/>
          </w:tcPr>
          <w:p w14:paraId="54B31F06" w14:textId="77777777" w:rsidR="00946399" w:rsidRPr="008E4382" w:rsidRDefault="00946399" w:rsidP="00406380">
            <w:pPr>
              <w:spacing w:line="240" w:lineRule="auto"/>
              <w:jc w:val="center"/>
              <w:rPr>
                <w:color w:val="000000" w:themeColor="text1"/>
              </w:rPr>
            </w:pPr>
            <w:r w:rsidRPr="008E4382">
              <w:rPr>
                <w:color w:val="000000" w:themeColor="text1"/>
              </w:rPr>
              <w:t>622</w:t>
            </w:r>
          </w:p>
        </w:tc>
        <w:tc>
          <w:tcPr>
            <w:tcW w:w="1134" w:type="dxa"/>
            <w:tcBorders>
              <w:top w:val="nil"/>
              <w:left w:val="nil"/>
              <w:bottom w:val="single" w:sz="4" w:space="0" w:color="auto"/>
              <w:right w:val="single" w:sz="4" w:space="0" w:color="auto"/>
            </w:tcBorders>
            <w:noWrap/>
            <w:vAlign w:val="center"/>
            <w:hideMark/>
          </w:tcPr>
          <w:p w14:paraId="76BA1200" w14:textId="77777777" w:rsidR="00946399" w:rsidRPr="008E4382" w:rsidRDefault="00946399" w:rsidP="00406380">
            <w:pPr>
              <w:spacing w:line="240" w:lineRule="auto"/>
              <w:jc w:val="center"/>
              <w:rPr>
                <w:color w:val="000000" w:themeColor="text1"/>
              </w:rPr>
            </w:pPr>
            <w:r w:rsidRPr="008E4382">
              <w:rPr>
                <w:color w:val="000000" w:themeColor="text1"/>
              </w:rPr>
              <w:t>584</w:t>
            </w:r>
          </w:p>
        </w:tc>
        <w:tc>
          <w:tcPr>
            <w:tcW w:w="1134" w:type="dxa"/>
            <w:tcBorders>
              <w:top w:val="nil"/>
              <w:left w:val="nil"/>
              <w:bottom w:val="single" w:sz="4" w:space="0" w:color="auto"/>
              <w:right w:val="single" w:sz="4" w:space="0" w:color="auto"/>
            </w:tcBorders>
            <w:noWrap/>
            <w:vAlign w:val="center"/>
            <w:hideMark/>
          </w:tcPr>
          <w:p w14:paraId="5B518E9F" w14:textId="77777777" w:rsidR="00946399" w:rsidRPr="008E4382" w:rsidRDefault="00946399" w:rsidP="00406380">
            <w:pPr>
              <w:spacing w:line="240" w:lineRule="auto"/>
              <w:jc w:val="center"/>
              <w:rPr>
                <w:color w:val="000000" w:themeColor="text1"/>
              </w:rPr>
            </w:pPr>
            <w:r w:rsidRPr="008E4382">
              <w:rPr>
                <w:color w:val="000000" w:themeColor="text1"/>
              </w:rPr>
              <w:t>554</w:t>
            </w:r>
          </w:p>
        </w:tc>
        <w:tc>
          <w:tcPr>
            <w:tcW w:w="1134" w:type="dxa"/>
            <w:tcBorders>
              <w:top w:val="nil"/>
              <w:left w:val="nil"/>
              <w:bottom w:val="single" w:sz="4" w:space="0" w:color="auto"/>
              <w:right w:val="single" w:sz="4" w:space="0" w:color="auto"/>
            </w:tcBorders>
            <w:noWrap/>
            <w:vAlign w:val="center"/>
            <w:hideMark/>
          </w:tcPr>
          <w:p w14:paraId="62D95715" w14:textId="77777777" w:rsidR="00946399" w:rsidRPr="008E4382" w:rsidRDefault="00946399" w:rsidP="00406380">
            <w:pPr>
              <w:spacing w:line="240" w:lineRule="auto"/>
              <w:jc w:val="center"/>
              <w:rPr>
                <w:color w:val="000000" w:themeColor="text1"/>
              </w:rPr>
            </w:pPr>
            <w:r w:rsidRPr="008E4382">
              <w:rPr>
                <w:color w:val="000000" w:themeColor="text1"/>
              </w:rPr>
              <w:t>530</w:t>
            </w:r>
          </w:p>
        </w:tc>
        <w:tc>
          <w:tcPr>
            <w:tcW w:w="1344" w:type="dxa"/>
            <w:tcBorders>
              <w:top w:val="nil"/>
              <w:left w:val="nil"/>
              <w:bottom w:val="single" w:sz="4" w:space="0" w:color="auto"/>
              <w:right w:val="single" w:sz="4" w:space="0" w:color="auto"/>
            </w:tcBorders>
            <w:noWrap/>
            <w:vAlign w:val="center"/>
            <w:hideMark/>
          </w:tcPr>
          <w:p w14:paraId="46EE9AFE" w14:textId="77777777" w:rsidR="00946399" w:rsidRPr="008E4382" w:rsidRDefault="00946399" w:rsidP="00406380">
            <w:pPr>
              <w:spacing w:line="240" w:lineRule="auto"/>
              <w:jc w:val="center"/>
              <w:rPr>
                <w:color w:val="000000" w:themeColor="text1"/>
              </w:rPr>
            </w:pPr>
            <w:r w:rsidRPr="008E4382">
              <w:rPr>
                <w:color w:val="000000" w:themeColor="text1"/>
              </w:rPr>
              <w:t>1140</w:t>
            </w:r>
          </w:p>
        </w:tc>
      </w:tr>
      <w:tr w:rsidR="00946399" w:rsidRPr="008E4382" w14:paraId="52211E48"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4AAB5254"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w:t>
            </w:r>
            <w:r w:rsidRPr="008E4382">
              <w:rPr>
                <w:i/>
                <w:iCs/>
                <w:color w:val="000000" w:themeColor="text1"/>
              </w:rPr>
              <w:t>trans</w:t>
            </w:r>
            <w:r w:rsidRPr="008E4382">
              <w:rPr>
                <w:color w:val="000000" w:themeColor="text1"/>
              </w:rPr>
              <w:t xml:space="preserve"> (enhancing)</w:t>
            </w:r>
          </w:p>
        </w:tc>
        <w:tc>
          <w:tcPr>
            <w:tcW w:w="1107" w:type="dxa"/>
            <w:tcBorders>
              <w:top w:val="nil"/>
              <w:left w:val="nil"/>
              <w:bottom w:val="single" w:sz="4" w:space="0" w:color="auto"/>
              <w:right w:val="single" w:sz="4" w:space="0" w:color="auto"/>
            </w:tcBorders>
            <w:noWrap/>
            <w:vAlign w:val="center"/>
            <w:hideMark/>
          </w:tcPr>
          <w:p w14:paraId="2982315D" w14:textId="77777777" w:rsidR="00946399" w:rsidRPr="008E4382" w:rsidRDefault="00946399" w:rsidP="00406380">
            <w:pPr>
              <w:spacing w:line="240" w:lineRule="auto"/>
              <w:jc w:val="center"/>
              <w:rPr>
                <w:color w:val="000000" w:themeColor="text1"/>
              </w:rPr>
            </w:pPr>
            <w:r w:rsidRPr="008E4382">
              <w:rPr>
                <w:color w:val="000000" w:themeColor="text1"/>
              </w:rPr>
              <w:t>563</w:t>
            </w:r>
          </w:p>
        </w:tc>
        <w:tc>
          <w:tcPr>
            <w:tcW w:w="1134" w:type="dxa"/>
            <w:tcBorders>
              <w:top w:val="nil"/>
              <w:left w:val="nil"/>
              <w:bottom w:val="single" w:sz="4" w:space="0" w:color="auto"/>
              <w:right w:val="single" w:sz="4" w:space="0" w:color="auto"/>
            </w:tcBorders>
            <w:noWrap/>
            <w:vAlign w:val="center"/>
            <w:hideMark/>
          </w:tcPr>
          <w:p w14:paraId="02AC9641"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1276" w:type="dxa"/>
            <w:tcBorders>
              <w:top w:val="nil"/>
              <w:left w:val="nil"/>
              <w:bottom w:val="single" w:sz="4" w:space="0" w:color="auto"/>
              <w:right w:val="single" w:sz="4" w:space="0" w:color="auto"/>
            </w:tcBorders>
            <w:noWrap/>
            <w:vAlign w:val="center"/>
            <w:hideMark/>
          </w:tcPr>
          <w:p w14:paraId="320CEA72" w14:textId="77777777" w:rsidR="00946399" w:rsidRPr="008E4382" w:rsidRDefault="00946399" w:rsidP="00406380">
            <w:pPr>
              <w:spacing w:line="240" w:lineRule="auto"/>
              <w:jc w:val="center"/>
              <w:rPr>
                <w:color w:val="000000" w:themeColor="text1"/>
              </w:rPr>
            </w:pPr>
            <w:r w:rsidRPr="008E4382">
              <w:rPr>
                <w:color w:val="000000" w:themeColor="text1"/>
              </w:rPr>
              <w:t>541</w:t>
            </w:r>
          </w:p>
        </w:tc>
        <w:tc>
          <w:tcPr>
            <w:tcW w:w="1276" w:type="dxa"/>
            <w:tcBorders>
              <w:top w:val="nil"/>
              <w:left w:val="nil"/>
              <w:bottom w:val="single" w:sz="4" w:space="0" w:color="auto"/>
              <w:right w:val="single" w:sz="4" w:space="0" w:color="auto"/>
            </w:tcBorders>
            <w:noWrap/>
            <w:vAlign w:val="center"/>
            <w:hideMark/>
          </w:tcPr>
          <w:p w14:paraId="348ADF0D" w14:textId="77777777" w:rsidR="00946399" w:rsidRPr="008E4382" w:rsidRDefault="00946399" w:rsidP="00406380">
            <w:pPr>
              <w:spacing w:line="240" w:lineRule="auto"/>
              <w:jc w:val="center"/>
              <w:rPr>
                <w:color w:val="000000" w:themeColor="text1"/>
              </w:rPr>
            </w:pPr>
            <w:r w:rsidRPr="008E4382">
              <w:rPr>
                <w:color w:val="000000" w:themeColor="text1"/>
              </w:rPr>
              <w:t>631</w:t>
            </w:r>
          </w:p>
        </w:tc>
        <w:tc>
          <w:tcPr>
            <w:tcW w:w="1134" w:type="dxa"/>
            <w:tcBorders>
              <w:top w:val="nil"/>
              <w:left w:val="nil"/>
              <w:bottom w:val="single" w:sz="4" w:space="0" w:color="auto"/>
              <w:right w:val="single" w:sz="4" w:space="0" w:color="auto"/>
            </w:tcBorders>
            <w:noWrap/>
            <w:vAlign w:val="center"/>
            <w:hideMark/>
          </w:tcPr>
          <w:p w14:paraId="4E9BB2B7" w14:textId="77777777" w:rsidR="00946399" w:rsidRPr="008E4382" w:rsidRDefault="00946399" w:rsidP="00406380">
            <w:pPr>
              <w:spacing w:line="240" w:lineRule="auto"/>
              <w:jc w:val="center"/>
              <w:rPr>
                <w:color w:val="000000" w:themeColor="text1"/>
              </w:rPr>
            </w:pPr>
            <w:r w:rsidRPr="008E4382">
              <w:rPr>
                <w:color w:val="000000" w:themeColor="text1"/>
              </w:rPr>
              <w:t>207</w:t>
            </w:r>
          </w:p>
        </w:tc>
        <w:tc>
          <w:tcPr>
            <w:tcW w:w="1134" w:type="dxa"/>
            <w:tcBorders>
              <w:top w:val="nil"/>
              <w:left w:val="nil"/>
              <w:bottom w:val="single" w:sz="4" w:space="0" w:color="auto"/>
              <w:right w:val="single" w:sz="4" w:space="0" w:color="auto"/>
            </w:tcBorders>
            <w:noWrap/>
            <w:vAlign w:val="center"/>
            <w:hideMark/>
          </w:tcPr>
          <w:p w14:paraId="4623EAC6" w14:textId="77777777" w:rsidR="00946399" w:rsidRPr="008E4382" w:rsidRDefault="00946399" w:rsidP="00406380">
            <w:pPr>
              <w:spacing w:line="240" w:lineRule="auto"/>
              <w:jc w:val="center"/>
              <w:rPr>
                <w:color w:val="000000" w:themeColor="text1"/>
              </w:rPr>
            </w:pPr>
            <w:r w:rsidRPr="008E4382">
              <w:rPr>
                <w:color w:val="000000" w:themeColor="text1"/>
              </w:rPr>
              <w:t>522</w:t>
            </w:r>
          </w:p>
        </w:tc>
        <w:tc>
          <w:tcPr>
            <w:tcW w:w="1134" w:type="dxa"/>
            <w:tcBorders>
              <w:top w:val="nil"/>
              <w:left w:val="nil"/>
              <w:bottom w:val="single" w:sz="4" w:space="0" w:color="auto"/>
              <w:right w:val="single" w:sz="4" w:space="0" w:color="auto"/>
            </w:tcBorders>
            <w:noWrap/>
            <w:vAlign w:val="center"/>
            <w:hideMark/>
          </w:tcPr>
          <w:p w14:paraId="6AF29507" w14:textId="77777777" w:rsidR="00946399" w:rsidRPr="008E4382" w:rsidRDefault="00946399" w:rsidP="00406380">
            <w:pPr>
              <w:spacing w:line="240" w:lineRule="auto"/>
              <w:jc w:val="center"/>
              <w:rPr>
                <w:color w:val="000000" w:themeColor="text1"/>
              </w:rPr>
            </w:pPr>
            <w:r w:rsidRPr="008E4382">
              <w:rPr>
                <w:color w:val="000000" w:themeColor="text1"/>
              </w:rPr>
              <w:t>234</w:t>
            </w:r>
          </w:p>
        </w:tc>
        <w:tc>
          <w:tcPr>
            <w:tcW w:w="1134" w:type="dxa"/>
            <w:tcBorders>
              <w:top w:val="nil"/>
              <w:left w:val="nil"/>
              <w:bottom w:val="single" w:sz="4" w:space="0" w:color="auto"/>
              <w:right w:val="single" w:sz="4" w:space="0" w:color="auto"/>
            </w:tcBorders>
            <w:noWrap/>
            <w:vAlign w:val="center"/>
            <w:hideMark/>
          </w:tcPr>
          <w:p w14:paraId="774C2B58" w14:textId="77777777" w:rsidR="00946399" w:rsidRPr="008E4382" w:rsidRDefault="00946399" w:rsidP="00406380">
            <w:pPr>
              <w:spacing w:line="240" w:lineRule="auto"/>
              <w:jc w:val="center"/>
              <w:rPr>
                <w:color w:val="000000" w:themeColor="text1"/>
              </w:rPr>
            </w:pPr>
            <w:r w:rsidRPr="008E4382">
              <w:rPr>
                <w:color w:val="000000" w:themeColor="text1"/>
              </w:rPr>
              <w:t>608</w:t>
            </w:r>
          </w:p>
        </w:tc>
        <w:tc>
          <w:tcPr>
            <w:tcW w:w="1344" w:type="dxa"/>
            <w:tcBorders>
              <w:top w:val="nil"/>
              <w:left w:val="nil"/>
              <w:bottom w:val="single" w:sz="4" w:space="0" w:color="auto"/>
              <w:right w:val="single" w:sz="4" w:space="0" w:color="auto"/>
            </w:tcBorders>
            <w:noWrap/>
            <w:vAlign w:val="center"/>
            <w:hideMark/>
          </w:tcPr>
          <w:p w14:paraId="4027CE46" w14:textId="77777777" w:rsidR="00946399" w:rsidRPr="008E4382" w:rsidRDefault="00946399" w:rsidP="00406380">
            <w:pPr>
              <w:spacing w:line="240" w:lineRule="auto"/>
              <w:jc w:val="center"/>
              <w:rPr>
                <w:color w:val="000000" w:themeColor="text1"/>
              </w:rPr>
            </w:pPr>
            <w:r w:rsidRPr="008E4382">
              <w:rPr>
                <w:color w:val="000000" w:themeColor="text1"/>
              </w:rPr>
              <w:t>782</w:t>
            </w:r>
          </w:p>
        </w:tc>
      </w:tr>
      <w:tr w:rsidR="00946399" w:rsidRPr="008E4382" w14:paraId="369BCD71" w14:textId="77777777" w:rsidTr="00406380">
        <w:trPr>
          <w:trHeight w:val="552"/>
        </w:trPr>
        <w:tc>
          <w:tcPr>
            <w:tcW w:w="1723" w:type="dxa"/>
            <w:tcBorders>
              <w:top w:val="nil"/>
              <w:left w:val="single" w:sz="4" w:space="0" w:color="auto"/>
              <w:bottom w:val="single" w:sz="4" w:space="0" w:color="auto"/>
              <w:right w:val="single" w:sz="4" w:space="0" w:color="auto"/>
            </w:tcBorders>
            <w:vAlign w:val="center"/>
            <w:hideMark/>
          </w:tcPr>
          <w:p w14:paraId="5B939B9A" w14:textId="206995BF" w:rsidR="00946399" w:rsidRPr="008E4382" w:rsidRDefault="00946399" w:rsidP="00406380">
            <w:pPr>
              <w:spacing w:line="240" w:lineRule="auto"/>
              <w:jc w:val="center"/>
              <w:rPr>
                <w:color w:val="000000" w:themeColor="text1"/>
              </w:rPr>
            </w:pPr>
            <w:r w:rsidRPr="008E4382">
              <w:rPr>
                <w:i/>
                <w:iCs/>
                <w:color w:val="000000" w:themeColor="text1"/>
              </w:rPr>
              <w:t>cis</w:t>
            </w:r>
            <w:r w:rsidR="00E8045D">
              <w:rPr>
                <w:i/>
                <w:iCs/>
                <w:color w:val="000000" w:themeColor="text1"/>
                <w:szCs w:val="24"/>
              </w:rPr>
              <w:t>×</w:t>
            </w:r>
            <w:r w:rsidRPr="008E4382">
              <w:rPr>
                <w:i/>
                <w:iCs/>
                <w:color w:val="000000" w:themeColor="text1"/>
              </w:rPr>
              <w:t>trans</w:t>
            </w:r>
            <w:r w:rsidRPr="008E4382">
              <w:rPr>
                <w:color w:val="000000" w:themeColor="text1"/>
              </w:rPr>
              <w:t xml:space="preserve"> (compensatory)</w:t>
            </w:r>
          </w:p>
        </w:tc>
        <w:tc>
          <w:tcPr>
            <w:tcW w:w="1107" w:type="dxa"/>
            <w:tcBorders>
              <w:top w:val="nil"/>
              <w:left w:val="nil"/>
              <w:bottom w:val="single" w:sz="4" w:space="0" w:color="auto"/>
              <w:right w:val="single" w:sz="4" w:space="0" w:color="auto"/>
            </w:tcBorders>
            <w:noWrap/>
            <w:vAlign w:val="center"/>
            <w:hideMark/>
          </w:tcPr>
          <w:p w14:paraId="48C54EEB" w14:textId="77777777" w:rsidR="00946399" w:rsidRPr="008E4382" w:rsidRDefault="00946399" w:rsidP="00406380">
            <w:pPr>
              <w:spacing w:line="240" w:lineRule="auto"/>
              <w:jc w:val="center"/>
              <w:rPr>
                <w:color w:val="000000" w:themeColor="text1"/>
              </w:rPr>
            </w:pPr>
            <w:r w:rsidRPr="008E4382">
              <w:rPr>
                <w:color w:val="000000" w:themeColor="text1"/>
              </w:rPr>
              <w:t>278</w:t>
            </w:r>
          </w:p>
        </w:tc>
        <w:tc>
          <w:tcPr>
            <w:tcW w:w="1134" w:type="dxa"/>
            <w:tcBorders>
              <w:top w:val="nil"/>
              <w:left w:val="nil"/>
              <w:bottom w:val="single" w:sz="4" w:space="0" w:color="auto"/>
              <w:right w:val="single" w:sz="4" w:space="0" w:color="auto"/>
            </w:tcBorders>
            <w:noWrap/>
            <w:vAlign w:val="center"/>
            <w:hideMark/>
          </w:tcPr>
          <w:p w14:paraId="54715D65" w14:textId="77777777" w:rsidR="00946399" w:rsidRPr="008E4382" w:rsidRDefault="00946399" w:rsidP="00406380">
            <w:pPr>
              <w:spacing w:line="240" w:lineRule="auto"/>
              <w:jc w:val="center"/>
              <w:rPr>
                <w:color w:val="000000" w:themeColor="text1"/>
              </w:rPr>
            </w:pPr>
            <w:r w:rsidRPr="008E4382">
              <w:rPr>
                <w:color w:val="000000" w:themeColor="text1"/>
              </w:rPr>
              <w:t>268</w:t>
            </w:r>
          </w:p>
        </w:tc>
        <w:tc>
          <w:tcPr>
            <w:tcW w:w="1276" w:type="dxa"/>
            <w:tcBorders>
              <w:top w:val="nil"/>
              <w:left w:val="nil"/>
              <w:bottom w:val="single" w:sz="4" w:space="0" w:color="auto"/>
              <w:right w:val="single" w:sz="4" w:space="0" w:color="auto"/>
            </w:tcBorders>
            <w:noWrap/>
            <w:vAlign w:val="center"/>
            <w:hideMark/>
          </w:tcPr>
          <w:p w14:paraId="1C18C53C" w14:textId="77777777" w:rsidR="00946399" w:rsidRPr="008E4382" w:rsidRDefault="00946399" w:rsidP="00406380">
            <w:pPr>
              <w:spacing w:line="240" w:lineRule="auto"/>
              <w:jc w:val="center"/>
              <w:rPr>
                <w:color w:val="000000" w:themeColor="text1"/>
              </w:rPr>
            </w:pPr>
            <w:r w:rsidRPr="008E4382">
              <w:rPr>
                <w:color w:val="000000" w:themeColor="text1"/>
              </w:rPr>
              <w:t>277</w:t>
            </w:r>
          </w:p>
        </w:tc>
        <w:tc>
          <w:tcPr>
            <w:tcW w:w="1276" w:type="dxa"/>
            <w:tcBorders>
              <w:top w:val="nil"/>
              <w:left w:val="nil"/>
              <w:bottom w:val="single" w:sz="4" w:space="0" w:color="auto"/>
              <w:right w:val="single" w:sz="4" w:space="0" w:color="auto"/>
            </w:tcBorders>
            <w:noWrap/>
            <w:vAlign w:val="center"/>
            <w:hideMark/>
          </w:tcPr>
          <w:p w14:paraId="7D534498" w14:textId="77777777" w:rsidR="00946399" w:rsidRPr="008E4382" w:rsidRDefault="00946399" w:rsidP="00406380">
            <w:pPr>
              <w:spacing w:line="240" w:lineRule="auto"/>
              <w:jc w:val="center"/>
              <w:rPr>
                <w:color w:val="000000" w:themeColor="text1"/>
              </w:rPr>
            </w:pPr>
            <w:r w:rsidRPr="008E4382">
              <w:rPr>
                <w:color w:val="000000" w:themeColor="text1"/>
              </w:rPr>
              <w:t>386</w:t>
            </w:r>
          </w:p>
        </w:tc>
        <w:tc>
          <w:tcPr>
            <w:tcW w:w="1134" w:type="dxa"/>
            <w:tcBorders>
              <w:top w:val="nil"/>
              <w:left w:val="nil"/>
              <w:bottom w:val="single" w:sz="4" w:space="0" w:color="auto"/>
              <w:right w:val="single" w:sz="4" w:space="0" w:color="auto"/>
            </w:tcBorders>
            <w:noWrap/>
            <w:vAlign w:val="center"/>
            <w:hideMark/>
          </w:tcPr>
          <w:p w14:paraId="7E7B6517" w14:textId="77777777" w:rsidR="00946399" w:rsidRPr="008E4382" w:rsidRDefault="00946399" w:rsidP="00406380">
            <w:pPr>
              <w:spacing w:line="240" w:lineRule="auto"/>
              <w:jc w:val="center"/>
              <w:rPr>
                <w:color w:val="000000" w:themeColor="text1"/>
              </w:rPr>
            </w:pPr>
            <w:r w:rsidRPr="008E4382">
              <w:rPr>
                <w:color w:val="000000" w:themeColor="text1"/>
              </w:rPr>
              <w:t>90</w:t>
            </w:r>
          </w:p>
        </w:tc>
        <w:tc>
          <w:tcPr>
            <w:tcW w:w="1134" w:type="dxa"/>
            <w:tcBorders>
              <w:top w:val="nil"/>
              <w:left w:val="nil"/>
              <w:bottom w:val="single" w:sz="4" w:space="0" w:color="auto"/>
              <w:right w:val="single" w:sz="4" w:space="0" w:color="auto"/>
            </w:tcBorders>
            <w:noWrap/>
            <w:vAlign w:val="center"/>
            <w:hideMark/>
          </w:tcPr>
          <w:p w14:paraId="5EE21685" w14:textId="77777777" w:rsidR="00946399" w:rsidRPr="008E4382" w:rsidRDefault="00946399" w:rsidP="00406380">
            <w:pPr>
              <w:spacing w:line="240" w:lineRule="auto"/>
              <w:jc w:val="center"/>
              <w:rPr>
                <w:color w:val="000000" w:themeColor="text1"/>
              </w:rPr>
            </w:pPr>
            <w:r w:rsidRPr="008E4382">
              <w:rPr>
                <w:color w:val="000000" w:themeColor="text1"/>
              </w:rPr>
              <w:t>262</w:t>
            </w:r>
          </w:p>
        </w:tc>
        <w:tc>
          <w:tcPr>
            <w:tcW w:w="1134" w:type="dxa"/>
            <w:tcBorders>
              <w:top w:val="nil"/>
              <w:left w:val="nil"/>
              <w:bottom w:val="single" w:sz="4" w:space="0" w:color="auto"/>
              <w:right w:val="single" w:sz="4" w:space="0" w:color="auto"/>
            </w:tcBorders>
            <w:noWrap/>
            <w:vAlign w:val="center"/>
            <w:hideMark/>
          </w:tcPr>
          <w:p w14:paraId="2286CD33" w14:textId="77777777" w:rsidR="00946399" w:rsidRPr="008E4382" w:rsidRDefault="00946399" w:rsidP="00406380">
            <w:pPr>
              <w:spacing w:line="240" w:lineRule="auto"/>
              <w:jc w:val="center"/>
              <w:rPr>
                <w:color w:val="000000" w:themeColor="text1"/>
              </w:rPr>
            </w:pPr>
            <w:r w:rsidRPr="008E4382">
              <w:rPr>
                <w:color w:val="000000" w:themeColor="text1"/>
              </w:rPr>
              <w:t>134</w:t>
            </w:r>
          </w:p>
        </w:tc>
        <w:tc>
          <w:tcPr>
            <w:tcW w:w="1134" w:type="dxa"/>
            <w:tcBorders>
              <w:top w:val="nil"/>
              <w:left w:val="nil"/>
              <w:bottom w:val="single" w:sz="4" w:space="0" w:color="auto"/>
              <w:right w:val="single" w:sz="4" w:space="0" w:color="auto"/>
            </w:tcBorders>
            <w:noWrap/>
            <w:vAlign w:val="center"/>
            <w:hideMark/>
          </w:tcPr>
          <w:p w14:paraId="287AF20C" w14:textId="77777777" w:rsidR="00946399" w:rsidRPr="008E4382" w:rsidRDefault="00946399" w:rsidP="00406380">
            <w:pPr>
              <w:spacing w:line="240" w:lineRule="auto"/>
              <w:jc w:val="center"/>
              <w:rPr>
                <w:color w:val="000000" w:themeColor="text1"/>
              </w:rPr>
            </w:pPr>
            <w:r w:rsidRPr="008E4382">
              <w:rPr>
                <w:color w:val="000000" w:themeColor="text1"/>
              </w:rPr>
              <w:t>353</w:t>
            </w:r>
          </w:p>
        </w:tc>
        <w:tc>
          <w:tcPr>
            <w:tcW w:w="1344" w:type="dxa"/>
            <w:tcBorders>
              <w:top w:val="nil"/>
              <w:left w:val="nil"/>
              <w:bottom w:val="single" w:sz="4" w:space="0" w:color="auto"/>
              <w:right w:val="single" w:sz="4" w:space="0" w:color="auto"/>
            </w:tcBorders>
            <w:noWrap/>
            <w:vAlign w:val="center"/>
            <w:hideMark/>
          </w:tcPr>
          <w:p w14:paraId="0FA48C01" w14:textId="77777777" w:rsidR="00946399" w:rsidRPr="008E4382" w:rsidRDefault="00946399" w:rsidP="00406380">
            <w:pPr>
              <w:spacing w:line="240" w:lineRule="auto"/>
              <w:jc w:val="center"/>
              <w:rPr>
                <w:color w:val="000000" w:themeColor="text1"/>
              </w:rPr>
            </w:pPr>
            <w:r w:rsidRPr="008E4382">
              <w:rPr>
                <w:color w:val="000000" w:themeColor="text1"/>
              </w:rPr>
              <w:t>583</w:t>
            </w:r>
          </w:p>
        </w:tc>
      </w:tr>
      <w:tr w:rsidR="00946399" w:rsidRPr="008E4382" w14:paraId="153D6F5E"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1225420B" w14:textId="77777777" w:rsidR="00946399" w:rsidRPr="008E4382" w:rsidRDefault="00946399" w:rsidP="00406380">
            <w:pPr>
              <w:spacing w:line="240" w:lineRule="auto"/>
              <w:jc w:val="center"/>
              <w:rPr>
                <w:color w:val="000000" w:themeColor="text1"/>
              </w:rPr>
            </w:pPr>
            <w:r w:rsidRPr="008E4382">
              <w:rPr>
                <w:color w:val="000000" w:themeColor="text1"/>
              </w:rPr>
              <w:t>Ambiguous</w:t>
            </w:r>
          </w:p>
        </w:tc>
        <w:tc>
          <w:tcPr>
            <w:tcW w:w="1107" w:type="dxa"/>
            <w:tcBorders>
              <w:top w:val="nil"/>
              <w:left w:val="nil"/>
              <w:bottom w:val="single" w:sz="4" w:space="0" w:color="auto"/>
              <w:right w:val="single" w:sz="4" w:space="0" w:color="auto"/>
            </w:tcBorders>
            <w:noWrap/>
            <w:vAlign w:val="center"/>
            <w:hideMark/>
          </w:tcPr>
          <w:p w14:paraId="3A63593E" w14:textId="77777777" w:rsidR="00946399" w:rsidRPr="008E4382" w:rsidRDefault="00946399" w:rsidP="00406380">
            <w:pPr>
              <w:spacing w:line="240" w:lineRule="auto"/>
              <w:jc w:val="center"/>
              <w:rPr>
                <w:color w:val="000000" w:themeColor="text1"/>
              </w:rPr>
            </w:pPr>
            <w:r w:rsidRPr="008E4382">
              <w:rPr>
                <w:color w:val="000000" w:themeColor="text1"/>
              </w:rPr>
              <w:t>2651</w:t>
            </w:r>
          </w:p>
        </w:tc>
        <w:tc>
          <w:tcPr>
            <w:tcW w:w="1134" w:type="dxa"/>
            <w:tcBorders>
              <w:top w:val="nil"/>
              <w:left w:val="nil"/>
              <w:bottom w:val="single" w:sz="4" w:space="0" w:color="auto"/>
              <w:right w:val="single" w:sz="4" w:space="0" w:color="auto"/>
            </w:tcBorders>
            <w:noWrap/>
            <w:vAlign w:val="center"/>
            <w:hideMark/>
          </w:tcPr>
          <w:p w14:paraId="106370AD" w14:textId="77777777" w:rsidR="00946399" w:rsidRPr="008E4382" w:rsidRDefault="00946399" w:rsidP="00406380">
            <w:pPr>
              <w:spacing w:line="240" w:lineRule="auto"/>
              <w:jc w:val="center"/>
              <w:rPr>
                <w:color w:val="000000" w:themeColor="text1"/>
              </w:rPr>
            </w:pPr>
            <w:r w:rsidRPr="008E4382">
              <w:rPr>
                <w:color w:val="000000" w:themeColor="text1"/>
              </w:rPr>
              <w:t>3078</w:t>
            </w:r>
          </w:p>
        </w:tc>
        <w:tc>
          <w:tcPr>
            <w:tcW w:w="1276" w:type="dxa"/>
            <w:tcBorders>
              <w:top w:val="nil"/>
              <w:left w:val="nil"/>
              <w:bottom w:val="single" w:sz="4" w:space="0" w:color="auto"/>
              <w:right w:val="single" w:sz="4" w:space="0" w:color="auto"/>
            </w:tcBorders>
            <w:noWrap/>
            <w:vAlign w:val="center"/>
            <w:hideMark/>
          </w:tcPr>
          <w:p w14:paraId="51E64575" w14:textId="77777777" w:rsidR="00946399" w:rsidRPr="008E4382" w:rsidRDefault="00946399" w:rsidP="00406380">
            <w:pPr>
              <w:spacing w:line="240" w:lineRule="auto"/>
              <w:jc w:val="center"/>
              <w:rPr>
                <w:color w:val="000000" w:themeColor="text1"/>
              </w:rPr>
            </w:pPr>
            <w:r w:rsidRPr="008E4382">
              <w:rPr>
                <w:color w:val="000000" w:themeColor="text1"/>
              </w:rPr>
              <w:t>2518</w:t>
            </w:r>
          </w:p>
        </w:tc>
        <w:tc>
          <w:tcPr>
            <w:tcW w:w="1276" w:type="dxa"/>
            <w:tcBorders>
              <w:top w:val="nil"/>
              <w:left w:val="nil"/>
              <w:bottom w:val="single" w:sz="4" w:space="0" w:color="auto"/>
              <w:right w:val="single" w:sz="4" w:space="0" w:color="auto"/>
            </w:tcBorders>
            <w:noWrap/>
            <w:vAlign w:val="center"/>
            <w:hideMark/>
          </w:tcPr>
          <w:p w14:paraId="0A038494" w14:textId="77777777" w:rsidR="00946399" w:rsidRPr="008E4382" w:rsidRDefault="00946399" w:rsidP="00406380">
            <w:pPr>
              <w:spacing w:line="240" w:lineRule="auto"/>
              <w:jc w:val="center"/>
              <w:rPr>
                <w:color w:val="000000" w:themeColor="text1"/>
              </w:rPr>
            </w:pPr>
            <w:r w:rsidRPr="008E4382">
              <w:rPr>
                <w:color w:val="000000" w:themeColor="text1"/>
              </w:rPr>
              <w:t>2399</w:t>
            </w:r>
          </w:p>
        </w:tc>
        <w:tc>
          <w:tcPr>
            <w:tcW w:w="1134" w:type="dxa"/>
            <w:tcBorders>
              <w:top w:val="nil"/>
              <w:left w:val="nil"/>
              <w:bottom w:val="single" w:sz="4" w:space="0" w:color="auto"/>
              <w:right w:val="single" w:sz="4" w:space="0" w:color="auto"/>
            </w:tcBorders>
            <w:vAlign w:val="center"/>
            <w:hideMark/>
          </w:tcPr>
          <w:p w14:paraId="4401EAE5" w14:textId="77777777" w:rsidR="00946399" w:rsidRPr="008E4382" w:rsidRDefault="00946399" w:rsidP="00406380">
            <w:pPr>
              <w:spacing w:line="240" w:lineRule="auto"/>
              <w:jc w:val="center"/>
              <w:rPr>
                <w:color w:val="000000" w:themeColor="text1"/>
              </w:rPr>
            </w:pPr>
            <w:r w:rsidRPr="008E4382">
              <w:rPr>
                <w:color w:val="000000" w:themeColor="text1"/>
              </w:rPr>
              <w:t>2807</w:t>
            </w:r>
          </w:p>
        </w:tc>
        <w:tc>
          <w:tcPr>
            <w:tcW w:w="1134" w:type="dxa"/>
            <w:tcBorders>
              <w:top w:val="nil"/>
              <w:left w:val="nil"/>
              <w:bottom w:val="single" w:sz="4" w:space="0" w:color="auto"/>
              <w:right w:val="single" w:sz="4" w:space="0" w:color="auto"/>
            </w:tcBorders>
            <w:noWrap/>
            <w:vAlign w:val="center"/>
            <w:hideMark/>
          </w:tcPr>
          <w:p w14:paraId="189D37D3" w14:textId="77777777" w:rsidR="00946399" w:rsidRPr="008E4382" w:rsidRDefault="00946399" w:rsidP="00406380">
            <w:pPr>
              <w:spacing w:line="240" w:lineRule="auto"/>
              <w:jc w:val="center"/>
              <w:rPr>
                <w:color w:val="000000" w:themeColor="text1"/>
              </w:rPr>
            </w:pPr>
            <w:r w:rsidRPr="008E4382">
              <w:rPr>
                <w:color w:val="000000" w:themeColor="text1"/>
              </w:rPr>
              <w:t>2654</w:t>
            </w:r>
          </w:p>
        </w:tc>
        <w:tc>
          <w:tcPr>
            <w:tcW w:w="1134" w:type="dxa"/>
            <w:tcBorders>
              <w:top w:val="nil"/>
              <w:left w:val="nil"/>
              <w:bottom w:val="single" w:sz="4" w:space="0" w:color="auto"/>
              <w:right w:val="single" w:sz="4" w:space="0" w:color="auto"/>
            </w:tcBorders>
            <w:noWrap/>
            <w:vAlign w:val="center"/>
            <w:hideMark/>
          </w:tcPr>
          <w:p w14:paraId="62734AF4" w14:textId="77777777" w:rsidR="00946399" w:rsidRPr="008E4382" w:rsidRDefault="00946399" w:rsidP="00406380">
            <w:pPr>
              <w:spacing w:line="240" w:lineRule="auto"/>
              <w:jc w:val="center"/>
              <w:rPr>
                <w:color w:val="000000" w:themeColor="text1"/>
              </w:rPr>
            </w:pPr>
            <w:r w:rsidRPr="008E4382">
              <w:rPr>
                <w:color w:val="000000" w:themeColor="text1"/>
              </w:rPr>
              <w:t>3067</w:t>
            </w:r>
          </w:p>
        </w:tc>
        <w:tc>
          <w:tcPr>
            <w:tcW w:w="1134" w:type="dxa"/>
            <w:tcBorders>
              <w:top w:val="nil"/>
              <w:left w:val="nil"/>
              <w:bottom w:val="single" w:sz="4" w:space="0" w:color="auto"/>
              <w:right w:val="single" w:sz="4" w:space="0" w:color="auto"/>
            </w:tcBorders>
            <w:noWrap/>
            <w:vAlign w:val="center"/>
            <w:hideMark/>
          </w:tcPr>
          <w:p w14:paraId="7C0F6068" w14:textId="77777777" w:rsidR="00946399" w:rsidRPr="008E4382" w:rsidRDefault="00946399" w:rsidP="00406380">
            <w:pPr>
              <w:spacing w:line="240" w:lineRule="auto"/>
              <w:jc w:val="center"/>
              <w:rPr>
                <w:color w:val="000000" w:themeColor="text1"/>
              </w:rPr>
            </w:pPr>
            <w:r w:rsidRPr="008E4382">
              <w:rPr>
                <w:color w:val="000000" w:themeColor="text1"/>
              </w:rPr>
              <w:t>3071</w:t>
            </w:r>
          </w:p>
        </w:tc>
        <w:tc>
          <w:tcPr>
            <w:tcW w:w="1344" w:type="dxa"/>
            <w:tcBorders>
              <w:top w:val="nil"/>
              <w:left w:val="nil"/>
              <w:bottom w:val="single" w:sz="4" w:space="0" w:color="auto"/>
              <w:right w:val="single" w:sz="4" w:space="0" w:color="auto"/>
            </w:tcBorders>
            <w:noWrap/>
            <w:vAlign w:val="center"/>
            <w:hideMark/>
          </w:tcPr>
          <w:p w14:paraId="74F279F4" w14:textId="77777777" w:rsidR="00946399" w:rsidRPr="008E4382" w:rsidRDefault="00946399" w:rsidP="00406380">
            <w:pPr>
              <w:spacing w:line="240" w:lineRule="auto"/>
              <w:jc w:val="center"/>
              <w:rPr>
                <w:color w:val="000000" w:themeColor="text1"/>
              </w:rPr>
            </w:pPr>
            <w:r w:rsidRPr="008E4382">
              <w:rPr>
                <w:color w:val="000000" w:themeColor="text1"/>
              </w:rPr>
              <w:t>2824</w:t>
            </w:r>
          </w:p>
        </w:tc>
      </w:tr>
      <w:tr w:rsidR="00946399" w:rsidRPr="008E4382" w14:paraId="71B3DD31" w14:textId="77777777" w:rsidTr="00406380">
        <w:trPr>
          <w:trHeight w:val="288"/>
        </w:trPr>
        <w:tc>
          <w:tcPr>
            <w:tcW w:w="1723" w:type="dxa"/>
            <w:tcBorders>
              <w:top w:val="nil"/>
              <w:left w:val="single" w:sz="4" w:space="0" w:color="auto"/>
              <w:bottom w:val="single" w:sz="4" w:space="0" w:color="auto"/>
              <w:right w:val="single" w:sz="4" w:space="0" w:color="auto"/>
            </w:tcBorders>
            <w:vAlign w:val="center"/>
            <w:hideMark/>
          </w:tcPr>
          <w:p w14:paraId="70E62803"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1107" w:type="dxa"/>
            <w:tcBorders>
              <w:top w:val="nil"/>
              <w:left w:val="nil"/>
              <w:bottom w:val="single" w:sz="4" w:space="0" w:color="auto"/>
              <w:right w:val="single" w:sz="4" w:space="0" w:color="auto"/>
            </w:tcBorders>
            <w:vAlign w:val="center"/>
            <w:hideMark/>
          </w:tcPr>
          <w:p w14:paraId="4899E424"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52D20607"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276" w:type="dxa"/>
            <w:tcBorders>
              <w:top w:val="nil"/>
              <w:left w:val="nil"/>
              <w:bottom w:val="single" w:sz="4" w:space="0" w:color="auto"/>
              <w:right w:val="single" w:sz="4" w:space="0" w:color="auto"/>
            </w:tcBorders>
            <w:vAlign w:val="center"/>
            <w:hideMark/>
          </w:tcPr>
          <w:p w14:paraId="5E3E2949"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276" w:type="dxa"/>
            <w:tcBorders>
              <w:top w:val="nil"/>
              <w:left w:val="nil"/>
              <w:bottom w:val="single" w:sz="4" w:space="0" w:color="auto"/>
              <w:right w:val="single" w:sz="4" w:space="0" w:color="auto"/>
            </w:tcBorders>
            <w:vAlign w:val="center"/>
            <w:hideMark/>
          </w:tcPr>
          <w:p w14:paraId="11C2C132" w14:textId="77777777" w:rsidR="00946399" w:rsidRPr="008E4382" w:rsidRDefault="00946399" w:rsidP="00406380">
            <w:pPr>
              <w:spacing w:line="240" w:lineRule="auto"/>
              <w:jc w:val="center"/>
              <w:rPr>
                <w:color w:val="000000" w:themeColor="text1"/>
              </w:rPr>
            </w:pPr>
            <w:r w:rsidRPr="008E4382">
              <w:rPr>
                <w:color w:val="000000" w:themeColor="text1"/>
              </w:rPr>
              <w:t>10824</w:t>
            </w:r>
          </w:p>
        </w:tc>
        <w:tc>
          <w:tcPr>
            <w:tcW w:w="1134" w:type="dxa"/>
            <w:tcBorders>
              <w:top w:val="nil"/>
              <w:left w:val="nil"/>
              <w:bottom w:val="single" w:sz="4" w:space="0" w:color="auto"/>
              <w:right w:val="single" w:sz="4" w:space="0" w:color="auto"/>
            </w:tcBorders>
            <w:vAlign w:val="center"/>
            <w:hideMark/>
          </w:tcPr>
          <w:p w14:paraId="777A4F50" w14:textId="77777777" w:rsidR="00946399" w:rsidRPr="008E4382" w:rsidRDefault="00946399" w:rsidP="00406380">
            <w:pPr>
              <w:spacing w:line="240" w:lineRule="auto"/>
              <w:jc w:val="center"/>
              <w:rPr>
                <w:color w:val="000000" w:themeColor="text1"/>
              </w:rPr>
            </w:pPr>
            <w:r w:rsidRPr="008E4382">
              <w:rPr>
                <w:color w:val="000000" w:themeColor="text1"/>
              </w:rPr>
              <w:t>10465</w:t>
            </w:r>
          </w:p>
        </w:tc>
        <w:tc>
          <w:tcPr>
            <w:tcW w:w="1134" w:type="dxa"/>
            <w:tcBorders>
              <w:top w:val="nil"/>
              <w:left w:val="nil"/>
              <w:bottom w:val="single" w:sz="4" w:space="0" w:color="auto"/>
              <w:right w:val="single" w:sz="4" w:space="0" w:color="auto"/>
            </w:tcBorders>
            <w:vAlign w:val="center"/>
            <w:hideMark/>
          </w:tcPr>
          <w:p w14:paraId="2A419A16" w14:textId="77777777" w:rsidR="00946399" w:rsidRPr="008E4382" w:rsidRDefault="00946399" w:rsidP="00406380">
            <w:pPr>
              <w:spacing w:line="240" w:lineRule="auto"/>
              <w:jc w:val="center"/>
              <w:rPr>
                <w:color w:val="000000" w:themeColor="text1"/>
              </w:rPr>
            </w:pPr>
            <w:r w:rsidRPr="008E4382">
              <w:rPr>
                <w:color w:val="000000" w:themeColor="text1"/>
              </w:rPr>
              <w:t>10814</w:t>
            </w:r>
          </w:p>
        </w:tc>
        <w:tc>
          <w:tcPr>
            <w:tcW w:w="1134" w:type="dxa"/>
            <w:tcBorders>
              <w:top w:val="nil"/>
              <w:left w:val="nil"/>
              <w:bottom w:val="single" w:sz="4" w:space="0" w:color="auto"/>
              <w:right w:val="single" w:sz="4" w:space="0" w:color="auto"/>
            </w:tcBorders>
            <w:vAlign w:val="center"/>
            <w:hideMark/>
          </w:tcPr>
          <w:p w14:paraId="31C118BB" w14:textId="77777777" w:rsidR="00946399" w:rsidRPr="008E4382" w:rsidRDefault="00946399" w:rsidP="00406380">
            <w:pPr>
              <w:spacing w:line="240" w:lineRule="auto"/>
              <w:jc w:val="center"/>
              <w:rPr>
                <w:color w:val="000000" w:themeColor="text1"/>
              </w:rPr>
            </w:pPr>
            <w:r w:rsidRPr="008E4382">
              <w:rPr>
                <w:color w:val="000000" w:themeColor="text1"/>
              </w:rPr>
              <w:t>10562</w:t>
            </w:r>
          </w:p>
        </w:tc>
        <w:tc>
          <w:tcPr>
            <w:tcW w:w="1134" w:type="dxa"/>
            <w:tcBorders>
              <w:top w:val="nil"/>
              <w:left w:val="nil"/>
              <w:bottom w:val="single" w:sz="4" w:space="0" w:color="auto"/>
              <w:right w:val="single" w:sz="4" w:space="0" w:color="auto"/>
            </w:tcBorders>
            <w:vAlign w:val="center"/>
            <w:hideMark/>
          </w:tcPr>
          <w:p w14:paraId="57DE967F" w14:textId="77777777" w:rsidR="00946399" w:rsidRPr="008E4382" w:rsidRDefault="00946399" w:rsidP="00406380">
            <w:pPr>
              <w:spacing w:line="240" w:lineRule="auto"/>
              <w:jc w:val="center"/>
              <w:rPr>
                <w:color w:val="000000" w:themeColor="text1"/>
              </w:rPr>
            </w:pPr>
            <w:r w:rsidRPr="008E4382">
              <w:rPr>
                <w:color w:val="000000" w:themeColor="text1"/>
              </w:rPr>
              <w:t>10480</w:t>
            </w:r>
          </w:p>
        </w:tc>
        <w:tc>
          <w:tcPr>
            <w:tcW w:w="1344" w:type="dxa"/>
            <w:tcBorders>
              <w:top w:val="nil"/>
              <w:left w:val="nil"/>
              <w:bottom w:val="single" w:sz="4" w:space="0" w:color="auto"/>
              <w:right w:val="single" w:sz="4" w:space="0" w:color="auto"/>
            </w:tcBorders>
            <w:vAlign w:val="center"/>
            <w:hideMark/>
          </w:tcPr>
          <w:p w14:paraId="11407ACE" w14:textId="77777777" w:rsidR="00946399" w:rsidRPr="008E4382" w:rsidRDefault="00946399" w:rsidP="00406380">
            <w:pPr>
              <w:keepNext/>
              <w:spacing w:line="240" w:lineRule="auto"/>
              <w:jc w:val="center"/>
              <w:rPr>
                <w:color w:val="000000" w:themeColor="text1"/>
              </w:rPr>
            </w:pPr>
            <w:r w:rsidRPr="008E4382">
              <w:rPr>
                <w:color w:val="000000" w:themeColor="text1"/>
              </w:rPr>
              <w:t>10824</w:t>
            </w:r>
          </w:p>
        </w:tc>
      </w:tr>
    </w:tbl>
    <w:p w14:paraId="1C398F06" w14:textId="77777777" w:rsidR="00946399" w:rsidRDefault="00946399" w:rsidP="00946399">
      <w:pPr>
        <w:sectPr w:rsidR="00946399" w:rsidSect="00946399">
          <w:pgSz w:w="15840" w:h="12240" w:orient="landscape" w:code="1"/>
          <w:pgMar w:top="1797" w:right="1440" w:bottom="1077" w:left="1077" w:header="720" w:footer="505" w:gutter="0"/>
          <w:cols w:space="720"/>
          <w:titlePg/>
          <w:docGrid w:linePitch="360"/>
        </w:sectPr>
      </w:pPr>
    </w:p>
    <w:p w14:paraId="67309425" w14:textId="5A24D407" w:rsidR="00946399" w:rsidRPr="008E4382" w:rsidRDefault="00946399" w:rsidP="00946399">
      <w:pPr>
        <w:pStyle w:val="Caption"/>
        <w:rPr>
          <w:i/>
          <w:iCs/>
          <w:color w:val="000000" w:themeColor="text1"/>
          <w:szCs w:val="24"/>
        </w:rPr>
      </w:pPr>
      <w:bookmarkStart w:id="123" w:name="_Toc167907111"/>
      <w:bookmarkStart w:id="124" w:name="_Toc168432218"/>
      <w:bookmarkStart w:id="125" w:name="_Toc168432766"/>
      <w:bookmarkStart w:id="126" w:name="_Toc168433298"/>
      <w:bookmarkStart w:id="127" w:name="_Toc168434031"/>
      <w:bookmarkStart w:id="128" w:name="_Toc168436895"/>
      <w:bookmarkStart w:id="129" w:name="_Toc168437495"/>
      <w:r w:rsidRPr="008E4382">
        <w:rPr>
          <w:color w:val="000000" w:themeColor="text1"/>
          <w:szCs w:val="24"/>
        </w:rPr>
        <w:lastRenderedPageBreak/>
        <w:t>Table</w:t>
      </w:r>
      <w:r w:rsidRPr="008E4382">
        <w:rPr>
          <w:b w:val="0"/>
          <w:bCs w:val="0"/>
          <w:i/>
          <w:iCs/>
          <w:color w:val="000000" w:themeColor="text1"/>
          <w:szCs w:val="24"/>
        </w:rPr>
        <w:fldChar w:fldCharType="begin"/>
      </w:r>
      <w:r w:rsidRPr="008E4382">
        <w:rPr>
          <w:color w:val="000000" w:themeColor="text1"/>
          <w:szCs w:val="24"/>
        </w:rPr>
        <w:instrText xml:space="preserve"> SEQ Table_4. \* ARABIC </w:instrText>
      </w:r>
      <w:r w:rsidRPr="008E4382">
        <w:rPr>
          <w:b w:val="0"/>
          <w:bCs w:val="0"/>
          <w:i/>
          <w:iCs/>
          <w:color w:val="000000" w:themeColor="text1"/>
          <w:szCs w:val="24"/>
        </w:rPr>
        <w:fldChar w:fldCharType="separate"/>
      </w:r>
      <w:r>
        <w:rPr>
          <w:noProof/>
          <w:color w:val="000000" w:themeColor="text1"/>
          <w:szCs w:val="24"/>
        </w:rPr>
        <w:t>3</w:t>
      </w:r>
      <w:r w:rsidRPr="008E4382">
        <w:rPr>
          <w:b w:val="0"/>
          <w:bCs w:val="0"/>
          <w:i/>
          <w:iCs/>
          <w:color w:val="000000" w:themeColor="text1"/>
          <w:szCs w:val="24"/>
        </w:rPr>
        <w:fldChar w:fldCharType="end"/>
      </w:r>
      <w:r w:rsidRPr="008E4382">
        <w:rPr>
          <w:color w:val="000000" w:themeColor="text1"/>
          <w:szCs w:val="24"/>
        </w:rPr>
        <w:t>: Number of X-linked genes showing regulatory divergence in F1 hybrids</w:t>
      </w:r>
      <w:bookmarkEnd w:id="123"/>
      <w:bookmarkEnd w:id="124"/>
      <w:bookmarkEnd w:id="125"/>
      <w:bookmarkEnd w:id="126"/>
      <w:bookmarkEnd w:id="127"/>
      <w:bookmarkEnd w:id="128"/>
      <w:bookmarkEnd w:id="129"/>
    </w:p>
    <w:tbl>
      <w:tblPr>
        <w:tblpPr w:leftFromText="180" w:rightFromText="180" w:vertAnchor="text" w:horzAnchor="margin" w:tblpY="218"/>
        <w:tblW w:w="9502" w:type="dxa"/>
        <w:tblLook w:val="04A0" w:firstRow="1" w:lastRow="0" w:firstColumn="1" w:lastColumn="0" w:noHBand="0" w:noVBand="1"/>
      </w:tblPr>
      <w:tblGrid>
        <w:gridCol w:w="1587"/>
        <w:gridCol w:w="923"/>
        <w:gridCol w:w="815"/>
        <w:gridCol w:w="923"/>
        <w:gridCol w:w="856"/>
        <w:gridCol w:w="949"/>
        <w:gridCol w:w="814"/>
        <w:gridCol w:w="923"/>
        <w:gridCol w:w="856"/>
        <w:gridCol w:w="856"/>
      </w:tblGrid>
      <w:tr w:rsidR="00946399" w:rsidRPr="008E4382" w14:paraId="2762DCC1" w14:textId="77777777" w:rsidTr="00406380">
        <w:trPr>
          <w:trHeight w:val="288"/>
        </w:trPr>
        <w:tc>
          <w:tcPr>
            <w:tcW w:w="1587" w:type="dxa"/>
            <w:vMerge w:val="restart"/>
            <w:tcBorders>
              <w:top w:val="single" w:sz="4" w:space="0" w:color="auto"/>
              <w:left w:val="single" w:sz="4" w:space="0" w:color="auto"/>
              <w:bottom w:val="single" w:sz="4" w:space="0" w:color="auto"/>
              <w:right w:val="single" w:sz="4" w:space="0" w:color="auto"/>
            </w:tcBorders>
            <w:vAlign w:val="center"/>
            <w:hideMark/>
          </w:tcPr>
          <w:p w14:paraId="4DB04DC5" w14:textId="77777777" w:rsidR="00946399" w:rsidRPr="008E4382" w:rsidRDefault="00946399" w:rsidP="00406380">
            <w:pPr>
              <w:spacing w:line="240" w:lineRule="auto"/>
              <w:jc w:val="center"/>
              <w:rPr>
                <w:color w:val="000000" w:themeColor="text1"/>
              </w:rPr>
            </w:pPr>
            <w:r w:rsidRPr="008E4382">
              <w:rPr>
                <w:color w:val="000000" w:themeColor="text1"/>
              </w:rPr>
              <w:t>Regulatory Divergence</w:t>
            </w:r>
          </w:p>
        </w:tc>
        <w:tc>
          <w:tcPr>
            <w:tcW w:w="3517" w:type="dxa"/>
            <w:gridSpan w:val="4"/>
            <w:tcBorders>
              <w:top w:val="single" w:sz="4" w:space="0" w:color="auto"/>
              <w:left w:val="nil"/>
              <w:bottom w:val="single" w:sz="4" w:space="0" w:color="auto"/>
              <w:right w:val="single" w:sz="4" w:space="0" w:color="auto"/>
            </w:tcBorders>
            <w:vAlign w:val="center"/>
            <w:hideMark/>
          </w:tcPr>
          <w:p w14:paraId="7FA461D8" w14:textId="77777777" w:rsidR="00946399" w:rsidRPr="008E4382" w:rsidRDefault="00946399" w:rsidP="00406380">
            <w:pPr>
              <w:spacing w:line="240" w:lineRule="auto"/>
              <w:jc w:val="center"/>
              <w:rPr>
                <w:color w:val="000000" w:themeColor="text1"/>
              </w:rPr>
            </w:pPr>
            <w:r w:rsidRPr="00667954">
              <w:rPr>
                <w:b/>
                <w:bCs/>
                <w:noProof/>
                <w:color w:val="000000" w:themeColor="text1"/>
              </w:rPr>
              <w:drawing>
                <wp:anchor distT="0" distB="0" distL="114300" distR="114300" simplePos="0" relativeHeight="251669504" behindDoc="0" locked="0" layoutInCell="1" allowOverlap="1" wp14:anchorId="28DADE1D" wp14:editId="6F87C231">
                  <wp:simplePos x="0" y="0"/>
                  <wp:positionH relativeFrom="margin">
                    <wp:posOffset>1944370</wp:posOffset>
                  </wp:positionH>
                  <wp:positionV relativeFrom="paragraph">
                    <wp:posOffset>189865</wp:posOffset>
                  </wp:positionV>
                  <wp:extent cx="67945" cy="130175"/>
                  <wp:effectExtent l="26035" t="31115" r="15240" b="34290"/>
                  <wp:wrapNone/>
                  <wp:docPr id="129827207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7456" behindDoc="0" locked="0" layoutInCell="1" allowOverlap="1" wp14:anchorId="4631D2D4" wp14:editId="482D260B">
                  <wp:simplePos x="0" y="0"/>
                  <wp:positionH relativeFrom="margin">
                    <wp:posOffset>1056640</wp:posOffset>
                  </wp:positionH>
                  <wp:positionV relativeFrom="paragraph">
                    <wp:posOffset>194310</wp:posOffset>
                  </wp:positionV>
                  <wp:extent cx="57150" cy="107950"/>
                  <wp:effectExtent l="0" t="0" r="0" b="6350"/>
                  <wp:wrapNone/>
                  <wp:docPr id="1590046736"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H1 (</w:t>
            </w:r>
            <w:r w:rsidRPr="003154CE">
              <w:rPr>
                <w:b/>
                <w:bCs/>
                <w:i/>
                <w:iCs/>
                <w:color w:val="000000" w:themeColor="text1"/>
              </w:rPr>
              <w:t>C. remanei</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latens</w:t>
            </w:r>
            <w:r w:rsidRPr="008E4382">
              <w:rPr>
                <w:i/>
                <w:iCs/>
                <w:color w:val="000000" w:themeColor="text1"/>
              </w:rPr>
              <w:t xml:space="preserve">     </w:t>
            </w:r>
            <w:r w:rsidRPr="008E4382">
              <w:rPr>
                <w:color w:val="000000" w:themeColor="text1"/>
              </w:rPr>
              <w:t>)</w:t>
            </w:r>
          </w:p>
        </w:tc>
        <w:tc>
          <w:tcPr>
            <w:tcW w:w="4398" w:type="dxa"/>
            <w:gridSpan w:val="5"/>
            <w:tcBorders>
              <w:top w:val="single" w:sz="4" w:space="0" w:color="auto"/>
              <w:left w:val="nil"/>
              <w:bottom w:val="single" w:sz="4" w:space="0" w:color="auto"/>
              <w:right w:val="single" w:sz="4" w:space="0" w:color="auto"/>
            </w:tcBorders>
            <w:vAlign w:val="center"/>
            <w:hideMark/>
          </w:tcPr>
          <w:p w14:paraId="604A8F28" w14:textId="77777777" w:rsidR="00946399" w:rsidRPr="00667954" w:rsidRDefault="00946399" w:rsidP="00406380">
            <w:pPr>
              <w:spacing w:line="240" w:lineRule="auto"/>
              <w:jc w:val="center"/>
              <w:rPr>
                <w:b/>
                <w:bCs/>
                <w:color w:val="000000" w:themeColor="text1"/>
              </w:rPr>
            </w:pPr>
            <w:r w:rsidRPr="00667954">
              <w:rPr>
                <w:b/>
                <w:bCs/>
                <w:noProof/>
                <w:color w:val="000000" w:themeColor="text1"/>
              </w:rPr>
              <w:drawing>
                <wp:anchor distT="0" distB="0" distL="114300" distR="114300" simplePos="0" relativeHeight="251670528" behindDoc="0" locked="0" layoutInCell="1" allowOverlap="1" wp14:anchorId="2BC87933" wp14:editId="44DE63A2">
                  <wp:simplePos x="0" y="0"/>
                  <wp:positionH relativeFrom="margin">
                    <wp:posOffset>2226310</wp:posOffset>
                  </wp:positionH>
                  <wp:positionV relativeFrom="paragraph">
                    <wp:posOffset>179070</wp:posOffset>
                  </wp:positionV>
                  <wp:extent cx="67945" cy="130175"/>
                  <wp:effectExtent l="26035" t="31115" r="15240" b="34290"/>
                  <wp:wrapNone/>
                  <wp:docPr id="1000759241"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50250"/>
                          <a:stretch/>
                        </pic:blipFill>
                        <pic:spPr bwMode="auto">
                          <a:xfrm rot="14270720">
                            <a:off x="0" y="0"/>
                            <a:ext cx="67945" cy="130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noProof/>
                <w:color w:val="000000" w:themeColor="text1"/>
              </w:rPr>
              <w:drawing>
                <wp:anchor distT="0" distB="0" distL="114300" distR="114300" simplePos="0" relativeHeight="251668480" behindDoc="0" locked="0" layoutInCell="1" allowOverlap="1" wp14:anchorId="22A1157B" wp14:editId="6E5B85E9">
                  <wp:simplePos x="0" y="0"/>
                  <wp:positionH relativeFrom="margin">
                    <wp:posOffset>1172210</wp:posOffset>
                  </wp:positionH>
                  <wp:positionV relativeFrom="paragraph">
                    <wp:posOffset>205740</wp:posOffset>
                  </wp:positionV>
                  <wp:extent cx="57150" cy="107950"/>
                  <wp:effectExtent l="0" t="0" r="0" b="6350"/>
                  <wp:wrapNone/>
                  <wp:docPr id="1960038554" name="Picture 1" descr="Png File Svg - Male Female Symbol Svg Transparent PNG - 980x88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ng File Svg - Male Female Symbol Svg Transparent PNG - 980x884 - Free  Download on Nice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688" t="2142"/>
                          <a:stretch/>
                        </pic:blipFill>
                        <pic:spPr bwMode="auto">
                          <a:xfrm rot="10800000">
                            <a:off x="0" y="0"/>
                            <a:ext cx="57150" cy="107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7954">
              <w:rPr>
                <w:b/>
                <w:bCs/>
                <w:color w:val="000000" w:themeColor="text1"/>
              </w:rPr>
              <w:t>H2 (</w:t>
            </w:r>
            <w:r w:rsidRPr="003154CE">
              <w:rPr>
                <w:b/>
                <w:bCs/>
                <w:i/>
                <w:iCs/>
                <w:color w:val="000000" w:themeColor="text1"/>
              </w:rPr>
              <w:t>C. latens</w:t>
            </w:r>
            <w:r w:rsidRPr="00667954">
              <w:rPr>
                <w:b/>
                <w:bCs/>
                <w:i/>
                <w:iCs/>
                <w:color w:val="000000" w:themeColor="text1"/>
              </w:rPr>
              <w:t xml:space="preserve">    </w:t>
            </w:r>
            <w:r w:rsidRPr="00667954">
              <w:rPr>
                <w:b/>
                <w:bCs/>
                <w:color w:val="000000" w:themeColor="text1"/>
              </w:rPr>
              <w:t xml:space="preserve"> x </w:t>
            </w:r>
            <w:r w:rsidRPr="003154CE">
              <w:rPr>
                <w:b/>
                <w:bCs/>
                <w:i/>
                <w:iCs/>
                <w:color w:val="000000" w:themeColor="text1"/>
              </w:rPr>
              <w:t>C. remanei</w:t>
            </w:r>
            <w:r w:rsidRPr="00667954">
              <w:rPr>
                <w:b/>
                <w:bCs/>
                <w:i/>
                <w:iCs/>
                <w:color w:val="000000" w:themeColor="text1"/>
              </w:rPr>
              <w:t xml:space="preserve">      </w:t>
            </w:r>
            <w:r w:rsidRPr="00667954">
              <w:rPr>
                <w:b/>
                <w:bCs/>
                <w:color w:val="000000" w:themeColor="text1"/>
              </w:rPr>
              <w:t>)</w:t>
            </w:r>
          </w:p>
        </w:tc>
      </w:tr>
      <w:tr w:rsidR="00946399" w:rsidRPr="008E4382" w14:paraId="324470BB" w14:textId="77777777" w:rsidTr="00406380">
        <w:trPr>
          <w:trHeight w:val="552"/>
        </w:trPr>
        <w:tc>
          <w:tcPr>
            <w:tcW w:w="1587" w:type="dxa"/>
            <w:vMerge/>
            <w:tcBorders>
              <w:top w:val="single" w:sz="4" w:space="0" w:color="auto"/>
              <w:left w:val="single" w:sz="4" w:space="0" w:color="auto"/>
              <w:bottom w:val="single" w:sz="4" w:space="0" w:color="auto"/>
              <w:right w:val="single" w:sz="4" w:space="0" w:color="auto"/>
            </w:tcBorders>
            <w:vAlign w:val="center"/>
            <w:hideMark/>
          </w:tcPr>
          <w:p w14:paraId="16BBAF2F" w14:textId="77777777" w:rsidR="00946399" w:rsidRPr="008E4382" w:rsidRDefault="00946399" w:rsidP="00406380">
            <w:pPr>
              <w:spacing w:line="240" w:lineRule="auto"/>
              <w:rPr>
                <w:color w:val="000000" w:themeColor="text1"/>
              </w:rPr>
            </w:pPr>
          </w:p>
        </w:tc>
        <w:tc>
          <w:tcPr>
            <w:tcW w:w="923" w:type="dxa"/>
            <w:tcBorders>
              <w:top w:val="nil"/>
              <w:left w:val="nil"/>
              <w:bottom w:val="single" w:sz="4" w:space="0" w:color="auto"/>
              <w:right w:val="single" w:sz="4" w:space="0" w:color="auto"/>
            </w:tcBorders>
            <w:vAlign w:val="center"/>
            <w:hideMark/>
          </w:tcPr>
          <w:p w14:paraId="393C5419"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5" w:type="dxa"/>
            <w:tcBorders>
              <w:top w:val="nil"/>
              <w:left w:val="nil"/>
              <w:bottom w:val="single" w:sz="4" w:space="0" w:color="auto"/>
              <w:right w:val="single" w:sz="4" w:space="0" w:color="auto"/>
            </w:tcBorders>
            <w:vAlign w:val="center"/>
            <w:hideMark/>
          </w:tcPr>
          <w:p w14:paraId="5A731B7F"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0CF2BDDE"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576AA23F" w14:textId="77777777" w:rsidR="00946399" w:rsidRPr="008E4382" w:rsidRDefault="00946399" w:rsidP="00406380">
            <w:pPr>
              <w:spacing w:line="240" w:lineRule="auto"/>
              <w:jc w:val="center"/>
              <w:rPr>
                <w:color w:val="000000" w:themeColor="text1"/>
              </w:rPr>
            </w:pPr>
            <w:r w:rsidRPr="008E4382">
              <w:rPr>
                <w:color w:val="000000" w:themeColor="text1"/>
              </w:rPr>
              <w:t xml:space="preserve">Whole Male </w:t>
            </w:r>
          </w:p>
        </w:tc>
        <w:tc>
          <w:tcPr>
            <w:tcW w:w="949" w:type="dxa"/>
            <w:tcBorders>
              <w:top w:val="nil"/>
              <w:left w:val="nil"/>
              <w:bottom w:val="single" w:sz="4" w:space="0" w:color="auto"/>
              <w:right w:val="single" w:sz="4" w:space="0" w:color="auto"/>
            </w:tcBorders>
            <w:vAlign w:val="center"/>
            <w:hideMark/>
          </w:tcPr>
          <w:p w14:paraId="30DF385C" w14:textId="77777777" w:rsidR="00946399" w:rsidRPr="008E4382" w:rsidRDefault="00946399" w:rsidP="00406380">
            <w:pPr>
              <w:spacing w:line="240" w:lineRule="auto"/>
              <w:jc w:val="center"/>
              <w:rPr>
                <w:color w:val="000000" w:themeColor="text1"/>
              </w:rPr>
            </w:pPr>
            <w:r w:rsidRPr="008E4382">
              <w:rPr>
                <w:color w:val="000000" w:themeColor="text1"/>
              </w:rPr>
              <w:t>Female Soma</w:t>
            </w:r>
          </w:p>
        </w:tc>
        <w:tc>
          <w:tcPr>
            <w:tcW w:w="814" w:type="dxa"/>
            <w:tcBorders>
              <w:top w:val="nil"/>
              <w:left w:val="nil"/>
              <w:bottom w:val="single" w:sz="4" w:space="0" w:color="auto"/>
              <w:right w:val="single" w:sz="4" w:space="0" w:color="auto"/>
            </w:tcBorders>
            <w:vAlign w:val="center"/>
            <w:hideMark/>
          </w:tcPr>
          <w:p w14:paraId="7E81E35B" w14:textId="77777777" w:rsidR="00946399" w:rsidRPr="008E4382" w:rsidRDefault="00946399" w:rsidP="00406380">
            <w:pPr>
              <w:spacing w:line="240" w:lineRule="auto"/>
              <w:jc w:val="center"/>
              <w:rPr>
                <w:color w:val="000000" w:themeColor="text1"/>
              </w:rPr>
            </w:pPr>
            <w:r w:rsidRPr="008E4382">
              <w:rPr>
                <w:color w:val="000000" w:themeColor="text1"/>
              </w:rPr>
              <w:t>Male Soma</w:t>
            </w:r>
          </w:p>
        </w:tc>
        <w:tc>
          <w:tcPr>
            <w:tcW w:w="923" w:type="dxa"/>
            <w:tcBorders>
              <w:top w:val="nil"/>
              <w:left w:val="nil"/>
              <w:bottom w:val="single" w:sz="4" w:space="0" w:color="auto"/>
              <w:right w:val="single" w:sz="4" w:space="0" w:color="auto"/>
            </w:tcBorders>
            <w:vAlign w:val="center"/>
            <w:hideMark/>
          </w:tcPr>
          <w:p w14:paraId="57FC1444" w14:textId="77777777" w:rsidR="00946399" w:rsidRPr="008E4382" w:rsidRDefault="00946399" w:rsidP="00406380">
            <w:pPr>
              <w:spacing w:line="240" w:lineRule="auto"/>
              <w:jc w:val="center"/>
              <w:rPr>
                <w:color w:val="000000" w:themeColor="text1"/>
              </w:rPr>
            </w:pPr>
            <w:r w:rsidRPr="008E4382">
              <w:rPr>
                <w:color w:val="000000" w:themeColor="text1"/>
              </w:rPr>
              <w:t>Female Gonad</w:t>
            </w:r>
          </w:p>
        </w:tc>
        <w:tc>
          <w:tcPr>
            <w:tcW w:w="856" w:type="dxa"/>
            <w:tcBorders>
              <w:top w:val="nil"/>
              <w:left w:val="nil"/>
              <w:bottom w:val="single" w:sz="4" w:space="0" w:color="auto"/>
              <w:right w:val="single" w:sz="4" w:space="0" w:color="auto"/>
            </w:tcBorders>
            <w:vAlign w:val="center"/>
            <w:hideMark/>
          </w:tcPr>
          <w:p w14:paraId="7CA2586E" w14:textId="77777777" w:rsidR="00946399" w:rsidRPr="008E4382" w:rsidRDefault="00946399" w:rsidP="00406380">
            <w:pPr>
              <w:spacing w:line="240" w:lineRule="auto"/>
              <w:jc w:val="center"/>
              <w:rPr>
                <w:color w:val="000000" w:themeColor="text1"/>
              </w:rPr>
            </w:pPr>
            <w:r w:rsidRPr="008E4382">
              <w:rPr>
                <w:color w:val="000000" w:themeColor="text1"/>
              </w:rPr>
              <w:t>Male Gonad</w:t>
            </w:r>
          </w:p>
        </w:tc>
        <w:tc>
          <w:tcPr>
            <w:tcW w:w="856" w:type="dxa"/>
            <w:tcBorders>
              <w:top w:val="nil"/>
              <w:left w:val="nil"/>
              <w:bottom w:val="single" w:sz="4" w:space="0" w:color="auto"/>
              <w:right w:val="single" w:sz="4" w:space="0" w:color="auto"/>
            </w:tcBorders>
            <w:vAlign w:val="center"/>
            <w:hideMark/>
          </w:tcPr>
          <w:p w14:paraId="7B276B18" w14:textId="77777777" w:rsidR="00946399" w:rsidRPr="008E4382" w:rsidRDefault="00946399" w:rsidP="00406380">
            <w:pPr>
              <w:spacing w:line="240" w:lineRule="auto"/>
              <w:jc w:val="center"/>
              <w:rPr>
                <w:color w:val="000000" w:themeColor="text1"/>
              </w:rPr>
            </w:pPr>
            <w:r w:rsidRPr="008E4382">
              <w:rPr>
                <w:color w:val="000000" w:themeColor="text1"/>
              </w:rPr>
              <w:t>Whole male</w:t>
            </w:r>
          </w:p>
        </w:tc>
      </w:tr>
      <w:tr w:rsidR="00946399" w:rsidRPr="008E4382" w14:paraId="5C3E75BF"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6A576E6" w14:textId="77777777" w:rsidR="00946399" w:rsidRPr="008E4382" w:rsidRDefault="00946399" w:rsidP="00406380">
            <w:pPr>
              <w:spacing w:line="240" w:lineRule="auto"/>
              <w:jc w:val="center"/>
              <w:rPr>
                <w:color w:val="000000" w:themeColor="text1"/>
              </w:rPr>
            </w:pPr>
            <w:r w:rsidRPr="008E4382">
              <w:rPr>
                <w:color w:val="000000" w:themeColor="text1"/>
              </w:rPr>
              <w:t>Conserved</w:t>
            </w:r>
          </w:p>
        </w:tc>
        <w:tc>
          <w:tcPr>
            <w:tcW w:w="923" w:type="dxa"/>
            <w:tcBorders>
              <w:top w:val="nil"/>
              <w:left w:val="nil"/>
              <w:bottom w:val="single" w:sz="4" w:space="0" w:color="auto"/>
              <w:right w:val="single" w:sz="4" w:space="0" w:color="auto"/>
            </w:tcBorders>
            <w:noWrap/>
            <w:vAlign w:val="center"/>
            <w:hideMark/>
          </w:tcPr>
          <w:p w14:paraId="14CF1B8A" w14:textId="77777777" w:rsidR="00946399" w:rsidRPr="008E4382" w:rsidRDefault="00946399" w:rsidP="00406380">
            <w:pPr>
              <w:spacing w:line="240" w:lineRule="auto"/>
              <w:jc w:val="center"/>
              <w:rPr>
                <w:color w:val="000000" w:themeColor="text1"/>
              </w:rPr>
            </w:pPr>
            <w:r w:rsidRPr="008E4382">
              <w:rPr>
                <w:color w:val="000000" w:themeColor="text1"/>
              </w:rPr>
              <w:t>1175</w:t>
            </w:r>
          </w:p>
        </w:tc>
        <w:tc>
          <w:tcPr>
            <w:tcW w:w="815" w:type="dxa"/>
            <w:tcBorders>
              <w:top w:val="nil"/>
              <w:left w:val="nil"/>
              <w:bottom w:val="single" w:sz="4" w:space="0" w:color="auto"/>
              <w:right w:val="single" w:sz="4" w:space="0" w:color="auto"/>
            </w:tcBorders>
            <w:noWrap/>
            <w:vAlign w:val="center"/>
            <w:hideMark/>
          </w:tcPr>
          <w:p w14:paraId="686049A2" w14:textId="77777777" w:rsidR="00946399" w:rsidRPr="008E4382" w:rsidRDefault="00946399" w:rsidP="00406380">
            <w:pPr>
              <w:spacing w:line="240" w:lineRule="auto"/>
              <w:jc w:val="center"/>
              <w:rPr>
                <w:color w:val="000000" w:themeColor="text1"/>
              </w:rPr>
            </w:pPr>
            <w:r w:rsidRPr="008E4382">
              <w:rPr>
                <w:color w:val="000000" w:themeColor="text1"/>
              </w:rPr>
              <w:t>1224</w:t>
            </w:r>
          </w:p>
        </w:tc>
        <w:tc>
          <w:tcPr>
            <w:tcW w:w="923" w:type="dxa"/>
            <w:tcBorders>
              <w:top w:val="nil"/>
              <w:left w:val="nil"/>
              <w:bottom w:val="single" w:sz="4" w:space="0" w:color="auto"/>
              <w:right w:val="single" w:sz="4" w:space="0" w:color="auto"/>
            </w:tcBorders>
            <w:noWrap/>
            <w:vAlign w:val="center"/>
            <w:hideMark/>
          </w:tcPr>
          <w:p w14:paraId="50F5B726" w14:textId="77777777" w:rsidR="00946399" w:rsidRPr="008E4382" w:rsidRDefault="00946399" w:rsidP="00406380">
            <w:pPr>
              <w:spacing w:line="240" w:lineRule="auto"/>
              <w:jc w:val="center"/>
              <w:rPr>
                <w:color w:val="000000" w:themeColor="text1"/>
              </w:rPr>
            </w:pPr>
            <w:r w:rsidRPr="008E4382">
              <w:rPr>
                <w:color w:val="000000" w:themeColor="text1"/>
              </w:rPr>
              <w:t>1460</w:t>
            </w:r>
          </w:p>
        </w:tc>
        <w:tc>
          <w:tcPr>
            <w:tcW w:w="856" w:type="dxa"/>
            <w:tcBorders>
              <w:top w:val="nil"/>
              <w:left w:val="nil"/>
              <w:bottom w:val="single" w:sz="4" w:space="0" w:color="auto"/>
              <w:right w:val="single" w:sz="4" w:space="0" w:color="auto"/>
            </w:tcBorders>
            <w:noWrap/>
            <w:vAlign w:val="center"/>
            <w:hideMark/>
          </w:tcPr>
          <w:p w14:paraId="7D800AD6" w14:textId="77777777" w:rsidR="00946399" w:rsidRPr="008E4382" w:rsidRDefault="00946399" w:rsidP="00406380">
            <w:pPr>
              <w:spacing w:line="240" w:lineRule="auto"/>
              <w:jc w:val="center"/>
              <w:rPr>
                <w:color w:val="000000" w:themeColor="text1"/>
              </w:rPr>
            </w:pPr>
            <w:r w:rsidRPr="008E4382">
              <w:rPr>
                <w:color w:val="000000" w:themeColor="text1"/>
              </w:rPr>
              <w:t>440</w:t>
            </w:r>
          </w:p>
        </w:tc>
        <w:tc>
          <w:tcPr>
            <w:tcW w:w="949" w:type="dxa"/>
            <w:tcBorders>
              <w:top w:val="nil"/>
              <w:left w:val="nil"/>
              <w:bottom w:val="single" w:sz="4" w:space="0" w:color="auto"/>
              <w:right w:val="single" w:sz="4" w:space="0" w:color="auto"/>
            </w:tcBorders>
            <w:noWrap/>
            <w:vAlign w:val="center"/>
            <w:hideMark/>
          </w:tcPr>
          <w:p w14:paraId="342CB25F" w14:textId="77777777" w:rsidR="00946399" w:rsidRPr="008E4382" w:rsidRDefault="00946399" w:rsidP="00406380">
            <w:pPr>
              <w:spacing w:line="240" w:lineRule="auto"/>
              <w:jc w:val="center"/>
              <w:rPr>
                <w:color w:val="000000" w:themeColor="text1"/>
              </w:rPr>
            </w:pPr>
            <w:r w:rsidRPr="008E4382">
              <w:rPr>
                <w:color w:val="000000" w:themeColor="text1"/>
              </w:rPr>
              <w:t>1531</w:t>
            </w:r>
          </w:p>
        </w:tc>
        <w:tc>
          <w:tcPr>
            <w:tcW w:w="814" w:type="dxa"/>
            <w:tcBorders>
              <w:top w:val="nil"/>
              <w:left w:val="nil"/>
              <w:bottom w:val="single" w:sz="4" w:space="0" w:color="auto"/>
              <w:right w:val="single" w:sz="4" w:space="0" w:color="auto"/>
            </w:tcBorders>
            <w:noWrap/>
            <w:vAlign w:val="center"/>
            <w:hideMark/>
          </w:tcPr>
          <w:p w14:paraId="31C3BF74" w14:textId="77777777" w:rsidR="00946399" w:rsidRPr="008E4382" w:rsidRDefault="00946399" w:rsidP="00406380">
            <w:pPr>
              <w:spacing w:line="240" w:lineRule="auto"/>
              <w:jc w:val="center"/>
              <w:rPr>
                <w:color w:val="000000" w:themeColor="text1"/>
              </w:rPr>
            </w:pPr>
            <w:r w:rsidRPr="008E4382">
              <w:rPr>
                <w:color w:val="000000" w:themeColor="text1"/>
              </w:rPr>
              <w:t>1097</w:t>
            </w:r>
          </w:p>
        </w:tc>
        <w:tc>
          <w:tcPr>
            <w:tcW w:w="923" w:type="dxa"/>
            <w:tcBorders>
              <w:top w:val="nil"/>
              <w:left w:val="nil"/>
              <w:bottom w:val="single" w:sz="4" w:space="0" w:color="auto"/>
              <w:right w:val="single" w:sz="4" w:space="0" w:color="auto"/>
            </w:tcBorders>
            <w:noWrap/>
            <w:vAlign w:val="center"/>
            <w:hideMark/>
          </w:tcPr>
          <w:p w14:paraId="3D948FEB" w14:textId="77777777" w:rsidR="00946399" w:rsidRPr="008E4382" w:rsidRDefault="00946399" w:rsidP="00406380">
            <w:pPr>
              <w:spacing w:line="240" w:lineRule="auto"/>
              <w:jc w:val="center"/>
              <w:rPr>
                <w:color w:val="000000" w:themeColor="text1"/>
              </w:rPr>
            </w:pPr>
            <w:r w:rsidRPr="008E4382">
              <w:rPr>
                <w:color w:val="000000" w:themeColor="text1"/>
              </w:rPr>
              <w:t>1541</w:t>
            </w:r>
          </w:p>
        </w:tc>
        <w:tc>
          <w:tcPr>
            <w:tcW w:w="856" w:type="dxa"/>
            <w:tcBorders>
              <w:top w:val="nil"/>
              <w:left w:val="nil"/>
              <w:bottom w:val="single" w:sz="4" w:space="0" w:color="auto"/>
              <w:right w:val="single" w:sz="4" w:space="0" w:color="auto"/>
            </w:tcBorders>
            <w:noWrap/>
            <w:vAlign w:val="center"/>
            <w:hideMark/>
          </w:tcPr>
          <w:p w14:paraId="07620EDB" w14:textId="77777777" w:rsidR="00946399" w:rsidRPr="008E4382" w:rsidRDefault="00946399" w:rsidP="00406380">
            <w:pPr>
              <w:spacing w:line="240" w:lineRule="auto"/>
              <w:jc w:val="center"/>
              <w:rPr>
                <w:color w:val="000000" w:themeColor="text1"/>
              </w:rPr>
            </w:pPr>
            <w:r w:rsidRPr="008E4382">
              <w:rPr>
                <w:color w:val="000000" w:themeColor="text1"/>
              </w:rPr>
              <w:t>1023</w:t>
            </w:r>
          </w:p>
        </w:tc>
        <w:tc>
          <w:tcPr>
            <w:tcW w:w="856" w:type="dxa"/>
            <w:tcBorders>
              <w:top w:val="nil"/>
              <w:left w:val="nil"/>
              <w:bottom w:val="single" w:sz="4" w:space="0" w:color="auto"/>
              <w:right w:val="single" w:sz="4" w:space="0" w:color="auto"/>
            </w:tcBorders>
            <w:noWrap/>
            <w:vAlign w:val="center"/>
            <w:hideMark/>
          </w:tcPr>
          <w:p w14:paraId="57E08AEC" w14:textId="77777777" w:rsidR="00946399" w:rsidRPr="008E4382" w:rsidRDefault="00946399" w:rsidP="00406380">
            <w:pPr>
              <w:spacing w:line="240" w:lineRule="auto"/>
              <w:jc w:val="center"/>
              <w:rPr>
                <w:color w:val="000000" w:themeColor="text1"/>
              </w:rPr>
            </w:pPr>
            <w:r w:rsidRPr="008E4382">
              <w:rPr>
                <w:color w:val="000000" w:themeColor="text1"/>
              </w:rPr>
              <w:t>314</w:t>
            </w:r>
          </w:p>
        </w:tc>
      </w:tr>
      <w:tr w:rsidR="00946399" w:rsidRPr="008E4382" w14:paraId="4F2DEDE4" w14:textId="77777777" w:rsidTr="00406380">
        <w:trPr>
          <w:trHeight w:val="552"/>
        </w:trPr>
        <w:tc>
          <w:tcPr>
            <w:tcW w:w="1587" w:type="dxa"/>
            <w:tcBorders>
              <w:top w:val="nil"/>
              <w:left w:val="single" w:sz="4" w:space="0" w:color="auto"/>
              <w:bottom w:val="single" w:sz="4" w:space="0" w:color="auto"/>
              <w:right w:val="single" w:sz="4" w:space="0" w:color="auto"/>
            </w:tcBorders>
            <w:vAlign w:val="center"/>
            <w:hideMark/>
          </w:tcPr>
          <w:p w14:paraId="6337FD72"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i/>
                <w:iCs/>
                <w:color w:val="000000" w:themeColor="text1"/>
              </w:rPr>
              <w:t xml:space="preserve">-trans </w:t>
            </w:r>
            <w:r w:rsidRPr="008E4382">
              <w:rPr>
                <w:color w:val="000000" w:themeColor="text1"/>
              </w:rPr>
              <w:t>compensatory</w:t>
            </w:r>
          </w:p>
        </w:tc>
        <w:tc>
          <w:tcPr>
            <w:tcW w:w="923" w:type="dxa"/>
            <w:tcBorders>
              <w:top w:val="nil"/>
              <w:left w:val="nil"/>
              <w:bottom w:val="single" w:sz="4" w:space="0" w:color="auto"/>
              <w:right w:val="single" w:sz="4" w:space="0" w:color="auto"/>
            </w:tcBorders>
            <w:noWrap/>
            <w:vAlign w:val="center"/>
            <w:hideMark/>
          </w:tcPr>
          <w:p w14:paraId="7602EF2E" w14:textId="77777777" w:rsidR="00946399" w:rsidRPr="008E4382" w:rsidRDefault="00946399" w:rsidP="00406380">
            <w:pPr>
              <w:spacing w:line="240" w:lineRule="auto"/>
              <w:jc w:val="center"/>
              <w:rPr>
                <w:color w:val="000000" w:themeColor="text1"/>
              </w:rPr>
            </w:pPr>
            <w:r w:rsidRPr="008E4382">
              <w:rPr>
                <w:color w:val="000000" w:themeColor="text1"/>
              </w:rPr>
              <w:t>77</w:t>
            </w:r>
          </w:p>
        </w:tc>
        <w:tc>
          <w:tcPr>
            <w:tcW w:w="815" w:type="dxa"/>
            <w:tcBorders>
              <w:top w:val="nil"/>
              <w:left w:val="nil"/>
              <w:bottom w:val="single" w:sz="4" w:space="0" w:color="auto"/>
              <w:right w:val="single" w:sz="4" w:space="0" w:color="auto"/>
            </w:tcBorders>
            <w:noWrap/>
            <w:vAlign w:val="center"/>
            <w:hideMark/>
          </w:tcPr>
          <w:p w14:paraId="699E9FB6" w14:textId="77777777" w:rsidR="00946399" w:rsidRPr="008E4382" w:rsidRDefault="00946399" w:rsidP="00406380">
            <w:pPr>
              <w:spacing w:line="240" w:lineRule="auto"/>
              <w:jc w:val="center"/>
              <w:rPr>
                <w:color w:val="000000" w:themeColor="text1"/>
              </w:rPr>
            </w:pPr>
            <w:r w:rsidRPr="008E4382">
              <w:rPr>
                <w:color w:val="000000" w:themeColor="text1"/>
              </w:rPr>
              <w:t>459</w:t>
            </w:r>
          </w:p>
        </w:tc>
        <w:tc>
          <w:tcPr>
            <w:tcW w:w="923" w:type="dxa"/>
            <w:tcBorders>
              <w:top w:val="nil"/>
              <w:left w:val="nil"/>
              <w:bottom w:val="single" w:sz="4" w:space="0" w:color="auto"/>
              <w:right w:val="single" w:sz="4" w:space="0" w:color="auto"/>
            </w:tcBorders>
            <w:noWrap/>
            <w:vAlign w:val="center"/>
            <w:hideMark/>
          </w:tcPr>
          <w:p w14:paraId="0561E775" w14:textId="77777777" w:rsidR="00946399" w:rsidRPr="008E4382" w:rsidRDefault="00946399" w:rsidP="00406380">
            <w:pPr>
              <w:spacing w:line="240" w:lineRule="auto"/>
              <w:jc w:val="center"/>
              <w:rPr>
                <w:color w:val="000000" w:themeColor="text1"/>
              </w:rPr>
            </w:pPr>
            <w:r w:rsidRPr="008E4382">
              <w:rPr>
                <w:color w:val="000000" w:themeColor="text1"/>
              </w:rPr>
              <w:t>54</w:t>
            </w:r>
          </w:p>
        </w:tc>
        <w:tc>
          <w:tcPr>
            <w:tcW w:w="856" w:type="dxa"/>
            <w:tcBorders>
              <w:top w:val="nil"/>
              <w:left w:val="nil"/>
              <w:bottom w:val="single" w:sz="4" w:space="0" w:color="auto"/>
              <w:right w:val="single" w:sz="4" w:space="0" w:color="auto"/>
            </w:tcBorders>
            <w:noWrap/>
            <w:vAlign w:val="center"/>
            <w:hideMark/>
          </w:tcPr>
          <w:p w14:paraId="17F91AEB" w14:textId="77777777" w:rsidR="00946399" w:rsidRPr="008E4382" w:rsidRDefault="00946399" w:rsidP="00406380">
            <w:pPr>
              <w:spacing w:line="240" w:lineRule="auto"/>
              <w:jc w:val="center"/>
              <w:rPr>
                <w:color w:val="000000" w:themeColor="text1"/>
              </w:rPr>
            </w:pPr>
            <w:r w:rsidRPr="008E4382">
              <w:rPr>
                <w:color w:val="000000" w:themeColor="text1"/>
              </w:rPr>
              <w:t>839</w:t>
            </w:r>
          </w:p>
        </w:tc>
        <w:tc>
          <w:tcPr>
            <w:tcW w:w="949" w:type="dxa"/>
            <w:tcBorders>
              <w:top w:val="nil"/>
              <w:left w:val="nil"/>
              <w:bottom w:val="single" w:sz="4" w:space="0" w:color="auto"/>
              <w:right w:val="single" w:sz="4" w:space="0" w:color="auto"/>
            </w:tcBorders>
            <w:noWrap/>
            <w:vAlign w:val="center"/>
            <w:hideMark/>
          </w:tcPr>
          <w:p w14:paraId="4A8A71AD" w14:textId="77777777" w:rsidR="00946399" w:rsidRPr="008E4382" w:rsidRDefault="00946399" w:rsidP="00406380">
            <w:pPr>
              <w:spacing w:line="240" w:lineRule="auto"/>
              <w:jc w:val="center"/>
              <w:rPr>
                <w:color w:val="000000" w:themeColor="text1"/>
              </w:rPr>
            </w:pPr>
            <w:r w:rsidRPr="008E4382">
              <w:rPr>
                <w:color w:val="000000" w:themeColor="text1"/>
              </w:rPr>
              <w:t>24</w:t>
            </w:r>
          </w:p>
        </w:tc>
        <w:tc>
          <w:tcPr>
            <w:tcW w:w="814" w:type="dxa"/>
            <w:tcBorders>
              <w:top w:val="nil"/>
              <w:left w:val="nil"/>
              <w:bottom w:val="single" w:sz="4" w:space="0" w:color="auto"/>
              <w:right w:val="single" w:sz="4" w:space="0" w:color="auto"/>
            </w:tcBorders>
            <w:noWrap/>
            <w:vAlign w:val="center"/>
            <w:hideMark/>
          </w:tcPr>
          <w:p w14:paraId="3C37DE8D" w14:textId="77777777" w:rsidR="00946399" w:rsidRPr="008E4382" w:rsidRDefault="00946399" w:rsidP="00406380">
            <w:pPr>
              <w:spacing w:line="240" w:lineRule="auto"/>
              <w:jc w:val="center"/>
              <w:rPr>
                <w:color w:val="000000" w:themeColor="text1"/>
              </w:rPr>
            </w:pPr>
            <w:r w:rsidRPr="008E4382">
              <w:rPr>
                <w:color w:val="000000" w:themeColor="text1"/>
              </w:rPr>
              <w:t>527</w:t>
            </w:r>
          </w:p>
        </w:tc>
        <w:tc>
          <w:tcPr>
            <w:tcW w:w="923" w:type="dxa"/>
            <w:tcBorders>
              <w:top w:val="nil"/>
              <w:left w:val="nil"/>
              <w:bottom w:val="single" w:sz="4" w:space="0" w:color="auto"/>
              <w:right w:val="single" w:sz="4" w:space="0" w:color="auto"/>
            </w:tcBorders>
            <w:noWrap/>
            <w:vAlign w:val="center"/>
            <w:hideMark/>
          </w:tcPr>
          <w:p w14:paraId="4661A5DB" w14:textId="77777777" w:rsidR="00946399" w:rsidRPr="008E4382" w:rsidRDefault="00946399" w:rsidP="00406380">
            <w:pPr>
              <w:spacing w:line="240" w:lineRule="auto"/>
              <w:jc w:val="center"/>
              <w:rPr>
                <w:color w:val="000000" w:themeColor="text1"/>
              </w:rPr>
            </w:pPr>
            <w:r w:rsidRPr="008E4382">
              <w:rPr>
                <w:color w:val="000000" w:themeColor="text1"/>
              </w:rPr>
              <w:t>18</w:t>
            </w:r>
          </w:p>
        </w:tc>
        <w:tc>
          <w:tcPr>
            <w:tcW w:w="856" w:type="dxa"/>
            <w:tcBorders>
              <w:top w:val="nil"/>
              <w:left w:val="nil"/>
              <w:bottom w:val="single" w:sz="4" w:space="0" w:color="auto"/>
              <w:right w:val="single" w:sz="4" w:space="0" w:color="auto"/>
            </w:tcBorders>
            <w:noWrap/>
            <w:vAlign w:val="center"/>
            <w:hideMark/>
          </w:tcPr>
          <w:p w14:paraId="2B24AC36" w14:textId="77777777" w:rsidR="00946399" w:rsidRPr="008E4382" w:rsidRDefault="00946399" w:rsidP="00406380">
            <w:pPr>
              <w:spacing w:line="240" w:lineRule="auto"/>
              <w:jc w:val="center"/>
              <w:rPr>
                <w:color w:val="000000" w:themeColor="text1"/>
              </w:rPr>
            </w:pPr>
            <w:r w:rsidRPr="008E4382">
              <w:rPr>
                <w:color w:val="000000" w:themeColor="text1"/>
              </w:rPr>
              <w:t>405</w:t>
            </w:r>
          </w:p>
        </w:tc>
        <w:tc>
          <w:tcPr>
            <w:tcW w:w="856" w:type="dxa"/>
            <w:tcBorders>
              <w:top w:val="nil"/>
              <w:left w:val="nil"/>
              <w:bottom w:val="single" w:sz="4" w:space="0" w:color="auto"/>
              <w:right w:val="single" w:sz="4" w:space="0" w:color="auto"/>
            </w:tcBorders>
            <w:noWrap/>
            <w:vAlign w:val="center"/>
            <w:hideMark/>
          </w:tcPr>
          <w:p w14:paraId="38EF4B71" w14:textId="77777777" w:rsidR="00946399" w:rsidRPr="008E4382" w:rsidRDefault="00946399" w:rsidP="00406380">
            <w:pPr>
              <w:spacing w:line="240" w:lineRule="auto"/>
              <w:jc w:val="center"/>
              <w:rPr>
                <w:color w:val="000000" w:themeColor="text1"/>
              </w:rPr>
            </w:pPr>
            <w:r w:rsidRPr="008E4382">
              <w:rPr>
                <w:color w:val="000000" w:themeColor="text1"/>
              </w:rPr>
              <w:t>935</w:t>
            </w:r>
          </w:p>
        </w:tc>
      </w:tr>
      <w:tr w:rsidR="00946399" w:rsidRPr="008E4382" w14:paraId="6F6DAA36"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300C1461" w14:textId="77777777" w:rsidR="00946399" w:rsidRPr="008E4382" w:rsidRDefault="00946399" w:rsidP="00406380">
            <w:pPr>
              <w:spacing w:line="240" w:lineRule="auto"/>
              <w:jc w:val="center"/>
              <w:rPr>
                <w:color w:val="000000" w:themeColor="text1"/>
              </w:rPr>
            </w:pPr>
            <w:r w:rsidRPr="00451BC4">
              <w:rPr>
                <w:i/>
                <w:iCs/>
                <w:color w:val="000000" w:themeColor="text1"/>
              </w:rPr>
              <w:t>cis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A768AD4" w14:textId="77777777" w:rsidR="00946399" w:rsidRPr="008E4382" w:rsidRDefault="00946399" w:rsidP="00406380">
            <w:pPr>
              <w:spacing w:line="240" w:lineRule="auto"/>
              <w:jc w:val="center"/>
              <w:rPr>
                <w:color w:val="000000" w:themeColor="text1"/>
              </w:rPr>
            </w:pPr>
            <w:r w:rsidRPr="008E4382">
              <w:rPr>
                <w:color w:val="000000" w:themeColor="text1"/>
              </w:rPr>
              <w:t>326</w:t>
            </w:r>
          </w:p>
        </w:tc>
        <w:tc>
          <w:tcPr>
            <w:tcW w:w="815" w:type="dxa"/>
            <w:tcBorders>
              <w:top w:val="nil"/>
              <w:left w:val="nil"/>
              <w:bottom w:val="single" w:sz="4" w:space="0" w:color="auto"/>
              <w:right w:val="single" w:sz="4" w:space="0" w:color="auto"/>
            </w:tcBorders>
            <w:noWrap/>
            <w:vAlign w:val="center"/>
            <w:hideMark/>
          </w:tcPr>
          <w:p w14:paraId="10B8CCB2" w14:textId="77777777" w:rsidR="00946399" w:rsidRPr="008E4382" w:rsidRDefault="00946399" w:rsidP="00406380">
            <w:pPr>
              <w:spacing w:line="240" w:lineRule="auto"/>
              <w:jc w:val="center"/>
              <w:rPr>
                <w:color w:val="000000" w:themeColor="text1"/>
              </w:rPr>
            </w:pPr>
            <w:r w:rsidRPr="008E4382">
              <w:rPr>
                <w:color w:val="000000" w:themeColor="text1"/>
              </w:rPr>
              <w:t>177*</w:t>
            </w:r>
          </w:p>
        </w:tc>
        <w:tc>
          <w:tcPr>
            <w:tcW w:w="923" w:type="dxa"/>
            <w:tcBorders>
              <w:top w:val="nil"/>
              <w:left w:val="nil"/>
              <w:bottom w:val="single" w:sz="4" w:space="0" w:color="auto"/>
              <w:right w:val="single" w:sz="4" w:space="0" w:color="auto"/>
            </w:tcBorders>
            <w:noWrap/>
            <w:vAlign w:val="center"/>
            <w:hideMark/>
          </w:tcPr>
          <w:p w14:paraId="1C918ECD" w14:textId="77777777" w:rsidR="00946399" w:rsidRPr="008E4382" w:rsidRDefault="00946399" w:rsidP="00406380">
            <w:pPr>
              <w:spacing w:line="240" w:lineRule="auto"/>
              <w:jc w:val="center"/>
              <w:rPr>
                <w:color w:val="000000" w:themeColor="text1"/>
              </w:rPr>
            </w:pPr>
            <w:r w:rsidRPr="008E4382">
              <w:rPr>
                <w:color w:val="000000" w:themeColor="text1"/>
              </w:rPr>
              <w:t>254</w:t>
            </w:r>
          </w:p>
        </w:tc>
        <w:tc>
          <w:tcPr>
            <w:tcW w:w="856" w:type="dxa"/>
            <w:tcBorders>
              <w:top w:val="nil"/>
              <w:left w:val="nil"/>
              <w:bottom w:val="single" w:sz="4" w:space="0" w:color="auto"/>
              <w:right w:val="single" w:sz="4" w:space="0" w:color="auto"/>
            </w:tcBorders>
            <w:noWrap/>
            <w:vAlign w:val="center"/>
            <w:hideMark/>
          </w:tcPr>
          <w:p w14:paraId="1720028D" w14:textId="77777777" w:rsidR="00946399" w:rsidRPr="008E4382" w:rsidRDefault="00946399" w:rsidP="00406380">
            <w:pPr>
              <w:spacing w:line="240" w:lineRule="auto"/>
              <w:jc w:val="center"/>
              <w:rPr>
                <w:color w:val="000000" w:themeColor="text1"/>
              </w:rPr>
            </w:pPr>
            <w:r w:rsidRPr="008E4382">
              <w:rPr>
                <w:color w:val="000000" w:themeColor="text1"/>
              </w:rPr>
              <w:t>288*</w:t>
            </w:r>
          </w:p>
        </w:tc>
        <w:tc>
          <w:tcPr>
            <w:tcW w:w="949" w:type="dxa"/>
            <w:tcBorders>
              <w:top w:val="nil"/>
              <w:left w:val="nil"/>
              <w:bottom w:val="single" w:sz="4" w:space="0" w:color="auto"/>
              <w:right w:val="single" w:sz="4" w:space="0" w:color="auto"/>
            </w:tcBorders>
            <w:noWrap/>
            <w:vAlign w:val="center"/>
            <w:hideMark/>
          </w:tcPr>
          <w:p w14:paraId="420E97EA" w14:textId="77777777" w:rsidR="00946399" w:rsidRPr="008E4382" w:rsidRDefault="00946399" w:rsidP="00406380">
            <w:pPr>
              <w:spacing w:line="240" w:lineRule="auto"/>
              <w:jc w:val="center"/>
              <w:rPr>
                <w:color w:val="000000" w:themeColor="text1"/>
              </w:rPr>
            </w:pPr>
            <w:r w:rsidRPr="008E4382">
              <w:rPr>
                <w:color w:val="000000" w:themeColor="text1"/>
              </w:rPr>
              <w:t>162</w:t>
            </w:r>
          </w:p>
        </w:tc>
        <w:tc>
          <w:tcPr>
            <w:tcW w:w="814" w:type="dxa"/>
            <w:tcBorders>
              <w:top w:val="nil"/>
              <w:left w:val="nil"/>
              <w:bottom w:val="single" w:sz="4" w:space="0" w:color="auto"/>
              <w:right w:val="single" w:sz="4" w:space="0" w:color="auto"/>
            </w:tcBorders>
            <w:noWrap/>
            <w:vAlign w:val="center"/>
            <w:hideMark/>
          </w:tcPr>
          <w:p w14:paraId="44E6CACB" w14:textId="77777777" w:rsidR="00946399" w:rsidRPr="008E4382" w:rsidRDefault="00946399" w:rsidP="00406380">
            <w:pPr>
              <w:spacing w:line="240" w:lineRule="auto"/>
              <w:jc w:val="center"/>
              <w:rPr>
                <w:color w:val="000000" w:themeColor="text1"/>
              </w:rPr>
            </w:pPr>
            <w:r w:rsidRPr="008E4382">
              <w:rPr>
                <w:color w:val="000000" w:themeColor="text1"/>
              </w:rPr>
              <w:t>239*</w:t>
            </w:r>
          </w:p>
        </w:tc>
        <w:tc>
          <w:tcPr>
            <w:tcW w:w="923" w:type="dxa"/>
            <w:tcBorders>
              <w:top w:val="nil"/>
              <w:left w:val="nil"/>
              <w:bottom w:val="single" w:sz="4" w:space="0" w:color="auto"/>
              <w:right w:val="single" w:sz="4" w:space="0" w:color="auto"/>
            </w:tcBorders>
            <w:noWrap/>
            <w:vAlign w:val="center"/>
            <w:hideMark/>
          </w:tcPr>
          <w:p w14:paraId="64FE9EF7" w14:textId="77777777" w:rsidR="00946399" w:rsidRPr="008E4382" w:rsidRDefault="00946399" w:rsidP="00406380">
            <w:pPr>
              <w:spacing w:line="240" w:lineRule="auto"/>
              <w:jc w:val="center"/>
              <w:rPr>
                <w:color w:val="000000" w:themeColor="text1"/>
              </w:rPr>
            </w:pPr>
            <w:r w:rsidRPr="008E4382">
              <w:rPr>
                <w:color w:val="000000" w:themeColor="text1"/>
              </w:rPr>
              <w:t>194</w:t>
            </w:r>
          </w:p>
        </w:tc>
        <w:tc>
          <w:tcPr>
            <w:tcW w:w="856" w:type="dxa"/>
            <w:tcBorders>
              <w:top w:val="nil"/>
              <w:left w:val="nil"/>
              <w:bottom w:val="single" w:sz="4" w:space="0" w:color="auto"/>
              <w:right w:val="single" w:sz="4" w:space="0" w:color="auto"/>
            </w:tcBorders>
            <w:noWrap/>
            <w:vAlign w:val="center"/>
            <w:hideMark/>
          </w:tcPr>
          <w:p w14:paraId="1725660A" w14:textId="77777777" w:rsidR="00946399" w:rsidRPr="008E4382" w:rsidRDefault="00946399" w:rsidP="00406380">
            <w:pPr>
              <w:spacing w:line="240" w:lineRule="auto"/>
              <w:jc w:val="center"/>
              <w:rPr>
                <w:color w:val="000000" w:themeColor="text1"/>
              </w:rPr>
            </w:pPr>
            <w:r w:rsidRPr="008E4382">
              <w:rPr>
                <w:color w:val="000000" w:themeColor="text1"/>
              </w:rPr>
              <w:t>222*</w:t>
            </w:r>
          </w:p>
        </w:tc>
        <w:tc>
          <w:tcPr>
            <w:tcW w:w="856" w:type="dxa"/>
            <w:tcBorders>
              <w:top w:val="nil"/>
              <w:left w:val="nil"/>
              <w:bottom w:val="single" w:sz="4" w:space="0" w:color="auto"/>
              <w:right w:val="single" w:sz="4" w:space="0" w:color="auto"/>
            </w:tcBorders>
            <w:noWrap/>
            <w:vAlign w:val="center"/>
            <w:hideMark/>
          </w:tcPr>
          <w:p w14:paraId="10C84E39" w14:textId="77777777" w:rsidR="00946399" w:rsidRPr="008E4382" w:rsidRDefault="00946399" w:rsidP="00406380">
            <w:pPr>
              <w:spacing w:line="240" w:lineRule="auto"/>
              <w:jc w:val="center"/>
              <w:rPr>
                <w:color w:val="000000" w:themeColor="text1"/>
              </w:rPr>
            </w:pPr>
            <w:r w:rsidRPr="008E4382">
              <w:rPr>
                <w:color w:val="000000" w:themeColor="text1"/>
              </w:rPr>
              <w:t>369*</w:t>
            </w:r>
          </w:p>
        </w:tc>
      </w:tr>
      <w:tr w:rsidR="00946399" w:rsidRPr="008E4382" w14:paraId="4C30AE6C"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5D27BAB9" w14:textId="77777777" w:rsidR="00946399" w:rsidRPr="008E4382" w:rsidRDefault="00946399" w:rsidP="00406380">
            <w:pPr>
              <w:spacing w:line="240" w:lineRule="auto"/>
              <w:jc w:val="center"/>
              <w:rPr>
                <w:color w:val="000000" w:themeColor="text1"/>
              </w:rPr>
            </w:pPr>
            <w:r w:rsidRPr="008E4382">
              <w:rPr>
                <w:i/>
                <w:iCs/>
                <w:color w:val="000000" w:themeColor="text1"/>
              </w:rPr>
              <w:t>trans</w:t>
            </w:r>
            <w:r w:rsidRPr="008E4382">
              <w:rPr>
                <w:color w:val="000000" w:themeColor="text1"/>
              </w:rPr>
              <w:t>-only</w:t>
            </w:r>
          </w:p>
        </w:tc>
        <w:tc>
          <w:tcPr>
            <w:tcW w:w="923" w:type="dxa"/>
            <w:tcBorders>
              <w:top w:val="nil"/>
              <w:left w:val="nil"/>
              <w:bottom w:val="single" w:sz="4" w:space="0" w:color="auto"/>
              <w:right w:val="single" w:sz="4" w:space="0" w:color="auto"/>
            </w:tcBorders>
            <w:noWrap/>
            <w:vAlign w:val="center"/>
            <w:hideMark/>
          </w:tcPr>
          <w:p w14:paraId="583334A1" w14:textId="77777777" w:rsidR="00946399" w:rsidRPr="008E4382" w:rsidRDefault="00946399" w:rsidP="00406380">
            <w:pPr>
              <w:spacing w:line="240" w:lineRule="auto"/>
              <w:jc w:val="center"/>
              <w:rPr>
                <w:color w:val="000000" w:themeColor="text1"/>
              </w:rPr>
            </w:pPr>
            <w:r w:rsidRPr="008E4382">
              <w:rPr>
                <w:color w:val="000000" w:themeColor="text1"/>
              </w:rPr>
              <w:t>95</w:t>
            </w:r>
          </w:p>
        </w:tc>
        <w:tc>
          <w:tcPr>
            <w:tcW w:w="815" w:type="dxa"/>
            <w:tcBorders>
              <w:top w:val="nil"/>
              <w:left w:val="nil"/>
              <w:bottom w:val="single" w:sz="4" w:space="0" w:color="auto"/>
              <w:right w:val="single" w:sz="4" w:space="0" w:color="auto"/>
            </w:tcBorders>
            <w:noWrap/>
            <w:vAlign w:val="center"/>
            <w:hideMark/>
          </w:tcPr>
          <w:p w14:paraId="3F76F422" w14:textId="77777777" w:rsidR="00946399" w:rsidRPr="008E4382" w:rsidRDefault="00946399" w:rsidP="00406380">
            <w:pPr>
              <w:spacing w:line="240" w:lineRule="auto"/>
              <w:jc w:val="center"/>
              <w:rPr>
                <w:color w:val="000000" w:themeColor="text1"/>
              </w:rPr>
            </w:pPr>
            <w:r w:rsidRPr="008E4382">
              <w:rPr>
                <w:color w:val="000000" w:themeColor="text1"/>
              </w:rPr>
              <w:t>136*</w:t>
            </w:r>
          </w:p>
        </w:tc>
        <w:tc>
          <w:tcPr>
            <w:tcW w:w="923" w:type="dxa"/>
            <w:tcBorders>
              <w:top w:val="nil"/>
              <w:left w:val="nil"/>
              <w:bottom w:val="single" w:sz="4" w:space="0" w:color="auto"/>
              <w:right w:val="single" w:sz="4" w:space="0" w:color="auto"/>
            </w:tcBorders>
            <w:noWrap/>
            <w:vAlign w:val="center"/>
            <w:hideMark/>
          </w:tcPr>
          <w:p w14:paraId="5180888E" w14:textId="77777777" w:rsidR="00946399" w:rsidRPr="008E4382" w:rsidRDefault="00946399" w:rsidP="00406380">
            <w:pPr>
              <w:spacing w:line="240" w:lineRule="auto"/>
              <w:jc w:val="center"/>
              <w:rPr>
                <w:color w:val="000000" w:themeColor="text1"/>
              </w:rPr>
            </w:pPr>
            <w:r w:rsidRPr="008E4382">
              <w:rPr>
                <w:color w:val="000000" w:themeColor="text1"/>
              </w:rPr>
              <w:t>108</w:t>
            </w:r>
          </w:p>
        </w:tc>
        <w:tc>
          <w:tcPr>
            <w:tcW w:w="856" w:type="dxa"/>
            <w:tcBorders>
              <w:top w:val="nil"/>
              <w:left w:val="nil"/>
              <w:bottom w:val="single" w:sz="4" w:space="0" w:color="auto"/>
              <w:right w:val="single" w:sz="4" w:space="0" w:color="auto"/>
            </w:tcBorders>
            <w:noWrap/>
            <w:vAlign w:val="center"/>
            <w:hideMark/>
          </w:tcPr>
          <w:p w14:paraId="4B037F02" w14:textId="77777777" w:rsidR="00946399" w:rsidRPr="008E4382" w:rsidRDefault="00946399" w:rsidP="00406380">
            <w:pPr>
              <w:spacing w:line="240" w:lineRule="auto"/>
              <w:jc w:val="center"/>
              <w:rPr>
                <w:color w:val="000000" w:themeColor="text1"/>
              </w:rPr>
            </w:pPr>
            <w:r w:rsidRPr="008E4382">
              <w:rPr>
                <w:color w:val="000000" w:themeColor="text1"/>
              </w:rPr>
              <w:t>292*</w:t>
            </w:r>
          </w:p>
        </w:tc>
        <w:tc>
          <w:tcPr>
            <w:tcW w:w="949" w:type="dxa"/>
            <w:tcBorders>
              <w:top w:val="nil"/>
              <w:left w:val="nil"/>
              <w:bottom w:val="single" w:sz="4" w:space="0" w:color="auto"/>
              <w:right w:val="single" w:sz="4" w:space="0" w:color="auto"/>
            </w:tcBorders>
            <w:noWrap/>
            <w:vAlign w:val="center"/>
            <w:hideMark/>
          </w:tcPr>
          <w:p w14:paraId="602C5E3F" w14:textId="77777777" w:rsidR="00946399" w:rsidRPr="008E4382" w:rsidRDefault="00946399" w:rsidP="00406380">
            <w:pPr>
              <w:spacing w:line="240" w:lineRule="auto"/>
              <w:jc w:val="center"/>
              <w:rPr>
                <w:color w:val="000000" w:themeColor="text1"/>
              </w:rPr>
            </w:pPr>
            <w:r w:rsidRPr="008E4382">
              <w:rPr>
                <w:color w:val="000000" w:themeColor="text1"/>
              </w:rPr>
              <w:t>81</w:t>
            </w:r>
          </w:p>
        </w:tc>
        <w:tc>
          <w:tcPr>
            <w:tcW w:w="814" w:type="dxa"/>
            <w:tcBorders>
              <w:top w:val="nil"/>
              <w:left w:val="nil"/>
              <w:bottom w:val="single" w:sz="4" w:space="0" w:color="auto"/>
              <w:right w:val="single" w:sz="4" w:space="0" w:color="auto"/>
            </w:tcBorders>
            <w:noWrap/>
            <w:vAlign w:val="center"/>
            <w:hideMark/>
          </w:tcPr>
          <w:p w14:paraId="21286DA8" w14:textId="77777777" w:rsidR="00946399" w:rsidRPr="008E4382" w:rsidRDefault="00946399" w:rsidP="00406380">
            <w:pPr>
              <w:spacing w:line="240" w:lineRule="auto"/>
              <w:jc w:val="center"/>
              <w:rPr>
                <w:color w:val="000000" w:themeColor="text1"/>
              </w:rPr>
            </w:pPr>
            <w:r w:rsidRPr="008E4382">
              <w:rPr>
                <w:color w:val="000000" w:themeColor="text1"/>
              </w:rPr>
              <w:t>87*</w:t>
            </w:r>
          </w:p>
        </w:tc>
        <w:tc>
          <w:tcPr>
            <w:tcW w:w="923" w:type="dxa"/>
            <w:tcBorders>
              <w:top w:val="nil"/>
              <w:left w:val="nil"/>
              <w:bottom w:val="single" w:sz="4" w:space="0" w:color="auto"/>
              <w:right w:val="single" w:sz="4" w:space="0" w:color="auto"/>
            </w:tcBorders>
            <w:noWrap/>
            <w:vAlign w:val="center"/>
            <w:hideMark/>
          </w:tcPr>
          <w:p w14:paraId="2703868C" w14:textId="77777777" w:rsidR="00946399" w:rsidRPr="008E4382" w:rsidRDefault="00946399" w:rsidP="00406380">
            <w:pPr>
              <w:spacing w:line="240" w:lineRule="auto"/>
              <w:jc w:val="center"/>
              <w:rPr>
                <w:color w:val="000000" w:themeColor="text1"/>
              </w:rPr>
            </w:pPr>
            <w:r w:rsidRPr="008E4382">
              <w:rPr>
                <w:color w:val="000000" w:themeColor="text1"/>
              </w:rPr>
              <w:t>70</w:t>
            </w:r>
          </w:p>
        </w:tc>
        <w:tc>
          <w:tcPr>
            <w:tcW w:w="856" w:type="dxa"/>
            <w:tcBorders>
              <w:top w:val="nil"/>
              <w:left w:val="nil"/>
              <w:bottom w:val="single" w:sz="4" w:space="0" w:color="auto"/>
              <w:right w:val="single" w:sz="4" w:space="0" w:color="auto"/>
            </w:tcBorders>
            <w:noWrap/>
            <w:vAlign w:val="center"/>
            <w:hideMark/>
          </w:tcPr>
          <w:p w14:paraId="4D4D6B65" w14:textId="77777777" w:rsidR="00946399" w:rsidRPr="008E4382" w:rsidRDefault="00946399" w:rsidP="00406380">
            <w:pPr>
              <w:spacing w:line="240" w:lineRule="auto"/>
              <w:jc w:val="center"/>
              <w:rPr>
                <w:color w:val="000000" w:themeColor="text1"/>
              </w:rPr>
            </w:pPr>
            <w:r w:rsidRPr="008E4382">
              <w:rPr>
                <w:color w:val="000000" w:themeColor="text1"/>
              </w:rPr>
              <w:t>47*</w:t>
            </w:r>
          </w:p>
        </w:tc>
        <w:tc>
          <w:tcPr>
            <w:tcW w:w="856" w:type="dxa"/>
            <w:tcBorders>
              <w:top w:val="nil"/>
              <w:left w:val="nil"/>
              <w:bottom w:val="single" w:sz="4" w:space="0" w:color="auto"/>
              <w:right w:val="single" w:sz="4" w:space="0" w:color="auto"/>
            </w:tcBorders>
            <w:noWrap/>
            <w:vAlign w:val="center"/>
            <w:hideMark/>
          </w:tcPr>
          <w:p w14:paraId="2E1DE6EC" w14:textId="77777777" w:rsidR="00946399" w:rsidRPr="008E4382" w:rsidRDefault="00946399" w:rsidP="00406380">
            <w:pPr>
              <w:spacing w:line="240" w:lineRule="auto"/>
              <w:jc w:val="center"/>
              <w:rPr>
                <w:color w:val="000000" w:themeColor="text1"/>
              </w:rPr>
            </w:pPr>
            <w:r w:rsidRPr="008E4382">
              <w:rPr>
                <w:color w:val="000000" w:themeColor="text1"/>
              </w:rPr>
              <w:t>176*</w:t>
            </w:r>
          </w:p>
        </w:tc>
      </w:tr>
      <w:tr w:rsidR="00946399" w:rsidRPr="008E4382" w14:paraId="7A0AEA5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2A0320A" w14:textId="77777777" w:rsidR="00946399" w:rsidRPr="008E4382" w:rsidRDefault="00946399" w:rsidP="00406380">
            <w:pPr>
              <w:spacing w:line="240" w:lineRule="auto"/>
              <w:jc w:val="center"/>
              <w:rPr>
                <w:color w:val="000000" w:themeColor="text1"/>
              </w:rPr>
            </w:pPr>
            <w:r w:rsidRPr="008E4382">
              <w:rPr>
                <w:color w:val="000000" w:themeColor="text1"/>
              </w:rPr>
              <w:t>Other</w:t>
            </w:r>
          </w:p>
        </w:tc>
        <w:tc>
          <w:tcPr>
            <w:tcW w:w="923" w:type="dxa"/>
            <w:tcBorders>
              <w:top w:val="nil"/>
              <w:left w:val="nil"/>
              <w:bottom w:val="single" w:sz="4" w:space="0" w:color="auto"/>
              <w:right w:val="single" w:sz="4" w:space="0" w:color="auto"/>
            </w:tcBorders>
            <w:noWrap/>
            <w:vAlign w:val="center"/>
            <w:hideMark/>
          </w:tcPr>
          <w:p w14:paraId="56AC6413" w14:textId="77777777" w:rsidR="00946399" w:rsidRPr="008E4382" w:rsidRDefault="00946399" w:rsidP="00406380">
            <w:pPr>
              <w:spacing w:line="240" w:lineRule="auto"/>
              <w:jc w:val="center"/>
              <w:rPr>
                <w:color w:val="000000" w:themeColor="text1"/>
              </w:rPr>
            </w:pPr>
            <w:r w:rsidRPr="008E4382">
              <w:rPr>
                <w:color w:val="000000" w:themeColor="text1"/>
              </w:rPr>
              <w:t>771</w:t>
            </w:r>
          </w:p>
        </w:tc>
        <w:tc>
          <w:tcPr>
            <w:tcW w:w="815" w:type="dxa"/>
            <w:tcBorders>
              <w:top w:val="nil"/>
              <w:left w:val="nil"/>
              <w:bottom w:val="single" w:sz="4" w:space="0" w:color="auto"/>
              <w:right w:val="single" w:sz="4" w:space="0" w:color="auto"/>
            </w:tcBorders>
            <w:noWrap/>
            <w:vAlign w:val="center"/>
            <w:hideMark/>
          </w:tcPr>
          <w:p w14:paraId="2E8820D2" w14:textId="77777777" w:rsidR="00946399" w:rsidRPr="008E4382" w:rsidRDefault="00946399" w:rsidP="00406380">
            <w:pPr>
              <w:spacing w:line="240" w:lineRule="auto"/>
              <w:jc w:val="center"/>
              <w:rPr>
                <w:color w:val="000000" w:themeColor="text1"/>
              </w:rPr>
            </w:pPr>
            <w:r w:rsidRPr="008E4382">
              <w:rPr>
                <w:color w:val="000000" w:themeColor="text1"/>
              </w:rPr>
              <w:t>628</w:t>
            </w:r>
          </w:p>
        </w:tc>
        <w:tc>
          <w:tcPr>
            <w:tcW w:w="923" w:type="dxa"/>
            <w:tcBorders>
              <w:top w:val="nil"/>
              <w:left w:val="nil"/>
              <w:bottom w:val="single" w:sz="4" w:space="0" w:color="auto"/>
              <w:right w:val="single" w:sz="4" w:space="0" w:color="auto"/>
            </w:tcBorders>
            <w:noWrap/>
            <w:vAlign w:val="center"/>
            <w:hideMark/>
          </w:tcPr>
          <w:p w14:paraId="375FE2B2" w14:textId="77777777" w:rsidR="00946399" w:rsidRPr="008E4382" w:rsidRDefault="00946399" w:rsidP="00406380">
            <w:pPr>
              <w:spacing w:line="240" w:lineRule="auto"/>
              <w:jc w:val="center"/>
              <w:rPr>
                <w:color w:val="000000" w:themeColor="text1"/>
              </w:rPr>
            </w:pPr>
            <w:r w:rsidRPr="008E4382">
              <w:rPr>
                <w:color w:val="000000" w:themeColor="text1"/>
              </w:rPr>
              <w:t>604</w:t>
            </w:r>
          </w:p>
        </w:tc>
        <w:tc>
          <w:tcPr>
            <w:tcW w:w="856" w:type="dxa"/>
            <w:tcBorders>
              <w:top w:val="nil"/>
              <w:left w:val="nil"/>
              <w:bottom w:val="single" w:sz="4" w:space="0" w:color="auto"/>
              <w:right w:val="single" w:sz="4" w:space="0" w:color="auto"/>
            </w:tcBorders>
            <w:noWrap/>
            <w:vAlign w:val="center"/>
            <w:hideMark/>
          </w:tcPr>
          <w:p w14:paraId="7488884C" w14:textId="77777777" w:rsidR="00946399" w:rsidRPr="008E4382" w:rsidRDefault="00946399" w:rsidP="00406380">
            <w:pPr>
              <w:spacing w:line="240" w:lineRule="auto"/>
              <w:jc w:val="center"/>
              <w:rPr>
                <w:color w:val="000000" w:themeColor="text1"/>
              </w:rPr>
            </w:pPr>
            <w:r w:rsidRPr="008E4382">
              <w:rPr>
                <w:color w:val="000000" w:themeColor="text1"/>
              </w:rPr>
              <w:t>767</w:t>
            </w:r>
          </w:p>
        </w:tc>
        <w:tc>
          <w:tcPr>
            <w:tcW w:w="949" w:type="dxa"/>
            <w:tcBorders>
              <w:top w:val="nil"/>
              <w:left w:val="nil"/>
              <w:bottom w:val="single" w:sz="4" w:space="0" w:color="auto"/>
              <w:right w:val="single" w:sz="4" w:space="0" w:color="auto"/>
            </w:tcBorders>
            <w:noWrap/>
            <w:vAlign w:val="center"/>
            <w:hideMark/>
          </w:tcPr>
          <w:p w14:paraId="34E1D04F" w14:textId="77777777" w:rsidR="00946399" w:rsidRPr="008E4382" w:rsidRDefault="00946399" w:rsidP="00406380">
            <w:pPr>
              <w:spacing w:line="240" w:lineRule="auto"/>
              <w:jc w:val="center"/>
              <w:rPr>
                <w:color w:val="000000" w:themeColor="text1"/>
              </w:rPr>
            </w:pPr>
            <w:r w:rsidRPr="008E4382">
              <w:rPr>
                <w:color w:val="000000" w:themeColor="text1"/>
              </w:rPr>
              <w:t>646</w:t>
            </w:r>
          </w:p>
        </w:tc>
        <w:tc>
          <w:tcPr>
            <w:tcW w:w="814" w:type="dxa"/>
            <w:tcBorders>
              <w:top w:val="nil"/>
              <w:left w:val="nil"/>
              <w:bottom w:val="single" w:sz="4" w:space="0" w:color="auto"/>
              <w:right w:val="single" w:sz="4" w:space="0" w:color="auto"/>
            </w:tcBorders>
            <w:noWrap/>
            <w:vAlign w:val="center"/>
            <w:hideMark/>
          </w:tcPr>
          <w:p w14:paraId="5601348C" w14:textId="77777777" w:rsidR="00946399" w:rsidRPr="008E4382" w:rsidRDefault="00946399" w:rsidP="00406380">
            <w:pPr>
              <w:spacing w:line="240" w:lineRule="auto"/>
              <w:jc w:val="center"/>
              <w:rPr>
                <w:color w:val="000000" w:themeColor="text1"/>
              </w:rPr>
            </w:pPr>
            <w:r w:rsidRPr="008E4382">
              <w:rPr>
                <w:color w:val="000000" w:themeColor="text1"/>
              </w:rPr>
              <w:t>674</w:t>
            </w:r>
          </w:p>
        </w:tc>
        <w:tc>
          <w:tcPr>
            <w:tcW w:w="923" w:type="dxa"/>
            <w:tcBorders>
              <w:top w:val="nil"/>
              <w:left w:val="nil"/>
              <w:bottom w:val="single" w:sz="4" w:space="0" w:color="auto"/>
              <w:right w:val="single" w:sz="4" w:space="0" w:color="auto"/>
            </w:tcBorders>
            <w:noWrap/>
            <w:vAlign w:val="center"/>
            <w:hideMark/>
          </w:tcPr>
          <w:p w14:paraId="0749D480" w14:textId="77777777" w:rsidR="00946399" w:rsidRPr="008E4382" w:rsidRDefault="00946399" w:rsidP="00406380">
            <w:pPr>
              <w:spacing w:line="240" w:lineRule="auto"/>
              <w:jc w:val="center"/>
              <w:rPr>
                <w:color w:val="000000" w:themeColor="text1"/>
              </w:rPr>
            </w:pPr>
            <w:r w:rsidRPr="008E4382">
              <w:rPr>
                <w:color w:val="000000" w:themeColor="text1"/>
              </w:rPr>
              <w:t>657</w:t>
            </w:r>
          </w:p>
        </w:tc>
        <w:tc>
          <w:tcPr>
            <w:tcW w:w="856" w:type="dxa"/>
            <w:tcBorders>
              <w:top w:val="nil"/>
              <w:left w:val="nil"/>
              <w:bottom w:val="single" w:sz="4" w:space="0" w:color="auto"/>
              <w:right w:val="single" w:sz="4" w:space="0" w:color="auto"/>
            </w:tcBorders>
            <w:noWrap/>
            <w:vAlign w:val="center"/>
            <w:hideMark/>
          </w:tcPr>
          <w:p w14:paraId="3669ECB8" w14:textId="77777777" w:rsidR="00946399" w:rsidRPr="008E4382" w:rsidRDefault="00946399" w:rsidP="00406380">
            <w:pPr>
              <w:spacing w:line="240" w:lineRule="auto"/>
              <w:jc w:val="center"/>
              <w:rPr>
                <w:color w:val="000000" w:themeColor="text1"/>
              </w:rPr>
            </w:pPr>
            <w:r w:rsidRPr="008E4382">
              <w:rPr>
                <w:color w:val="000000" w:themeColor="text1"/>
              </w:rPr>
              <w:t>629</w:t>
            </w:r>
          </w:p>
        </w:tc>
        <w:tc>
          <w:tcPr>
            <w:tcW w:w="856" w:type="dxa"/>
            <w:tcBorders>
              <w:top w:val="nil"/>
              <w:left w:val="nil"/>
              <w:bottom w:val="single" w:sz="4" w:space="0" w:color="auto"/>
              <w:right w:val="single" w:sz="4" w:space="0" w:color="auto"/>
            </w:tcBorders>
            <w:noWrap/>
            <w:vAlign w:val="center"/>
            <w:hideMark/>
          </w:tcPr>
          <w:p w14:paraId="18AB2DDB" w14:textId="77777777" w:rsidR="00946399" w:rsidRPr="008E4382" w:rsidRDefault="00946399" w:rsidP="00406380">
            <w:pPr>
              <w:spacing w:line="240" w:lineRule="auto"/>
              <w:jc w:val="center"/>
              <w:rPr>
                <w:color w:val="000000" w:themeColor="text1"/>
              </w:rPr>
            </w:pPr>
            <w:r w:rsidRPr="008E4382">
              <w:rPr>
                <w:color w:val="000000" w:themeColor="text1"/>
              </w:rPr>
              <w:t>832</w:t>
            </w:r>
          </w:p>
        </w:tc>
      </w:tr>
      <w:tr w:rsidR="00946399" w:rsidRPr="008E4382" w14:paraId="08328E02" w14:textId="77777777" w:rsidTr="00406380">
        <w:trPr>
          <w:trHeight w:val="288"/>
        </w:trPr>
        <w:tc>
          <w:tcPr>
            <w:tcW w:w="1587" w:type="dxa"/>
            <w:tcBorders>
              <w:top w:val="nil"/>
              <w:left w:val="single" w:sz="4" w:space="0" w:color="auto"/>
              <w:bottom w:val="single" w:sz="4" w:space="0" w:color="auto"/>
              <w:right w:val="single" w:sz="4" w:space="0" w:color="auto"/>
            </w:tcBorders>
            <w:vAlign w:val="center"/>
            <w:hideMark/>
          </w:tcPr>
          <w:p w14:paraId="0FCC3BBC" w14:textId="77777777" w:rsidR="00946399" w:rsidRPr="008E4382" w:rsidRDefault="00946399" w:rsidP="00406380">
            <w:pPr>
              <w:spacing w:line="240" w:lineRule="auto"/>
              <w:jc w:val="center"/>
              <w:rPr>
                <w:color w:val="000000" w:themeColor="text1"/>
              </w:rPr>
            </w:pPr>
            <w:r w:rsidRPr="008E4382">
              <w:rPr>
                <w:color w:val="000000" w:themeColor="text1"/>
              </w:rPr>
              <w:t>Total</w:t>
            </w:r>
          </w:p>
        </w:tc>
        <w:tc>
          <w:tcPr>
            <w:tcW w:w="923" w:type="dxa"/>
            <w:tcBorders>
              <w:top w:val="nil"/>
              <w:left w:val="nil"/>
              <w:bottom w:val="single" w:sz="4" w:space="0" w:color="auto"/>
              <w:right w:val="single" w:sz="4" w:space="0" w:color="auto"/>
            </w:tcBorders>
            <w:vAlign w:val="center"/>
            <w:hideMark/>
          </w:tcPr>
          <w:p w14:paraId="291C5D29"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5" w:type="dxa"/>
            <w:tcBorders>
              <w:top w:val="nil"/>
              <w:left w:val="nil"/>
              <w:bottom w:val="single" w:sz="4" w:space="0" w:color="auto"/>
              <w:right w:val="single" w:sz="4" w:space="0" w:color="auto"/>
            </w:tcBorders>
            <w:vAlign w:val="center"/>
            <w:hideMark/>
          </w:tcPr>
          <w:p w14:paraId="402EBAC5"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5BBFFF57"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6FB39C65" w14:textId="77777777" w:rsidR="00946399" w:rsidRPr="008E4382" w:rsidRDefault="00946399" w:rsidP="00406380">
            <w:pPr>
              <w:spacing w:line="240" w:lineRule="auto"/>
              <w:jc w:val="center"/>
              <w:rPr>
                <w:color w:val="000000" w:themeColor="text1"/>
              </w:rPr>
            </w:pPr>
            <w:r w:rsidRPr="008E4382">
              <w:rPr>
                <w:color w:val="000000" w:themeColor="text1"/>
              </w:rPr>
              <w:t>2626</w:t>
            </w:r>
          </w:p>
        </w:tc>
        <w:tc>
          <w:tcPr>
            <w:tcW w:w="949" w:type="dxa"/>
            <w:tcBorders>
              <w:top w:val="nil"/>
              <w:left w:val="nil"/>
              <w:bottom w:val="single" w:sz="4" w:space="0" w:color="auto"/>
              <w:right w:val="single" w:sz="4" w:space="0" w:color="auto"/>
            </w:tcBorders>
            <w:vAlign w:val="center"/>
            <w:hideMark/>
          </w:tcPr>
          <w:p w14:paraId="5883CF31" w14:textId="77777777" w:rsidR="00946399" w:rsidRPr="008E4382" w:rsidRDefault="00946399" w:rsidP="00406380">
            <w:pPr>
              <w:spacing w:line="240" w:lineRule="auto"/>
              <w:jc w:val="center"/>
              <w:rPr>
                <w:color w:val="000000" w:themeColor="text1"/>
              </w:rPr>
            </w:pPr>
            <w:r w:rsidRPr="008E4382">
              <w:rPr>
                <w:color w:val="000000" w:themeColor="text1"/>
              </w:rPr>
              <w:t>2444</w:t>
            </w:r>
          </w:p>
        </w:tc>
        <w:tc>
          <w:tcPr>
            <w:tcW w:w="814" w:type="dxa"/>
            <w:tcBorders>
              <w:top w:val="nil"/>
              <w:left w:val="nil"/>
              <w:bottom w:val="single" w:sz="4" w:space="0" w:color="auto"/>
              <w:right w:val="single" w:sz="4" w:space="0" w:color="auto"/>
            </w:tcBorders>
            <w:vAlign w:val="center"/>
            <w:hideMark/>
          </w:tcPr>
          <w:p w14:paraId="53B0786C" w14:textId="77777777" w:rsidR="00946399" w:rsidRPr="008E4382" w:rsidRDefault="00946399" w:rsidP="00406380">
            <w:pPr>
              <w:spacing w:line="240" w:lineRule="auto"/>
              <w:jc w:val="center"/>
              <w:rPr>
                <w:color w:val="000000" w:themeColor="text1"/>
              </w:rPr>
            </w:pPr>
            <w:r w:rsidRPr="008E4382">
              <w:rPr>
                <w:color w:val="000000" w:themeColor="text1"/>
              </w:rPr>
              <w:t>2624</w:t>
            </w:r>
          </w:p>
        </w:tc>
        <w:tc>
          <w:tcPr>
            <w:tcW w:w="923" w:type="dxa"/>
            <w:tcBorders>
              <w:top w:val="nil"/>
              <w:left w:val="nil"/>
              <w:bottom w:val="single" w:sz="4" w:space="0" w:color="auto"/>
              <w:right w:val="single" w:sz="4" w:space="0" w:color="auto"/>
            </w:tcBorders>
            <w:vAlign w:val="center"/>
            <w:hideMark/>
          </w:tcPr>
          <w:p w14:paraId="3408971C" w14:textId="77777777" w:rsidR="00946399" w:rsidRPr="008E4382" w:rsidRDefault="00946399" w:rsidP="00406380">
            <w:pPr>
              <w:spacing w:line="240" w:lineRule="auto"/>
              <w:jc w:val="center"/>
              <w:rPr>
                <w:color w:val="000000" w:themeColor="text1"/>
              </w:rPr>
            </w:pPr>
            <w:r w:rsidRPr="008E4382">
              <w:rPr>
                <w:color w:val="000000" w:themeColor="text1"/>
              </w:rPr>
              <w:t>2480</w:t>
            </w:r>
          </w:p>
        </w:tc>
        <w:tc>
          <w:tcPr>
            <w:tcW w:w="856" w:type="dxa"/>
            <w:tcBorders>
              <w:top w:val="nil"/>
              <w:left w:val="nil"/>
              <w:bottom w:val="single" w:sz="4" w:space="0" w:color="auto"/>
              <w:right w:val="single" w:sz="4" w:space="0" w:color="auto"/>
            </w:tcBorders>
            <w:vAlign w:val="center"/>
            <w:hideMark/>
          </w:tcPr>
          <w:p w14:paraId="4899D8C6" w14:textId="77777777" w:rsidR="00946399" w:rsidRPr="008E4382" w:rsidRDefault="00946399" w:rsidP="00406380">
            <w:pPr>
              <w:spacing w:line="240" w:lineRule="auto"/>
              <w:jc w:val="center"/>
              <w:rPr>
                <w:color w:val="000000" w:themeColor="text1"/>
              </w:rPr>
            </w:pPr>
            <w:r w:rsidRPr="008E4382">
              <w:rPr>
                <w:color w:val="000000" w:themeColor="text1"/>
              </w:rPr>
              <w:t>2326</w:t>
            </w:r>
          </w:p>
        </w:tc>
        <w:tc>
          <w:tcPr>
            <w:tcW w:w="856" w:type="dxa"/>
            <w:tcBorders>
              <w:top w:val="nil"/>
              <w:left w:val="nil"/>
              <w:bottom w:val="single" w:sz="4" w:space="0" w:color="auto"/>
              <w:right w:val="single" w:sz="4" w:space="0" w:color="auto"/>
            </w:tcBorders>
            <w:vAlign w:val="center"/>
            <w:hideMark/>
          </w:tcPr>
          <w:p w14:paraId="511E0855" w14:textId="77777777" w:rsidR="00946399" w:rsidRPr="008E4382" w:rsidRDefault="00946399" w:rsidP="00406380">
            <w:pPr>
              <w:keepNext/>
              <w:spacing w:line="240" w:lineRule="auto"/>
              <w:jc w:val="center"/>
              <w:rPr>
                <w:color w:val="000000" w:themeColor="text1"/>
              </w:rPr>
            </w:pPr>
            <w:r w:rsidRPr="008E4382">
              <w:rPr>
                <w:color w:val="000000" w:themeColor="text1"/>
              </w:rPr>
              <w:t>2626</w:t>
            </w:r>
          </w:p>
        </w:tc>
      </w:tr>
    </w:tbl>
    <w:p w14:paraId="167E9023" w14:textId="77777777" w:rsidR="00946399" w:rsidRDefault="00946399" w:rsidP="00946399">
      <w:pPr>
        <w:spacing w:before="0" w:line="240" w:lineRule="auto"/>
        <w:rPr>
          <w:color w:val="000000" w:themeColor="text1"/>
          <w:szCs w:val="24"/>
        </w:rPr>
      </w:pPr>
      <w:r>
        <w:rPr>
          <w:color w:val="000000" w:themeColor="text1"/>
          <w:szCs w:val="24"/>
        </w:rPr>
        <w:br w:type="page"/>
      </w:r>
    </w:p>
    <w:p w14:paraId="106C450B" w14:textId="77777777" w:rsidR="00946399" w:rsidRPr="00777656" w:rsidRDefault="00946399" w:rsidP="00946399">
      <w:pPr>
        <w:pStyle w:val="Heading2"/>
        <w:rPr>
          <w:rFonts w:ascii="Times New Roman" w:hAnsi="Times New Roman" w:cs="Times New Roman"/>
        </w:rPr>
      </w:pPr>
      <w:bookmarkStart w:id="130" w:name="_Toc168460397"/>
      <w:r w:rsidRPr="00777656">
        <w:rPr>
          <w:rFonts w:ascii="Times New Roman" w:hAnsi="Times New Roman" w:cs="Times New Roman"/>
        </w:rPr>
        <w:lastRenderedPageBreak/>
        <w:t>Figures</w:t>
      </w:r>
      <w:bookmarkEnd w:id="130"/>
    </w:p>
    <w:p w14:paraId="24A15E8F" w14:textId="77777777" w:rsidR="00946399" w:rsidRPr="008E4382" w:rsidRDefault="00946399" w:rsidP="00946399">
      <w:pPr>
        <w:keepNext/>
        <w:jc w:val="center"/>
        <w:rPr>
          <w:color w:val="000000" w:themeColor="text1"/>
        </w:rPr>
      </w:pPr>
      <w:r w:rsidRPr="008E4382">
        <w:rPr>
          <w:b/>
          <w:bCs/>
          <w:noProof/>
          <w:color w:val="000000" w:themeColor="text1"/>
          <w:shd w:val="clear" w:color="auto" w:fill="FFFFFF"/>
        </w:rPr>
        <w:drawing>
          <wp:inline distT="0" distB="0" distL="0" distR="0" wp14:anchorId="61BE3023" wp14:editId="58498721">
            <wp:extent cx="5900010" cy="2882189"/>
            <wp:effectExtent l="0" t="0" r="5715" b="0"/>
            <wp:docPr id="407795165" name="Picture 1" descr="A diagram of different types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5165" name="Picture 1" descr="A diagram of different types of men and wom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52720" cy="2907938"/>
                    </a:xfrm>
                    <a:prstGeom prst="rect">
                      <a:avLst/>
                    </a:prstGeom>
                  </pic:spPr>
                </pic:pic>
              </a:graphicData>
            </a:graphic>
          </wp:inline>
        </w:drawing>
      </w:r>
    </w:p>
    <w:p w14:paraId="5DB56A31" w14:textId="2EAFF5B2" w:rsidR="00946399" w:rsidRDefault="00946399" w:rsidP="00946399">
      <w:pPr>
        <w:pStyle w:val="Caption"/>
        <w:spacing w:line="276" w:lineRule="auto"/>
        <w:rPr>
          <w:b w:val="0"/>
          <w:bCs w:val="0"/>
          <w:color w:val="000000" w:themeColor="text1"/>
          <w:sz w:val="22"/>
          <w:szCs w:val="22"/>
          <w:shd w:val="clear" w:color="auto" w:fill="FFFFFF"/>
        </w:rPr>
      </w:pPr>
      <w:bookmarkStart w:id="131" w:name="_Toc167880130"/>
      <w:bookmarkStart w:id="132" w:name="_Toc168433299"/>
      <w:bookmarkStart w:id="133" w:name="_Toc168434032"/>
      <w:bookmarkStart w:id="134" w:name="_Toc168436896"/>
      <w:bookmarkStart w:id="135" w:name="_Toc168437496"/>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w:t>
      </w:r>
      <w:r w:rsidRPr="008E4382">
        <w:rPr>
          <w:b w:val="0"/>
          <w:bCs w:val="0"/>
          <w:i/>
          <w:iCs/>
          <w:color w:val="000000" w:themeColor="text1"/>
          <w:sz w:val="22"/>
          <w:szCs w:val="22"/>
        </w:rPr>
        <w:fldChar w:fldCharType="end"/>
      </w:r>
      <w:r w:rsidRPr="008E4382">
        <w:rPr>
          <w:color w:val="000000" w:themeColor="text1"/>
          <w:sz w:val="22"/>
          <w:szCs w:val="22"/>
        </w:rPr>
        <w:t>:Schematic representation of samples in the final RNASeq dataset.</w:t>
      </w:r>
      <w:bookmarkEnd w:id="131"/>
      <w:r w:rsidRPr="008E4382">
        <w:rPr>
          <w:color w:val="000000" w:themeColor="text1"/>
          <w:sz w:val="22"/>
          <w:szCs w:val="22"/>
        </w:rPr>
        <w:t xml:space="preserve"> </w:t>
      </w:r>
      <w:r w:rsidRPr="00B96EB5">
        <w:rPr>
          <w:b w:val="0"/>
          <w:bCs w:val="0"/>
          <w:color w:val="000000" w:themeColor="text1"/>
          <w:sz w:val="22"/>
          <w:szCs w:val="22"/>
          <w:shd w:val="clear" w:color="auto" w:fill="FFFFFF"/>
        </w:rPr>
        <w:t xml:space="preserve">The RNASeq dataset consists of three replicates each with 19 different treatments making a total of 57 samples. This dataset consists of RNA samples from two sexes (males (M) and females (F)) and two tissues from each sex (gonad (G) and somatic tissue (S)), all for two wildtype species, </w:t>
      </w:r>
      <w:r w:rsidRPr="003154CE">
        <w:rPr>
          <w:b w:val="0"/>
          <w:bCs w:val="0"/>
          <w:i/>
          <w:iCs/>
          <w:color w:val="000000" w:themeColor="text1"/>
          <w:sz w:val="22"/>
          <w:szCs w:val="22"/>
          <w:shd w:val="clear" w:color="auto" w:fill="FFFFFF"/>
        </w:rPr>
        <w:t>C. latens</w:t>
      </w:r>
      <w:r w:rsidRPr="00B96EB5">
        <w:rPr>
          <w:b w:val="0"/>
          <w:bCs w:val="0"/>
          <w:color w:val="000000" w:themeColor="text1"/>
          <w:sz w:val="22"/>
          <w:szCs w:val="22"/>
          <w:shd w:val="clear" w:color="auto" w:fill="FFFFFF"/>
        </w:rPr>
        <w:t xml:space="preserve"> (black) and </w:t>
      </w:r>
      <w:r w:rsidRPr="003154CE">
        <w:rPr>
          <w:b w:val="0"/>
          <w:bCs w:val="0"/>
          <w:i/>
          <w:iCs/>
          <w:color w:val="000000" w:themeColor="text1"/>
          <w:sz w:val="22"/>
          <w:szCs w:val="22"/>
          <w:shd w:val="clear" w:color="auto" w:fill="FFFFFF"/>
        </w:rPr>
        <w:t>C. remanei</w:t>
      </w:r>
      <w:r w:rsidRPr="00B96EB5">
        <w:rPr>
          <w:b w:val="0"/>
          <w:bCs w:val="0"/>
          <w:color w:val="000000" w:themeColor="text1"/>
          <w:sz w:val="22"/>
          <w:szCs w:val="22"/>
          <w:shd w:val="clear" w:color="auto" w:fill="FFFFFF"/>
        </w:rPr>
        <w:t xml:space="preserve"> (grey), as well as the two hybrid types from both direction of the cross (H1 cross (pink) and H2 cross (blue)). The exception to this factorial sampling is the absence of male gonad samples from hybrid cross 1 (H1), due to inability to isolate them reliably. Whole male samples (WM) were also collected for each of the species and hybrid combinations.</w:t>
      </w:r>
      <w:bookmarkEnd w:id="132"/>
      <w:bookmarkEnd w:id="133"/>
      <w:bookmarkEnd w:id="134"/>
      <w:bookmarkEnd w:id="135"/>
    </w:p>
    <w:p w14:paraId="13B7B644" w14:textId="77777777" w:rsidR="00946399" w:rsidRDefault="00946399" w:rsidP="00946399">
      <w:pPr>
        <w:spacing w:before="0" w:line="240" w:lineRule="auto"/>
        <w:rPr>
          <w:color w:val="000000" w:themeColor="text1"/>
          <w:sz w:val="22"/>
          <w:szCs w:val="22"/>
          <w:shd w:val="clear" w:color="auto" w:fill="FFFFFF"/>
        </w:rPr>
      </w:pPr>
      <w:r>
        <w:rPr>
          <w:b/>
          <w:bCs/>
          <w:color w:val="000000" w:themeColor="text1"/>
          <w:sz w:val="22"/>
          <w:szCs w:val="22"/>
          <w:shd w:val="clear" w:color="auto" w:fill="FFFFFF"/>
        </w:rPr>
        <w:br w:type="page"/>
      </w:r>
    </w:p>
    <w:p w14:paraId="09D807BA" w14:textId="77777777" w:rsidR="00946399" w:rsidRPr="008E4382" w:rsidRDefault="00946399" w:rsidP="00946399">
      <w:pPr>
        <w:keepNext/>
        <w:spacing w:line="276" w:lineRule="auto"/>
        <w:rPr>
          <w:color w:val="000000" w:themeColor="text1"/>
        </w:rPr>
      </w:pPr>
      <w:r w:rsidRPr="008E4382">
        <w:rPr>
          <w:noProof/>
          <w:color w:val="000000" w:themeColor="text1"/>
        </w:rPr>
        <w:lastRenderedPageBreak/>
        <w:drawing>
          <wp:inline distT="0" distB="0" distL="0" distR="0" wp14:anchorId="17D1E3B8" wp14:editId="6A19BE71">
            <wp:extent cx="5943600" cy="3872230"/>
            <wp:effectExtent l="0" t="0" r="0" b="0"/>
            <wp:docPr id="52403846" name="Picture 1" descr="A group of diagrams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3846" name="Picture 1" descr="A group of diagrams with different colored lines&#10;&#10;Description automatically generated with medium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872230"/>
                    </a:xfrm>
                    <a:prstGeom prst="rect">
                      <a:avLst/>
                    </a:prstGeom>
                    <a:noFill/>
                    <a:ln>
                      <a:noFill/>
                    </a:ln>
                  </pic:spPr>
                </pic:pic>
              </a:graphicData>
            </a:graphic>
          </wp:inline>
        </w:drawing>
      </w:r>
    </w:p>
    <w:p w14:paraId="3FAD26D0" w14:textId="41F13C5B" w:rsidR="00946399" w:rsidRPr="00DF5B78" w:rsidRDefault="00946399" w:rsidP="00946399">
      <w:pPr>
        <w:pStyle w:val="Caption"/>
        <w:spacing w:line="276" w:lineRule="auto"/>
        <w:rPr>
          <w:b w:val="0"/>
          <w:bCs w:val="0"/>
          <w:i/>
          <w:iCs/>
          <w:color w:val="000000" w:themeColor="text1"/>
          <w:sz w:val="22"/>
          <w:szCs w:val="22"/>
        </w:rPr>
      </w:pPr>
      <w:bookmarkStart w:id="136" w:name="_Toc167880131"/>
      <w:bookmarkStart w:id="137" w:name="_Toc168433300"/>
      <w:bookmarkStart w:id="138" w:name="_Toc168434033"/>
      <w:bookmarkStart w:id="139" w:name="_Toc168436897"/>
      <w:bookmarkStart w:id="140" w:name="_Toc168437497"/>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2</w:t>
      </w:r>
      <w:r w:rsidRPr="008E4382">
        <w:rPr>
          <w:b w:val="0"/>
          <w:bCs w:val="0"/>
          <w:i/>
          <w:iCs/>
          <w:color w:val="000000" w:themeColor="text1"/>
          <w:sz w:val="22"/>
          <w:szCs w:val="22"/>
        </w:rPr>
        <w:fldChar w:fldCharType="end"/>
      </w:r>
      <w:r w:rsidRPr="008E4382">
        <w:rPr>
          <w:color w:val="000000" w:themeColor="text1"/>
          <w:sz w:val="22"/>
          <w:szCs w:val="22"/>
        </w:rPr>
        <w:t>: Hybrids reveal extensive transgressive overdominant and underdominant expression in both sexes and for both soma and gonad tissue types.</w:t>
      </w:r>
      <w:bookmarkEnd w:id="136"/>
      <w:r w:rsidRPr="008E4382">
        <w:rPr>
          <w:color w:val="000000" w:themeColor="text1"/>
          <w:sz w:val="22"/>
          <w:szCs w:val="22"/>
        </w:rPr>
        <w:t xml:space="preserve"> </w:t>
      </w:r>
      <w:r w:rsidRPr="00DF5B78">
        <w:rPr>
          <w:b w:val="0"/>
          <w:bCs w:val="0"/>
          <w:color w:val="000000" w:themeColor="text1"/>
          <w:sz w:val="22"/>
          <w:szCs w:val="22"/>
        </w:rPr>
        <w:t>(</w:t>
      </w:r>
      <w:r w:rsidRPr="000245E3">
        <w:rPr>
          <w:color w:val="000000" w:themeColor="text1"/>
          <w:sz w:val="22"/>
          <w:szCs w:val="22"/>
        </w:rPr>
        <w:t>A, B</w:t>
      </w:r>
      <w:r w:rsidRPr="00DF5B78">
        <w:rPr>
          <w:b w:val="0"/>
          <w:bCs w:val="0"/>
          <w:color w:val="000000" w:themeColor="text1"/>
          <w:sz w:val="22"/>
          <w:szCs w:val="22"/>
        </w:rPr>
        <w:t xml:space="preserve">) Scatterplots visualizing different gene expression inheritance categories based on log fold change in soma sample expression for hybrid males relative to each parental species </w:t>
      </w:r>
      <w:r w:rsidRPr="003154CE">
        <w:rPr>
          <w:b w:val="0"/>
          <w:bCs w:val="0"/>
          <w:i/>
          <w:iCs/>
          <w:color w:val="000000" w:themeColor="text1"/>
          <w:sz w:val="22"/>
          <w:szCs w:val="22"/>
        </w:rPr>
        <w:t>C. remanei</w:t>
      </w:r>
      <w:r w:rsidRPr="00DF5B78">
        <w:rPr>
          <w:b w:val="0"/>
          <w:bCs w:val="0"/>
          <w:color w:val="000000" w:themeColor="text1"/>
          <w:sz w:val="22"/>
          <w:szCs w:val="22"/>
        </w:rPr>
        <w:t xml:space="preserve"> and </w:t>
      </w:r>
      <w:r w:rsidRPr="003154CE">
        <w:rPr>
          <w:b w:val="0"/>
          <w:bCs w:val="0"/>
          <w:i/>
          <w:iCs/>
          <w:color w:val="000000" w:themeColor="text1"/>
          <w:sz w:val="22"/>
          <w:szCs w:val="22"/>
        </w:rPr>
        <w:t>C. latens</w:t>
      </w:r>
      <w:r w:rsidRPr="00DF5B78">
        <w:rPr>
          <w:b w:val="0"/>
          <w:bCs w:val="0"/>
          <w:color w:val="000000" w:themeColor="text1"/>
          <w:sz w:val="22"/>
          <w:szCs w:val="22"/>
        </w:rPr>
        <w:t>. Plots for male gonad expression as well as female gonad and soma expression are shown in Supplementary Figure S4.4. (</w:t>
      </w:r>
      <w:r w:rsidRPr="000245E3">
        <w:rPr>
          <w:color w:val="000000" w:themeColor="text1"/>
          <w:sz w:val="22"/>
          <w:szCs w:val="22"/>
        </w:rPr>
        <w:t>C, D</w:t>
      </w:r>
      <w:r w:rsidRPr="00DF5B78">
        <w:rPr>
          <w:b w:val="0"/>
          <w:bCs w:val="0"/>
          <w:color w:val="000000" w:themeColor="text1"/>
          <w:sz w:val="22"/>
          <w:szCs w:val="22"/>
        </w:rPr>
        <w:t>) Barplots depicting the percentage of genes showing different expression inheritance profiles from each hybrid cross direction for each sex and tissue type. (</w:t>
      </w:r>
      <w:r w:rsidRPr="000245E3">
        <w:rPr>
          <w:color w:val="000000" w:themeColor="text1"/>
          <w:sz w:val="22"/>
          <w:szCs w:val="22"/>
        </w:rPr>
        <w:t>E, F</w:t>
      </w:r>
      <w:r w:rsidRPr="00DF5B78">
        <w:rPr>
          <w:b w:val="0"/>
          <w:bCs w:val="0"/>
          <w:color w:val="000000" w:themeColor="text1"/>
          <w:sz w:val="22"/>
          <w:szCs w:val="22"/>
        </w:rPr>
        <w:t>) Scatterplots that contrast percentage of genes in males (y-axis) and females (x-axis) across soma (</w:t>
      </w:r>
      <w:r w:rsidRPr="000245E3">
        <w:rPr>
          <w:color w:val="000000" w:themeColor="text1"/>
          <w:sz w:val="22"/>
          <w:szCs w:val="22"/>
        </w:rPr>
        <w:t>E</w:t>
      </w:r>
      <w:r w:rsidRPr="00DF5B78">
        <w:rPr>
          <w:b w:val="0"/>
          <w:bCs w:val="0"/>
          <w:color w:val="000000" w:themeColor="text1"/>
          <w:sz w:val="22"/>
          <w:szCs w:val="22"/>
        </w:rPr>
        <w:t>) and gonad (</w:t>
      </w:r>
      <w:r w:rsidRPr="000245E3">
        <w:rPr>
          <w:color w:val="000000" w:themeColor="text1"/>
          <w:sz w:val="22"/>
          <w:szCs w:val="22"/>
        </w:rPr>
        <w:t>F</w:t>
      </w:r>
      <w:r w:rsidRPr="00DF5B78">
        <w:rPr>
          <w:b w:val="0"/>
          <w:bCs w:val="0"/>
          <w:color w:val="000000" w:themeColor="text1"/>
          <w:sz w:val="22"/>
          <w:szCs w:val="22"/>
        </w:rPr>
        <w:t>) identify sex-biased inheritance patterns for inheritance categories that do not lie on the y=x dashed line. (</w:t>
      </w:r>
      <w:r w:rsidRPr="000245E3">
        <w:rPr>
          <w:color w:val="000000" w:themeColor="text1"/>
          <w:sz w:val="22"/>
          <w:szCs w:val="22"/>
        </w:rPr>
        <w:t>G, H</w:t>
      </w:r>
      <w:r w:rsidRPr="00DF5B78">
        <w:rPr>
          <w:b w:val="0"/>
          <w:bCs w:val="0"/>
          <w:color w:val="000000" w:themeColor="text1"/>
          <w:sz w:val="22"/>
          <w:szCs w:val="22"/>
        </w:rPr>
        <w:t>) Scatterplots that contrast difference in abundance of genes between soma (y-axis) and gonad (x-axis) for females (</w:t>
      </w:r>
      <w:r w:rsidRPr="000245E3">
        <w:rPr>
          <w:color w:val="000000" w:themeColor="text1"/>
          <w:sz w:val="22"/>
          <w:szCs w:val="22"/>
        </w:rPr>
        <w:t>G</w:t>
      </w:r>
      <w:r w:rsidRPr="00DF5B78">
        <w:rPr>
          <w:b w:val="0"/>
          <w:bCs w:val="0"/>
          <w:color w:val="000000" w:themeColor="text1"/>
          <w:sz w:val="22"/>
          <w:szCs w:val="22"/>
        </w:rPr>
        <w:t>) and males (</w:t>
      </w:r>
      <w:r w:rsidRPr="000245E3">
        <w:rPr>
          <w:color w:val="000000" w:themeColor="text1"/>
          <w:sz w:val="22"/>
          <w:szCs w:val="22"/>
        </w:rPr>
        <w:t>H</w:t>
      </w:r>
      <w:r w:rsidRPr="00DF5B78">
        <w:rPr>
          <w:b w:val="0"/>
          <w:bCs w:val="0"/>
          <w:color w:val="000000" w:themeColor="text1"/>
          <w:sz w:val="22"/>
          <w:szCs w:val="22"/>
        </w:rPr>
        <w:t xml:space="preserve">) identify tissue-biased patterns of gene expression inheritance from off-diagonal categories. Both H1 </w:t>
      </w:r>
      <w:r w:rsidR="00E00F96">
        <w:rPr>
          <w:b w:val="0"/>
          <w:bCs w:val="0"/>
          <w:color w:val="000000" w:themeColor="text1"/>
          <w:sz w:val="22"/>
          <w:szCs w:val="22"/>
        </w:rPr>
        <w:t xml:space="preserve">(maternal </w:t>
      </w:r>
      <w:r w:rsidR="00E00F96" w:rsidRPr="003134C2">
        <w:rPr>
          <w:b w:val="0"/>
          <w:bCs w:val="0"/>
          <w:i/>
          <w:iCs/>
          <w:color w:val="000000" w:themeColor="text1"/>
          <w:sz w:val="22"/>
          <w:szCs w:val="22"/>
        </w:rPr>
        <w:t>C. remanei</w:t>
      </w:r>
      <w:r w:rsidR="00E00F96">
        <w:rPr>
          <w:b w:val="0"/>
          <w:bCs w:val="0"/>
          <w:color w:val="000000" w:themeColor="text1"/>
          <w:sz w:val="22"/>
          <w:szCs w:val="22"/>
        </w:rPr>
        <w:t xml:space="preserve"> hybrids) </w:t>
      </w:r>
      <w:r w:rsidRPr="00DF5B78">
        <w:rPr>
          <w:b w:val="0"/>
          <w:bCs w:val="0"/>
          <w:color w:val="000000" w:themeColor="text1"/>
          <w:sz w:val="22"/>
          <w:szCs w:val="22"/>
        </w:rPr>
        <w:t xml:space="preserve">and H2 </w:t>
      </w:r>
      <w:r w:rsidR="00E00F96">
        <w:rPr>
          <w:b w:val="0"/>
          <w:bCs w:val="0"/>
          <w:color w:val="000000" w:themeColor="text1"/>
          <w:sz w:val="22"/>
          <w:szCs w:val="22"/>
        </w:rPr>
        <w:t xml:space="preserve">(maternal </w:t>
      </w:r>
      <w:r w:rsidR="00E00F96" w:rsidRPr="003134C2">
        <w:rPr>
          <w:b w:val="0"/>
          <w:bCs w:val="0"/>
          <w:i/>
          <w:iCs/>
          <w:color w:val="000000" w:themeColor="text1"/>
          <w:sz w:val="22"/>
          <w:szCs w:val="22"/>
        </w:rPr>
        <w:t>C. latens</w:t>
      </w:r>
      <w:r w:rsidR="00E00F96">
        <w:rPr>
          <w:b w:val="0"/>
          <w:bCs w:val="0"/>
          <w:color w:val="000000" w:themeColor="text1"/>
          <w:sz w:val="22"/>
          <w:szCs w:val="22"/>
        </w:rPr>
        <w:t xml:space="preserve"> hybrids) </w:t>
      </w:r>
      <w:r w:rsidRPr="00DF5B78">
        <w:rPr>
          <w:b w:val="0"/>
          <w:bCs w:val="0"/>
          <w:color w:val="000000" w:themeColor="text1"/>
          <w:sz w:val="22"/>
          <w:szCs w:val="22"/>
        </w:rPr>
        <w:t>have male and female somatic tissue samples, but only H2 has male gonad tissue samples. H1 and H2 hybrid crosses are represented by circle and triangle respectively (</w:t>
      </w:r>
      <w:r w:rsidRPr="000245E3">
        <w:rPr>
          <w:color w:val="000000" w:themeColor="text1"/>
          <w:sz w:val="22"/>
          <w:szCs w:val="22"/>
        </w:rPr>
        <w:t>E, G</w:t>
      </w:r>
      <w:r w:rsidRPr="00DF5B78">
        <w:rPr>
          <w:b w:val="0"/>
          <w:bCs w:val="0"/>
          <w:color w:val="000000" w:themeColor="text1"/>
          <w:sz w:val="22"/>
          <w:szCs w:val="22"/>
        </w:rPr>
        <w:t>).</w:t>
      </w:r>
      <w:bookmarkEnd w:id="137"/>
      <w:bookmarkEnd w:id="138"/>
      <w:bookmarkEnd w:id="139"/>
      <w:bookmarkEnd w:id="140"/>
      <w:r w:rsidRPr="00DF5B78">
        <w:rPr>
          <w:b w:val="0"/>
          <w:bCs w:val="0"/>
          <w:color w:val="000000" w:themeColor="text1"/>
          <w:sz w:val="22"/>
          <w:szCs w:val="22"/>
        </w:rPr>
        <w:t xml:space="preserve"> </w:t>
      </w:r>
    </w:p>
    <w:p w14:paraId="70B6D4E6" w14:textId="77777777" w:rsidR="00946399" w:rsidRPr="008E4382" w:rsidRDefault="00946399" w:rsidP="00946399">
      <w:pPr>
        <w:spacing w:line="278" w:lineRule="auto"/>
        <w:rPr>
          <w:color w:val="000000" w:themeColor="text1"/>
        </w:rPr>
      </w:pPr>
      <w:r w:rsidRPr="008E4382">
        <w:rPr>
          <w:color w:val="000000" w:themeColor="text1"/>
        </w:rPr>
        <w:br w:type="page"/>
      </w:r>
    </w:p>
    <w:p w14:paraId="31126581" w14:textId="3A947133" w:rsidR="00946399" w:rsidRPr="008E4382" w:rsidRDefault="00BD0A9D" w:rsidP="00946399">
      <w:pPr>
        <w:keepNext/>
        <w:spacing w:line="276" w:lineRule="auto"/>
        <w:jc w:val="center"/>
        <w:rPr>
          <w:color w:val="000000" w:themeColor="text1"/>
        </w:rPr>
      </w:pPr>
      <w:r>
        <w:rPr>
          <w:noProof/>
        </w:rPr>
        <w:lastRenderedPageBreak/>
        <w:drawing>
          <wp:inline distT="0" distB="0" distL="0" distR="0" wp14:anchorId="05E82430" wp14:editId="6211A043">
            <wp:extent cx="8109320" cy="3096443"/>
            <wp:effectExtent l="0" t="8255" r="0" b="0"/>
            <wp:docPr id="17951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8141045" cy="3108557"/>
                    </a:xfrm>
                    <a:prstGeom prst="rect">
                      <a:avLst/>
                    </a:prstGeom>
                    <a:noFill/>
                    <a:ln>
                      <a:noFill/>
                    </a:ln>
                  </pic:spPr>
                </pic:pic>
              </a:graphicData>
            </a:graphic>
          </wp:inline>
        </w:drawing>
      </w:r>
    </w:p>
    <w:p w14:paraId="29CCD9B6" w14:textId="53C25A5E" w:rsidR="00946399" w:rsidRDefault="00946399" w:rsidP="00946399">
      <w:pPr>
        <w:pStyle w:val="Caption"/>
        <w:spacing w:line="276" w:lineRule="auto"/>
        <w:rPr>
          <w:b w:val="0"/>
          <w:bCs w:val="0"/>
          <w:color w:val="000000" w:themeColor="text1"/>
          <w:sz w:val="22"/>
          <w:szCs w:val="22"/>
        </w:rPr>
      </w:pPr>
      <w:bookmarkStart w:id="141" w:name="_Toc167880132"/>
      <w:bookmarkStart w:id="142" w:name="_Toc168433301"/>
      <w:bookmarkStart w:id="143" w:name="_Toc168434034"/>
      <w:bookmarkStart w:id="144" w:name="_Toc168436898"/>
      <w:bookmarkStart w:id="145" w:name="_Toc168437498"/>
      <w:r w:rsidRPr="008E4382">
        <w:rPr>
          <w:color w:val="000000" w:themeColor="text1"/>
          <w:sz w:val="22"/>
          <w:szCs w:val="22"/>
        </w:rPr>
        <w:lastRenderedPageBreak/>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3</w:t>
      </w:r>
      <w:r w:rsidRPr="008E4382">
        <w:rPr>
          <w:b w:val="0"/>
          <w:bCs w:val="0"/>
          <w:i/>
          <w:iCs/>
          <w:color w:val="000000" w:themeColor="text1"/>
          <w:sz w:val="22"/>
          <w:szCs w:val="22"/>
        </w:rPr>
        <w:fldChar w:fldCharType="end"/>
      </w:r>
      <w:r w:rsidRPr="008E4382">
        <w:rPr>
          <w:color w:val="000000" w:themeColor="text1"/>
          <w:sz w:val="22"/>
          <w:szCs w:val="22"/>
        </w:rPr>
        <w:t>: Transgressive expression in hybrids (overdominant and underdominant) consist mostly of genes with sex-biased expression in the parental species.</w:t>
      </w:r>
      <w:bookmarkEnd w:id="141"/>
      <w:r>
        <w:rPr>
          <w:color w:val="000000" w:themeColor="text1"/>
          <w:sz w:val="22"/>
          <w:szCs w:val="22"/>
        </w:rPr>
        <w:t xml:space="preserve"> </w:t>
      </w:r>
      <w:r w:rsidR="00BD0A9D">
        <w:rPr>
          <w:b w:val="0"/>
          <w:bCs w:val="0"/>
          <w:color w:val="000000" w:themeColor="text1"/>
          <w:sz w:val="22"/>
          <w:szCs w:val="22"/>
        </w:rPr>
        <w:t>Plots on the top row correspond to H1 hybrids (</w:t>
      </w:r>
      <w:r w:rsidR="00BD0A9D" w:rsidRPr="00BD0A9D">
        <w:rPr>
          <w:b w:val="0"/>
          <w:bCs w:val="0"/>
          <w:i/>
          <w:iCs/>
          <w:color w:val="000000" w:themeColor="text1"/>
          <w:sz w:val="22"/>
          <w:szCs w:val="22"/>
        </w:rPr>
        <w:t>C. remanei</w:t>
      </w:r>
      <w:r w:rsidR="00BD0A9D">
        <w:rPr>
          <w:b w:val="0"/>
          <w:bCs w:val="0"/>
          <w:color w:val="000000" w:themeColor="text1"/>
          <w:sz w:val="22"/>
          <w:szCs w:val="22"/>
        </w:rPr>
        <w:t xml:space="preserve"> maternal parent) and bottom row corresponds to H2 hybrids (</w:t>
      </w:r>
      <w:r w:rsidR="00BD0A9D" w:rsidRPr="00BD0A9D">
        <w:rPr>
          <w:b w:val="0"/>
          <w:bCs w:val="0"/>
          <w:i/>
          <w:iCs/>
          <w:color w:val="000000" w:themeColor="text1"/>
          <w:sz w:val="22"/>
          <w:szCs w:val="22"/>
        </w:rPr>
        <w:t>C. latens</w:t>
      </w:r>
      <w:r w:rsidR="00BD0A9D">
        <w:rPr>
          <w:b w:val="0"/>
          <w:bCs w:val="0"/>
          <w:color w:val="000000" w:themeColor="text1"/>
          <w:sz w:val="22"/>
          <w:szCs w:val="22"/>
        </w:rPr>
        <w:t xml:space="preserve"> maternal parent). </w:t>
      </w:r>
      <w:r w:rsidRPr="008C5A4B">
        <w:rPr>
          <w:b w:val="0"/>
          <w:bCs w:val="0"/>
          <w:color w:val="000000" w:themeColor="text1"/>
          <w:sz w:val="22"/>
          <w:szCs w:val="22"/>
        </w:rPr>
        <w:t>The three lines depict the number of male-biased genes (blue), female-biased genes (pink) and sex-neutral genes (black) observed across inheritance profiles for each sex, tissue type and reciprocal cross. Hybrid females tend to have upregulation of male-biased genes and downregulation of female-biased genes (</w:t>
      </w:r>
      <w:r w:rsidRPr="000245E3">
        <w:rPr>
          <w:color w:val="000000" w:themeColor="text1"/>
          <w:sz w:val="22"/>
          <w:szCs w:val="22"/>
        </w:rPr>
        <w:t>A, C</w:t>
      </w:r>
      <w:r w:rsidRPr="008C5A4B">
        <w:rPr>
          <w:b w:val="0"/>
          <w:bCs w:val="0"/>
          <w:color w:val="000000" w:themeColor="text1"/>
          <w:sz w:val="22"/>
          <w:szCs w:val="22"/>
        </w:rPr>
        <w:t>). Hybrid males show misexpression primarily due to sex-neutral and male-biased genes (</w:t>
      </w:r>
      <w:r w:rsidRPr="000245E3">
        <w:rPr>
          <w:color w:val="000000" w:themeColor="text1"/>
          <w:sz w:val="22"/>
          <w:szCs w:val="22"/>
        </w:rPr>
        <w:t>B, D</w:t>
      </w:r>
      <w:r w:rsidRPr="008C5A4B">
        <w:rPr>
          <w:b w:val="0"/>
          <w:bCs w:val="0"/>
          <w:color w:val="000000" w:themeColor="text1"/>
          <w:sz w:val="22"/>
          <w:szCs w:val="22"/>
        </w:rPr>
        <w:t>). Genes with the ambiguous expression inheritance category are not shown for clarity.</w:t>
      </w:r>
      <w:bookmarkEnd w:id="142"/>
      <w:bookmarkEnd w:id="143"/>
      <w:bookmarkEnd w:id="144"/>
      <w:bookmarkEnd w:id="145"/>
    </w:p>
    <w:p w14:paraId="32C8D869"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5E22FDF3"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18A4B13F" wp14:editId="01307B42">
            <wp:extent cx="5943600" cy="4597400"/>
            <wp:effectExtent l="0" t="0" r="0" b="0"/>
            <wp:docPr id="1441815557" name="Picture 2" descr="A diagram of different female goniome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5557" name="Picture 2" descr="A diagram of different female goniometers&#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597400"/>
                    </a:xfrm>
                    <a:prstGeom prst="rect">
                      <a:avLst/>
                    </a:prstGeom>
                    <a:noFill/>
                    <a:ln>
                      <a:noFill/>
                    </a:ln>
                  </pic:spPr>
                </pic:pic>
              </a:graphicData>
            </a:graphic>
          </wp:inline>
        </w:drawing>
      </w:r>
    </w:p>
    <w:p w14:paraId="7F7529E4" w14:textId="72EC543D" w:rsidR="00946399" w:rsidRDefault="00946399" w:rsidP="00946399">
      <w:pPr>
        <w:pStyle w:val="Caption"/>
        <w:spacing w:line="276" w:lineRule="auto"/>
        <w:rPr>
          <w:b w:val="0"/>
          <w:bCs w:val="0"/>
          <w:color w:val="000000" w:themeColor="text1"/>
          <w:sz w:val="22"/>
          <w:szCs w:val="22"/>
        </w:rPr>
      </w:pPr>
      <w:bookmarkStart w:id="146" w:name="_Toc167880133"/>
      <w:bookmarkStart w:id="147" w:name="_Toc168433302"/>
      <w:bookmarkStart w:id="148" w:name="_Toc168434035"/>
      <w:bookmarkStart w:id="149" w:name="_Toc168436899"/>
      <w:bookmarkStart w:id="150" w:name="_Toc168437499"/>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4</w:t>
      </w:r>
      <w:r w:rsidRPr="008E4382">
        <w:rPr>
          <w:b w:val="0"/>
          <w:bCs w:val="0"/>
          <w:i/>
          <w:iCs/>
          <w:color w:val="000000" w:themeColor="text1"/>
          <w:sz w:val="22"/>
          <w:szCs w:val="22"/>
        </w:rPr>
        <w:fldChar w:fldCharType="end"/>
      </w:r>
      <w:r w:rsidRPr="008E4382">
        <w:rPr>
          <w:color w:val="000000" w:themeColor="text1"/>
          <w:sz w:val="22"/>
          <w:szCs w:val="22"/>
        </w:rPr>
        <w:t>: Despite higher overlap in genes across reciprocal crosses, H1 and H2 display distinct patterns for expression inheritance.</w:t>
      </w:r>
      <w:bookmarkEnd w:id="146"/>
      <w:r w:rsidRPr="008E4382">
        <w:rPr>
          <w:color w:val="000000" w:themeColor="text1"/>
          <w:sz w:val="22"/>
          <w:szCs w:val="22"/>
        </w:rPr>
        <w:t xml:space="preserve"> </w:t>
      </w:r>
      <w:r w:rsidRPr="007A5989">
        <w:rPr>
          <w:b w:val="0"/>
          <w:bCs w:val="0"/>
          <w:color w:val="000000" w:themeColor="text1"/>
          <w:sz w:val="22"/>
          <w:szCs w:val="22"/>
        </w:rPr>
        <w:t xml:space="preserve">Scatterplots comparing the proportion of genes in different expression inheritance categories between H1 </w:t>
      </w:r>
      <w:r w:rsidR="00E00F96">
        <w:rPr>
          <w:b w:val="0"/>
          <w:bCs w:val="0"/>
          <w:color w:val="000000" w:themeColor="text1"/>
          <w:sz w:val="22"/>
          <w:szCs w:val="22"/>
        </w:rPr>
        <w:t xml:space="preserve">(maternal </w:t>
      </w:r>
      <w:r w:rsidR="00E00F96" w:rsidRPr="003134C2">
        <w:rPr>
          <w:b w:val="0"/>
          <w:bCs w:val="0"/>
          <w:i/>
          <w:iCs/>
          <w:color w:val="000000" w:themeColor="text1"/>
          <w:sz w:val="22"/>
          <w:szCs w:val="22"/>
        </w:rPr>
        <w:t>C. remanei</w:t>
      </w:r>
      <w:r w:rsidR="00E00F96">
        <w:rPr>
          <w:b w:val="0"/>
          <w:bCs w:val="0"/>
          <w:color w:val="000000" w:themeColor="text1"/>
          <w:sz w:val="22"/>
          <w:szCs w:val="22"/>
        </w:rPr>
        <w:t xml:space="preserve"> hybrids) </w:t>
      </w:r>
      <w:r w:rsidRPr="007A5989">
        <w:rPr>
          <w:b w:val="0"/>
          <w:bCs w:val="0"/>
          <w:color w:val="000000" w:themeColor="text1"/>
          <w:sz w:val="22"/>
          <w:szCs w:val="22"/>
        </w:rPr>
        <w:t xml:space="preserve">and H2 </w:t>
      </w:r>
      <w:r w:rsidR="00E00F96">
        <w:rPr>
          <w:b w:val="0"/>
          <w:bCs w:val="0"/>
          <w:color w:val="000000" w:themeColor="text1"/>
          <w:sz w:val="22"/>
          <w:szCs w:val="22"/>
        </w:rPr>
        <w:t xml:space="preserve">(maternal </w:t>
      </w:r>
      <w:r w:rsidR="00E00F96" w:rsidRPr="003134C2">
        <w:rPr>
          <w:b w:val="0"/>
          <w:bCs w:val="0"/>
          <w:i/>
          <w:iCs/>
          <w:color w:val="000000" w:themeColor="text1"/>
          <w:sz w:val="22"/>
          <w:szCs w:val="22"/>
        </w:rPr>
        <w:t>C. latens</w:t>
      </w:r>
      <w:r w:rsidR="00E00F96">
        <w:rPr>
          <w:b w:val="0"/>
          <w:bCs w:val="0"/>
          <w:color w:val="000000" w:themeColor="text1"/>
          <w:sz w:val="22"/>
          <w:szCs w:val="22"/>
        </w:rPr>
        <w:t xml:space="preserve"> hybrids) </w:t>
      </w:r>
      <w:r w:rsidRPr="007A5989">
        <w:rPr>
          <w:b w:val="0"/>
          <w:bCs w:val="0"/>
          <w:color w:val="000000" w:themeColor="text1"/>
          <w:sz w:val="22"/>
          <w:szCs w:val="22"/>
        </w:rPr>
        <w:t>in the female soma (</w:t>
      </w:r>
      <w:r w:rsidRPr="00637F0C">
        <w:rPr>
          <w:color w:val="000000" w:themeColor="text1"/>
          <w:sz w:val="22"/>
          <w:szCs w:val="22"/>
        </w:rPr>
        <w:t>A</w:t>
      </w:r>
      <w:r w:rsidRPr="007A5989">
        <w:rPr>
          <w:b w:val="0"/>
          <w:bCs w:val="0"/>
          <w:color w:val="000000" w:themeColor="text1"/>
          <w:sz w:val="22"/>
          <w:szCs w:val="22"/>
        </w:rPr>
        <w:t>), male soma (</w:t>
      </w:r>
      <w:r w:rsidRPr="00637F0C">
        <w:rPr>
          <w:color w:val="000000" w:themeColor="text1"/>
          <w:sz w:val="22"/>
          <w:szCs w:val="22"/>
        </w:rPr>
        <w:t>B</w:t>
      </w:r>
      <w:r w:rsidRPr="007A5989">
        <w:rPr>
          <w:b w:val="0"/>
          <w:bCs w:val="0"/>
          <w:color w:val="000000" w:themeColor="text1"/>
          <w:sz w:val="22"/>
          <w:szCs w:val="22"/>
        </w:rPr>
        <w:t>) and female gonad (</w:t>
      </w:r>
      <w:r w:rsidRPr="00637F0C">
        <w:rPr>
          <w:color w:val="000000" w:themeColor="text1"/>
          <w:sz w:val="22"/>
          <w:szCs w:val="22"/>
        </w:rPr>
        <w:t>C</w:t>
      </w:r>
      <w:r w:rsidRPr="007A5989">
        <w:rPr>
          <w:b w:val="0"/>
          <w:bCs w:val="0"/>
          <w:color w:val="000000" w:themeColor="text1"/>
          <w:sz w:val="22"/>
          <w:szCs w:val="22"/>
        </w:rPr>
        <w:t>). (</w:t>
      </w:r>
      <w:r w:rsidRPr="00637F0C">
        <w:rPr>
          <w:color w:val="000000" w:themeColor="text1"/>
          <w:sz w:val="22"/>
          <w:szCs w:val="22"/>
        </w:rPr>
        <w:t>D, E, F</w:t>
      </w:r>
      <w:r w:rsidRPr="007A5989">
        <w:rPr>
          <w:b w:val="0"/>
          <w:bCs w:val="0"/>
          <w:color w:val="000000" w:themeColor="text1"/>
          <w:sz w:val="22"/>
          <w:szCs w:val="22"/>
        </w:rPr>
        <w:t>) Bubble plots contrasting the genes in each expression inheritance category across reciprocal crosses with area of the bubble proportional to the number of genes. The bubbles on the diagonal represent the number of genes overlapping between H1 (x-axis) and H2 (y-axis) and red bubbles highlight the number of genes showing underdominant expression exclusively in one hybrid cross. Females show a higher level of overlap in genes than males across reciprocal crosses (</w:t>
      </w:r>
      <w:r w:rsidRPr="00637F0C">
        <w:rPr>
          <w:color w:val="000000" w:themeColor="text1"/>
          <w:sz w:val="22"/>
          <w:szCs w:val="22"/>
        </w:rPr>
        <w:t>D, F</w:t>
      </w:r>
      <w:r w:rsidRPr="007A5989">
        <w:rPr>
          <w:b w:val="0"/>
          <w:bCs w:val="0"/>
          <w:color w:val="000000" w:themeColor="text1"/>
          <w:sz w:val="22"/>
          <w:szCs w:val="22"/>
        </w:rPr>
        <w:t>, bubbles on the diagonal). Males have higher number of underdominant genes unique to each hybrid cross (</w:t>
      </w:r>
      <w:r w:rsidRPr="00637F0C">
        <w:rPr>
          <w:color w:val="000000" w:themeColor="text1"/>
          <w:sz w:val="22"/>
          <w:szCs w:val="22"/>
        </w:rPr>
        <w:t>E</w:t>
      </w:r>
      <w:r w:rsidRPr="007A5989">
        <w:rPr>
          <w:b w:val="0"/>
          <w:bCs w:val="0"/>
          <w:color w:val="000000" w:themeColor="text1"/>
          <w:sz w:val="22"/>
          <w:szCs w:val="22"/>
        </w:rPr>
        <w:t>, red bubbles).</w:t>
      </w:r>
      <w:bookmarkEnd w:id="147"/>
      <w:bookmarkEnd w:id="148"/>
      <w:bookmarkEnd w:id="149"/>
      <w:bookmarkEnd w:id="150"/>
    </w:p>
    <w:p w14:paraId="4CD50F21"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4B25635"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3BF53D63" wp14:editId="4A40D176">
            <wp:extent cx="6394413" cy="4206240"/>
            <wp:effectExtent l="0" t="0" r="6985" b="3810"/>
            <wp:docPr id="1241934917" name="Picture 1" descr="A diagram of different colo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4917" name="Picture 1" descr="A diagram of different colors and numbers&#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4905" cy="4213142"/>
                    </a:xfrm>
                    <a:prstGeom prst="rect">
                      <a:avLst/>
                    </a:prstGeom>
                    <a:noFill/>
                    <a:ln>
                      <a:noFill/>
                    </a:ln>
                  </pic:spPr>
                </pic:pic>
              </a:graphicData>
            </a:graphic>
          </wp:inline>
        </w:drawing>
      </w:r>
    </w:p>
    <w:p w14:paraId="68A1F456" w14:textId="237531EF" w:rsidR="00946399" w:rsidRDefault="00946399" w:rsidP="00946399">
      <w:pPr>
        <w:pStyle w:val="Caption"/>
        <w:spacing w:line="276" w:lineRule="auto"/>
        <w:rPr>
          <w:b w:val="0"/>
          <w:bCs w:val="0"/>
          <w:color w:val="000000" w:themeColor="text1"/>
          <w:sz w:val="22"/>
          <w:szCs w:val="22"/>
        </w:rPr>
      </w:pPr>
      <w:bookmarkStart w:id="151" w:name="_Toc167880134"/>
      <w:bookmarkStart w:id="152" w:name="_Toc168433303"/>
      <w:bookmarkStart w:id="153" w:name="_Toc168434036"/>
      <w:bookmarkStart w:id="154" w:name="_Toc168436900"/>
      <w:bookmarkStart w:id="155" w:name="_Toc168437500"/>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5</w:t>
      </w:r>
      <w:r w:rsidRPr="008E4382">
        <w:rPr>
          <w:b w:val="0"/>
          <w:bCs w:val="0"/>
          <w:i/>
          <w:iCs/>
          <w:color w:val="000000" w:themeColor="text1"/>
          <w:sz w:val="22"/>
          <w:szCs w:val="22"/>
        </w:rPr>
        <w:fldChar w:fldCharType="end"/>
      </w:r>
      <w:r w:rsidRPr="008E4382">
        <w:rPr>
          <w:color w:val="000000" w:themeColor="text1"/>
          <w:sz w:val="22"/>
          <w:szCs w:val="22"/>
        </w:rPr>
        <w:t>: Gene misregulation differs between sexes and reciprocal hybrid crosses.</w:t>
      </w:r>
      <w:bookmarkEnd w:id="151"/>
      <w:r w:rsidRPr="008E4382">
        <w:rPr>
          <w:color w:val="000000" w:themeColor="text1"/>
          <w:sz w:val="22"/>
          <w:szCs w:val="22"/>
        </w:rPr>
        <w:t xml:space="preserve"> </w:t>
      </w:r>
      <w:r w:rsidRPr="00140B68">
        <w:rPr>
          <w:b w:val="0"/>
          <w:bCs w:val="0"/>
          <w:color w:val="000000" w:themeColor="text1"/>
          <w:sz w:val="22"/>
          <w:szCs w:val="22"/>
        </w:rPr>
        <w:t>(</w:t>
      </w:r>
      <w:r w:rsidRPr="00FC6D5D">
        <w:rPr>
          <w:color w:val="000000" w:themeColor="text1"/>
          <w:sz w:val="22"/>
          <w:szCs w:val="22"/>
        </w:rPr>
        <w:t>A, B</w:t>
      </w:r>
      <w:r w:rsidRPr="00140B68">
        <w:rPr>
          <w:b w:val="0"/>
          <w:bCs w:val="0"/>
          <w:color w:val="000000" w:themeColor="text1"/>
          <w:sz w:val="22"/>
          <w:szCs w:val="22"/>
        </w:rPr>
        <w:t xml:space="preserve">) Classification of regulatory divergence using allele specific expression analysis. Gene expression between the species </w:t>
      </w:r>
      <w:r w:rsidRPr="003154CE">
        <w:rPr>
          <w:b w:val="0"/>
          <w:bCs w:val="0"/>
          <w:i/>
          <w:iCs/>
          <w:color w:val="000000" w:themeColor="text1"/>
          <w:sz w:val="22"/>
          <w:szCs w:val="22"/>
        </w:rPr>
        <w:t>C. remanei</w:t>
      </w:r>
      <w:r w:rsidRPr="00140B68">
        <w:rPr>
          <w:b w:val="0"/>
          <w:bCs w:val="0"/>
          <w:color w:val="000000" w:themeColor="text1"/>
          <w:sz w:val="22"/>
          <w:szCs w:val="22"/>
        </w:rPr>
        <w:t xml:space="preserve"> (</w:t>
      </w:r>
      <w:r w:rsidRPr="00FB6FB8">
        <w:rPr>
          <w:b w:val="0"/>
          <w:bCs w:val="0"/>
          <w:i/>
          <w:iCs/>
          <w:color w:val="000000" w:themeColor="text1"/>
          <w:sz w:val="22"/>
          <w:szCs w:val="22"/>
        </w:rPr>
        <w:t>Crem</w:t>
      </w:r>
      <w:r w:rsidRPr="00140B68">
        <w:rPr>
          <w:b w:val="0"/>
          <w:bCs w:val="0"/>
          <w:color w:val="000000" w:themeColor="text1"/>
          <w:sz w:val="22"/>
          <w:szCs w:val="22"/>
        </w:rPr>
        <w:t xml:space="preserve">) and </w:t>
      </w:r>
      <w:r w:rsidRPr="003154CE">
        <w:rPr>
          <w:b w:val="0"/>
          <w:bCs w:val="0"/>
          <w:i/>
          <w:iCs/>
          <w:color w:val="000000" w:themeColor="text1"/>
          <w:sz w:val="22"/>
          <w:szCs w:val="22"/>
        </w:rPr>
        <w:t>C. latens</w:t>
      </w:r>
      <w:r w:rsidRPr="00140B68">
        <w:rPr>
          <w:b w:val="0"/>
          <w:bCs w:val="0"/>
          <w:color w:val="000000" w:themeColor="text1"/>
          <w:sz w:val="22"/>
          <w:szCs w:val="22"/>
        </w:rPr>
        <w:t xml:space="preserve"> (</w:t>
      </w:r>
      <w:r w:rsidRPr="00FB6FB8">
        <w:rPr>
          <w:b w:val="0"/>
          <w:bCs w:val="0"/>
          <w:i/>
          <w:iCs/>
          <w:color w:val="000000" w:themeColor="text1"/>
          <w:sz w:val="22"/>
          <w:szCs w:val="22"/>
        </w:rPr>
        <w:t>Clat</w:t>
      </w:r>
      <w:r w:rsidRPr="00140B68">
        <w:rPr>
          <w:b w:val="0"/>
          <w:bCs w:val="0"/>
          <w:color w:val="000000" w:themeColor="text1"/>
          <w:sz w:val="22"/>
          <w:szCs w:val="22"/>
        </w:rPr>
        <w:t>) (x-axis) is compared to the expression difference between alleles within the hybrids (y-axis). Genes with conserved regulation across species are depicted in grey. Such genes show no expression difference between species as well as no difference between alleles within hybrids and fall on the origin (0,0). Scatterplots depicting regulatory divergence for genes expressed in male gonad, female soma and gonad are depicted in Supplementary figure S4.6. (</w:t>
      </w:r>
      <w:r w:rsidRPr="00FC6D5D">
        <w:rPr>
          <w:color w:val="000000" w:themeColor="text1"/>
          <w:sz w:val="22"/>
          <w:szCs w:val="22"/>
        </w:rPr>
        <w:t>C, D</w:t>
      </w:r>
      <w:r w:rsidRPr="00140B68">
        <w:rPr>
          <w:b w:val="0"/>
          <w:bCs w:val="0"/>
          <w:color w:val="000000" w:themeColor="text1"/>
          <w:sz w:val="22"/>
          <w:szCs w:val="22"/>
        </w:rPr>
        <w:t>) Barplots depicting the percentage of genes showing different regulatory divergence categories detected in each reciprocal cross H1</w:t>
      </w:r>
      <w:r w:rsidR="00E00F96">
        <w:rPr>
          <w:b w:val="0"/>
          <w:bCs w:val="0"/>
          <w:color w:val="000000" w:themeColor="text1"/>
          <w:sz w:val="22"/>
          <w:szCs w:val="22"/>
        </w:rPr>
        <w:t xml:space="preserve"> (maternal </w:t>
      </w:r>
      <w:r w:rsidR="00E00F96" w:rsidRPr="003134C2">
        <w:rPr>
          <w:b w:val="0"/>
          <w:bCs w:val="0"/>
          <w:i/>
          <w:iCs/>
          <w:color w:val="000000" w:themeColor="text1"/>
          <w:sz w:val="22"/>
          <w:szCs w:val="22"/>
        </w:rPr>
        <w:t>C. remanei</w:t>
      </w:r>
      <w:r w:rsidR="00E00F96">
        <w:rPr>
          <w:b w:val="0"/>
          <w:bCs w:val="0"/>
          <w:color w:val="000000" w:themeColor="text1"/>
          <w:sz w:val="22"/>
          <w:szCs w:val="22"/>
        </w:rPr>
        <w:t xml:space="preserve"> hybrids)</w:t>
      </w:r>
      <w:r w:rsidRPr="00140B68">
        <w:rPr>
          <w:b w:val="0"/>
          <w:bCs w:val="0"/>
          <w:color w:val="000000" w:themeColor="text1"/>
          <w:sz w:val="22"/>
          <w:szCs w:val="22"/>
        </w:rPr>
        <w:t xml:space="preserve"> (</w:t>
      </w:r>
      <w:r w:rsidRPr="00FC6D5D">
        <w:rPr>
          <w:color w:val="000000" w:themeColor="text1"/>
          <w:sz w:val="22"/>
          <w:szCs w:val="22"/>
        </w:rPr>
        <w:t>C</w:t>
      </w:r>
      <w:r w:rsidRPr="00140B68">
        <w:rPr>
          <w:b w:val="0"/>
          <w:bCs w:val="0"/>
          <w:color w:val="000000" w:themeColor="text1"/>
          <w:sz w:val="22"/>
          <w:szCs w:val="22"/>
        </w:rPr>
        <w:t>) and H2</w:t>
      </w:r>
      <w:r w:rsidR="00E00F96">
        <w:rPr>
          <w:b w:val="0"/>
          <w:bCs w:val="0"/>
          <w:color w:val="000000" w:themeColor="text1"/>
          <w:sz w:val="22"/>
          <w:szCs w:val="22"/>
        </w:rPr>
        <w:t xml:space="preserve"> (maternal </w:t>
      </w:r>
      <w:r w:rsidR="00E00F96" w:rsidRPr="003134C2">
        <w:rPr>
          <w:b w:val="0"/>
          <w:bCs w:val="0"/>
          <w:i/>
          <w:iCs/>
          <w:color w:val="000000" w:themeColor="text1"/>
          <w:sz w:val="22"/>
          <w:szCs w:val="22"/>
        </w:rPr>
        <w:t>C. latens</w:t>
      </w:r>
      <w:r w:rsidR="00E00F96">
        <w:rPr>
          <w:b w:val="0"/>
          <w:bCs w:val="0"/>
          <w:color w:val="000000" w:themeColor="text1"/>
          <w:sz w:val="22"/>
          <w:szCs w:val="22"/>
        </w:rPr>
        <w:t xml:space="preserve"> hybrids)</w:t>
      </w:r>
      <w:r w:rsidRPr="00140B68">
        <w:rPr>
          <w:b w:val="0"/>
          <w:bCs w:val="0"/>
          <w:color w:val="000000" w:themeColor="text1"/>
          <w:sz w:val="22"/>
          <w:szCs w:val="22"/>
        </w:rPr>
        <w:t xml:space="preserve"> (</w:t>
      </w:r>
      <w:r w:rsidRPr="00FC6D5D">
        <w:rPr>
          <w:color w:val="000000" w:themeColor="text1"/>
          <w:sz w:val="22"/>
          <w:szCs w:val="22"/>
        </w:rPr>
        <w:t>D</w:t>
      </w:r>
      <w:r w:rsidRPr="00140B68">
        <w:rPr>
          <w:b w:val="0"/>
          <w:bCs w:val="0"/>
          <w:color w:val="000000" w:themeColor="text1"/>
          <w:sz w:val="22"/>
          <w:szCs w:val="22"/>
        </w:rPr>
        <w:t xml:space="preserve">) for autosomal genes. More than ~38% of total genes in all samples displayed allele-specific expression profiles consistent with regulatory conservation. H2 males displayed an overall higher number of genes showing regulatory divergence (predominantly </w:t>
      </w:r>
      <w:r w:rsidRPr="00451BC4">
        <w:rPr>
          <w:b w:val="0"/>
          <w:bCs w:val="0"/>
          <w:i/>
          <w:iCs/>
          <w:color w:val="000000" w:themeColor="text1"/>
          <w:sz w:val="22"/>
          <w:szCs w:val="22"/>
        </w:rPr>
        <w:t>cis</w:t>
      </w:r>
      <w:r w:rsidRPr="00140B68">
        <w:rPr>
          <w:b w:val="0"/>
          <w:bCs w:val="0"/>
          <w:color w:val="000000" w:themeColor="text1"/>
          <w:sz w:val="22"/>
          <w:szCs w:val="22"/>
        </w:rPr>
        <w:t xml:space="preserve">-only and </w:t>
      </w:r>
      <w:r w:rsidRPr="00451BC4">
        <w:rPr>
          <w:b w:val="0"/>
          <w:bCs w:val="0"/>
          <w:i/>
          <w:iCs/>
          <w:color w:val="000000" w:themeColor="text1"/>
          <w:sz w:val="22"/>
          <w:szCs w:val="22"/>
        </w:rPr>
        <w:t>cis</w:t>
      </w:r>
      <w:r w:rsidRPr="00140B68">
        <w:rPr>
          <w:b w:val="0"/>
          <w:bCs w:val="0"/>
          <w:color w:val="000000" w:themeColor="text1"/>
          <w:sz w:val="22"/>
          <w:szCs w:val="22"/>
        </w:rPr>
        <w:t>-</w:t>
      </w:r>
      <w:r w:rsidRPr="00451BC4">
        <w:rPr>
          <w:b w:val="0"/>
          <w:bCs w:val="0"/>
          <w:i/>
          <w:iCs/>
          <w:color w:val="000000" w:themeColor="text1"/>
          <w:sz w:val="22"/>
          <w:szCs w:val="22"/>
        </w:rPr>
        <w:t>trans</w:t>
      </w:r>
      <w:r w:rsidRPr="00140B68">
        <w:rPr>
          <w:b w:val="0"/>
          <w:bCs w:val="0"/>
          <w:color w:val="000000" w:themeColor="text1"/>
          <w:sz w:val="22"/>
          <w:szCs w:val="22"/>
        </w:rPr>
        <w:t xml:space="preserve"> compensatory divergence) than females (n</w:t>
      </w:r>
      <w:r w:rsidRPr="00140B68">
        <w:rPr>
          <w:b w:val="0"/>
          <w:bCs w:val="0"/>
          <w:color w:val="000000" w:themeColor="text1"/>
          <w:sz w:val="22"/>
          <w:szCs w:val="22"/>
          <w:vertAlign w:val="subscript"/>
        </w:rPr>
        <w:t>MS</w:t>
      </w:r>
      <w:r w:rsidRPr="00140B68">
        <w:rPr>
          <w:b w:val="0"/>
          <w:bCs w:val="0"/>
          <w:color w:val="000000" w:themeColor="text1"/>
          <w:sz w:val="22"/>
          <w:szCs w:val="22"/>
        </w:rPr>
        <w:t xml:space="preserve"> = 3341; n</w:t>
      </w:r>
      <w:r w:rsidRPr="00140B68">
        <w:rPr>
          <w:b w:val="0"/>
          <w:bCs w:val="0"/>
          <w:color w:val="000000" w:themeColor="text1"/>
          <w:sz w:val="22"/>
          <w:szCs w:val="22"/>
          <w:vertAlign w:val="subscript"/>
        </w:rPr>
        <w:t>FS</w:t>
      </w:r>
      <w:r w:rsidRPr="00140B68">
        <w:rPr>
          <w:b w:val="0"/>
          <w:bCs w:val="0"/>
          <w:color w:val="000000" w:themeColor="text1"/>
          <w:sz w:val="22"/>
          <w:szCs w:val="22"/>
        </w:rPr>
        <w:t xml:space="preserve"> = 1979; n</w:t>
      </w:r>
      <w:r w:rsidRPr="00140B68">
        <w:rPr>
          <w:b w:val="0"/>
          <w:bCs w:val="0"/>
          <w:color w:val="000000" w:themeColor="text1"/>
          <w:sz w:val="22"/>
          <w:szCs w:val="22"/>
          <w:vertAlign w:val="subscript"/>
        </w:rPr>
        <w:t>MG</w:t>
      </w:r>
      <w:r w:rsidRPr="00140B68">
        <w:rPr>
          <w:b w:val="0"/>
          <w:bCs w:val="0"/>
          <w:color w:val="000000" w:themeColor="text1"/>
          <w:sz w:val="22"/>
          <w:szCs w:val="22"/>
        </w:rPr>
        <w:t xml:space="preserve"> = 3655; n</w:t>
      </w:r>
      <w:r w:rsidRPr="00140B68">
        <w:rPr>
          <w:b w:val="0"/>
          <w:bCs w:val="0"/>
          <w:color w:val="000000" w:themeColor="text1"/>
          <w:sz w:val="22"/>
          <w:szCs w:val="22"/>
          <w:vertAlign w:val="subscript"/>
        </w:rPr>
        <w:t>FG</w:t>
      </w:r>
      <w:r w:rsidRPr="00140B68">
        <w:rPr>
          <w:b w:val="0"/>
          <w:bCs w:val="0"/>
          <w:color w:val="000000" w:themeColor="text1"/>
          <w:sz w:val="22"/>
          <w:szCs w:val="22"/>
        </w:rPr>
        <w:t xml:space="preserve"> = 2184). This pattern also broadly holds true for X-linked genes (Supplementary figure S4.7). (</w:t>
      </w:r>
      <w:r w:rsidRPr="00FC6D5D">
        <w:rPr>
          <w:color w:val="000000" w:themeColor="text1"/>
          <w:sz w:val="22"/>
          <w:szCs w:val="22"/>
        </w:rPr>
        <w:t>E, F</w:t>
      </w:r>
      <w:r w:rsidRPr="00140B68">
        <w:rPr>
          <w:b w:val="0"/>
          <w:bCs w:val="0"/>
          <w:color w:val="000000" w:themeColor="text1"/>
          <w:sz w:val="22"/>
          <w:szCs w:val="22"/>
        </w:rPr>
        <w:t>) Scatterplots contrast percentage of genes in males (y-axis) and females (x-axis) across soma (</w:t>
      </w:r>
      <w:r w:rsidRPr="00FC6D5D">
        <w:rPr>
          <w:color w:val="000000" w:themeColor="text1"/>
          <w:sz w:val="22"/>
          <w:szCs w:val="22"/>
        </w:rPr>
        <w:t>E</w:t>
      </w:r>
      <w:r w:rsidRPr="00140B68">
        <w:rPr>
          <w:b w:val="0"/>
          <w:bCs w:val="0"/>
          <w:color w:val="000000" w:themeColor="text1"/>
          <w:sz w:val="22"/>
          <w:szCs w:val="22"/>
        </w:rPr>
        <w:t>) and gonad (</w:t>
      </w:r>
      <w:r w:rsidRPr="00FC6D5D">
        <w:rPr>
          <w:color w:val="000000" w:themeColor="text1"/>
          <w:sz w:val="22"/>
          <w:szCs w:val="22"/>
        </w:rPr>
        <w:t>F</w:t>
      </w:r>
      <w:r w:rsidRPr="00140B68">
        <w:rPr>
          <w:b w:val="0"/>
          <w:bCs w:val="0"/>
          <w:color w:val="000000" w:themeColor="text1"/>
          <w:sz w:val="22"/>
          <w:szCs w:val="22"/>
        </w:rPr>
        <w:t>) to identify sex-specific regulatory divergence patterns as deviation from the y=x dashed line. (</w:t>
      </w:r>
      <w:r w:rsidRPr="00FC6D5D">
        <w:rPr>
          <w:color w:val="000000" w:themeColor="text1"/>
          <w:sz w:val="22"/>
          <w:szCs w:val="22"/>
        </w:rPr>
        <w:t>G, H</w:t>
      </w:r>
      <w:r w:rsidRPr="00140B68">
        <w:rPr>
          <w:b w:val="0"/>
          <w:bCs w:val="0"/>
          <w:color w:val="000000" w:themeColor="text1"/>
          <w:sz w:val="22"/>
          <w:szCs w:val="22"/>
        </w:rPr>
        <w:t>) Scatterplots contrast difference in abundance of genes between soma (y-axis) and gonad (x-axis) for females (</w:t>
      </w:r>
      <w:r w:rsidRPr="00FC6D5D">
        <w:rPr>
          <w:color w:val="000000" w:themeColor="text1"/>
          <w:sz w:val="22"/>
          <w:szCs w:val="22"/>
        </w:rPr>
        <w:t>G</w:t>
      </w:r>
      <w:r w:rsidRPr="00140B68">
        <w:rPr>
          <w:b w:val="0"/>
          <w:bCs w:val="0"/>
          <w:color w:val="000000" w:themeColor="text1"/>
          <w:sz w:val="22"/>
          <w:szCs w:val="22"/>
        </w:rPr>
        <w:t>) and males (</w:t>
      </w:r>
      <w:r w:rsidRPr="00FC6D5D">
        <w:rPr>
          <w:color w:val="000000" w:themeColor="text1"/>
          <w:sz w:val="22"/>
          <w:szCs w:val="22"/>
        </w:rPr>
        <w:t>H</w:t>
      </w:r>
      <w:r w:rsidRPr="00140B68">
        <w:rPr>
          <w:b w:val="0"/>
          <w:bCs w:val="0"/>
          <w:color w:val="000000" w:themeColor="text1"/>
          <w:sz w:val="22"/>
          <w:szCs w:val="22"/>
        </w:rPr>
        <w:t>) to identify tissue-specific patterns of regulatory divergence. Both H1 and H2 crosses have male and female somatic tissue samples, but only H2 has male gonad tissue samples.</w:t>
      </w:r>
      <w:bookmarkEnd w:id="152"/>
      <w:bookmarkEnd w:id="153"/>
      <w:bookmarkEnd w:id="154"/>
      <w:bookmarkEnd w:id="155"/>
    </w:p>
    <w:p w14:paraId="28277337"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0C7BD502" w14:textId="731F929D" w:rsidR="00946399" w:rsidRPr="008E4382" w:rsidRDefault="00377593" w:rsidP="00946399">
      <w:pPr>
        <w:keepNext/>
        <w:jc w:val="center"/>
        <w:rPr>
          <w:color w:val="000000" w:themeColor="text1"/>
        </w:rPr>
      </w:pPr>
      <w:r>
        <w:rPr>
          <w:noProof/>
        </w:rPr>
        <w:lastRenderedPageBreak/>
        <w:drawing>
          <wp:inline distT="0" distB="0" distL="0" distR="0" wp14:anchorId="403154AD" wp14:editId="28731B56">
            <wp:extent cx="7733339" cy="3116469"/>
            <wp:effectExtent l="3492" t="0" r="4763" b="4762"/>
            <wp:docPr id="1378336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7763300" cy="3128543"/>
                    </a:xfrm>
                    <a:prstGeom prst="rect">
                      <a:avLst/>
                    </a:prstGeom>
                    <a:noFill/>
                    <a:ln>
                      <a:noFill/>
                    </a:ln>
                  </pic:spPr>
                </pic:pic>
              </a:graphicData>
            </a:graphic>
          </wp:inline>
        </w:drawing>
      </w:r>
    </w:p>
    <w:p w14:paraId="05A760E8" w14:textId="7FE25210" w:rsidR="00946399" w:rsidRDefault="00946399" w:rsidP="00946399">
      <w:pPr>
        <w:pStyle w:val="Caption"/>
        <w:spacing w:line="276" w:lineRule="auto"/>
        <w:rPr>
          <w:b w:val="0"/>
          <w:bCs w:val="0"/>
          <w:color w:val="000000" w:themeColor="text1"/>
          <w:sz w:val="22"/>
          <w:szCs w:val="22"/>
        </w:rPr>
      </w:pPr>
      <w:bookmarkStart w:id="156" w:name="_Toc167880135"/>
      <w:bookmarkStart w:id="157" w:name="_Toc168433304"/>
      <w:bookmarkStart w:id="158" w:name="_Toc168434037"/>
      <w:bookmarkStart w:id="159" w:name="_Toc168436901"/>
      <w:bookmarkStart w:id="160" w:name="_Toc168437501"/>
      <w:r w:rsidRPr="008E4382">
        <w:rPr>
          <w:color w:val="000000" w:themeColor="text1"/>
          <w:sz w:val="22"/>
          <w:szCs w:val="22"/>
        </w:rPr>
        <w:lastRenderedPageBreak/>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6</w:t>
      </w:r>
      <w:r w:rsidRPr="008E4382">
        <w:rPr>
          <w:b w:val="0"/>
          <w:bCs w:val="0"/>
          <w:i/>
          <w:iCs/>
          <w:color w:val="000000" w:themeColor="text1"/>
          <w:sz w:val="22"/>
          <w:szCs w:val="22"/>
        </w:rPr>
        <w:fldChar w:fldCharType="end"/>
      </w:r>
      <w:r w:rsidRPr="008E4382">
        <w:rPr>
          <w:color w:val="000000" w:themeColor="text1"/>
          <w:sz w:val="22"/>
          <w:szCs w:val="22"/>
        </w:rPr>
        <w:t xml:space="preserve">: Sex-biased genes display conserved regulation or </w:t>
      </w:r>
      <w:r w:rsidRPr="00451BC4">
        <w:rPr>
          <w:i/>
          <w:iCs/>
          <w:color w:val="000000" w:themeColor="text1"/>
          <w:sz w:val="22"/>
          <w:szCs w:val="22"/>
        </w:rPr>
        <w:t>cis</w:t>
      </w:r>
      <w:r w:rsidRPr="008E4382">
        <w:rPr>
          <w:color w:val="000000" w:themeColor="text1"/>
          <w:sz w:val="22"/>
          <w:szCs w:val="22"/>
        </w:rPr>
        <w:t>-only regulatory divergence.</w:t>
      </w:r>
      <w:bookmarkEnd w:id="156"/>
      <w:r w:rsidRPr="008E4382">
        <w:rPr>
          <w:color w:val="000000" w:themeColor="text1"/>
          <w:sz w:val="22"/>
          <w:szCs w:val="22"/>
        </w:rPr>
        <w:t xml:space="preserve"> </w:t>
      </w:r>
      <w:r w:rsidRPr="00451BC4">
        <w:rPr>
          <w:b w:val="0"/>
          <w:bCs w:val="0"/>
          <w:i/>
          <w:iCs/>
          <w:color w:val="000000" w:themeColor="text1"/>
          <w:sz w:val="22"/>
          <w:szCs w:val="22"/>
        </w:rPr>
        <w:t>cis</w:t>
      </w:r>
      <w:r w:rsidRPr="00D37A7D">
        <w:rPr>
          <w:b w:val="0"/>
          <w:bCs w:val="0"/>
          <w:color w:val="000000" w:themeColor="text1"/>
          <w:sz w:val="22"/>
          <w:szCs w:val="22"/>
        </w:rPr>
        <w:t>-only divergence disproportionately influences female-biased genes in hybrid females (</w:t>
      </w:r>
      <w:r w:rsidRPr="00D37A7D">
        <w:rPr>
          <w:color w:val="000000" w:themeColor="text1"/>
          <w:sz w:val="22"/>
          <w:szCs w:val="22"/>
        </w:rPr>
        <w:t>A, C</w:t>
      </w:r>
      <w:r w:rsidRPr="00D37A7D">
        <w:rPr>
          <w:b w:val="0"/>
          <w:bCs w:val="0"/>
          <w:color w:val="000000" w:themeColor="text1"/>
          <w:sz w:val="22"/>
          <w:szCs w:val="22"/>
        </w:rPr>
        <w:t>) and male-biased genes in hybrid males (</w:t>
      </w:r>
      <w:r w:rsidRPr="00D37A7D">
        <w:rPr>
          <w:color w:val="000000" w:themeColor="text1"/>
          <w:sz w:val="22"/>
          <w:szCs w:val="22"/>
        </w:rPr>
        <w:t>B, D</w:t>
      </w:r>
      <w:r w:rsidRPr="00D37A7D">
        <w:rPr>
          <w:b w:val="0"/>
          <w:bCs w:val="0"/>
          <w:color w:val="000000" w:themeColor="text1"/>
          <w:sz w:val="22"/>
          <w:szCs w:val="22"/>
        </w:rPr>
        <w:t xml:space="preserve">). In contrast, </w:t>
      </w:r>
      <w:r w:rsidRPr="00D37A7D">
        <w:rPr>
          <w:b w:val="0"/>
          <w:bCs w:val="0"/>
          <w:i/>
          <w:iCs/>
          <w:color w:val="000000" w:themeColor="text1"/>
          <w:sz w:val="22"/>
          <w:szCs w:val="22"/>
        </w:rPr>
        <w:t>trans</w:t>
      </w:r>
      <w:r w:rsidRPr="00D37A7D">
        <w:rPr>
          <w:b w:val="0"/>
          <w:bCs w:val="0"/>
          <w:color w:val="000000" w:themeColor="text1"/>
          <w:sz w:val="22"/>
          <w:szCs w:val="22"/>
        </w:rPr>
        <w:t xml:space="preserve">-only divergence tends to affect sex-neutral genes in both sexes. Genes with ambiguous expression categorization not shown for clarity. </w:t>
      </w:r>
      <w:r w:rsidR="00377593">
        <w:rPr>
          <w:b w:val="0"/>
          <w:bCs w:val="0"/>
          <w:color w:val="000000" w:themeColor="text1"/>
          <w:sz w:val="22"/>
          <w:szCs w:val="22"/>
        </w:rPr>
        <w:t>Plots on the top row correspond to H1 hybrids (</w:t>
      </w:r>
      <w:r w:rsidR="00377593" w:rsidRPr="00BD0A9D">
        <w:rPr>
          <w:b w:val="0"/>
          <w:bCs w:val="0"/>
          <w:i/>
          <w:iCs/>
          <w:color w:val="000000" w:themeColor="text1"/>
          <w:sz w:val="22"/>
          <w:szCs w:val="22"/>
        </w:rPr>
        <w:t>C. remanei</w:t>
      </w:r>
      <w:r w:rsidR="00377593">
        <w:rPr>
          <w:b w:val="0"/>
          <w:bCs w:val="0"/>
          <w:color w:val="000000" w:themeColor="text1"/>
          <w:sz w:val="22"/>
          <w:szCs w:val="22"/>
        </w:rPr>
        <w:t xml:space="preserve"> maternal parent) and bottom row corresponds to H2 hybrids (</w:t>
      </w:r>
      <w:r w:rsidR="00377593" w:rsidRPr="00BD0A9D">
        <w:rPr>
          <w:b w:val="0"/>
          <w:bCs w:val="0"/>
          <w:i/>
          <w:iCs/>
          <w:color w:val="000000" w:themeColor="text1"/>
          <w:sz w:val="22"/>
          <w:szCs w:val="22"/>
        </w:rPr>
        <w:t>C. latens</w:t>
      </w:r>
      <w:r w:rsidR="00377593">
        <w:rPr>
          <w:b w:val="0"/>
          <w:bCs w:val="0"/>
          <w:color w:val="000000" w:themeColor="text1"/>
          <w:sz w:val="22"/>
          <w:szCs w:val="22"/>
        </w:rPr>
        <w:t xml:space="preserve"> maternal parent). </w:t>
      </w:r>
      <w:r w:rsidRPr="00D37A7D">
        <w:rPr>
          <w:b w:val="0"/>
          <w:bCs w:val="0"/>
          <w:color w:val="000000" w:themeColor="text1"/>
          <w:sz w:val="22"/>
          <w:szCs w:val="22"/>
        </w:rPr>
        <w:t xml:space="preserve">While this line plot represents autosomal genes, it is important to note that </w:t>
      </w:r>
      <w:r w:rsidRPr="00451BC4">
        <w:rPr>
          <w:b w:val="0"/>
          <w:bCs w:val="0"/>
          <w:i/>
          <w:iCs/>
          <w:color w:val="000000" w:themeColor="text1"/>
          <w:sz w:val="22"/>
          <w:szCs w:val="22"/>
        </w:rPr>
        <w:t>cis</w:t>
      </w:r>
      <w:r w:rsidRPr="00D37A7D">
        <w:rPr>
          <w:b w:val="0"/>
          <w:bCs w:val="0"/>
          <w:color w:val="000000" w:themeColor="text1"/>
          <w:sz w:val="22"/>
          <w:szCs w:val="22"/>
        </w:rPr>
        <w:t>-</w:t>
      </w:r>
      <w:r w:rsidRPr="00D37A7D">
        <w:rPr>
          <w:b w:val="0"/>
          <w:bCs w:val="0"/>
          <w:i/>
          <w:iCs/>
          <w:color w:val="000000" w:themeColor="text1"/>
          <w:sz w:val="22"/>
          <w:szCs w:val="22"/>
        </w:rPr>
        <w:t>trans</w:t>
      </w:r>
      <w:r w:rsidRPr="00D37A7D">
        <w:rPr>
          <w:b w:val="0"/>
          <w:bCs w:val="0"/>
          <w:color w:val="000000" w:themeColor="text1"/>
          <w:sz w:val="22"/>
          <w:szCs w:val="22"/>
        </w:rPr>
        <w:t xml:space="preserve"> compensatory divergence also plays a role in the misexpression of sex-biased genes, particularly in males with respect to X-linked genes (Supplementary figure S4.8).</w:t>
      </w:r>
      <w:bookmarkEnd w:id="157"/>
      <w:bookmarkEnd w:id="158"/>
      <w:bookmarkEnd w:id="159"/>
      <w:bookmarkEnd w:id="160"/>
    </w:p>
    <w:p w14:paraId="013D5A15"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9B59B24" w14:textId="77777777" w:rsidR="00946399" w:rsidRPr="008E4382" w:rsidRDefault="00946399" w:rsidP="00946399">
      <w:pPr>
        <w:keepNext/>
        <w:spacing w:line="276" w:lineRule="auto"/>
        <w:rPr>
          <w:color w:val="000000" w:themeColor="text1"/>
        </w:rPr>
      </w:pPr>
      <w:r w:rsidRPr="008E4382">
        <w:rPr>
          <w:noProof/>
          <w:color w:val="000000" w:themeColor="text1"/>
        </w:rPr>
        <w:lastRenderedPageBreak/>
        <w:drawing>
          <wp:inline distT="0" distB="0" distL="0" distR="0" wp14:anchorId="717AFD05" wp14:editId="7E57D5FA">
            <wp:extent cx="5943600" cy="3150870"/>
            <wp:effectExtent l="0" t="0" r="0" b="0"/>
            <wp:docPr id="1108999009" name="Picture 5"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9009" name="Picture 5" descr="A graph of different colored square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50870"/>
                    </a:xfrm>
                    <a:prstGeom prst="rect">
                      <a:avLst/>
                    </a:prstGeom>
                    <a:noFill/>
                    <a:ln>
                      <a:noFill/>
                    </a:ln>
                  </pic:spPr>
                </pic:pic>
              </a:graphicData>
            </a:graphic>
          </wp:inline>
        </w:drawing>
      </w:r>
    </w:p>
    <w:p w14:paraId="370D80CF" w14:textId="2B78C835" w:rsidR="00946399" w:rsidRDefault="00946399" w:rsidP="00946399">
      <w:pPr>
        <w:pStyle w:val="Caption"/>
        <w:spacing w:line="276" w:lineRule="auto"/>
        <w:rPr>
          <w:b w:val="0"/>
          <w:bCs w:val="0"/>
          <w:color w:val="000000" w:themeColor="text1"/>
          <w:sz w:val="22"/>
          <w:szCs w:val="22"/>
        </w:rPr>
      </w:pPr>
      <w:bookmarkStart w:id="161" w:name="_Toc167880136"/>
      <w:bookmarkStart w:id="162" w:name="_Toc168433305"/>
      <w:bookmarkStart w:id="163" w:name="_Toc168434038"/>
      <w:bookmarkStart w:id="164" w:name="_Toc168436902"/>
      <w:bookmarkStart w:id="165" w:name="_Toc168437502"/>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7</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w:t>
      </w:r>
      <w:r w:rsidRPr="00F30FFC">
        <w:rPr>
          <w:i/>
          <w:iCs/>
          <w:color w:val="000000" w:themeColor="text1"/>
          <w:sz w:val="22"/>
          <w:szCs w:val="22"/>
        </w:rPr>
        <w:t>trans</w:t>
      </w:r>
      <w:r w:rsidRPr="008E4382">
        <w:rPr>
          <w:color w:val="000000" w:themeColor="text1"/>
          <w:sz w:val="22"/>
          <w:szCs w:val="22"/>
        </w:rPr>
        <w:t xml:space="preserve"> compensatory changes are enriched on the male X-chromosome.</w:t>
      </w:r>
      <w:bookmarkEnd w:id="161"/>
      <w:r w:rsidRPr="008E4382">
        <w:rPr>
          <w:color w:val="000000" w:themeColor="text1"/>
          <w:sz w:val="22"/>
          <w:szCs w:val="22"/>
        </w:rPr>
        <w:t xml:space="preserve"> </w:t>
      </w:r>
      <w:r w:rsidRPr="003F04E0">
        <w:rPr>
          <w:b w:val="0"/>
          <w:bCs w:val="0"/>
          <w:color w:val="000000" w:themeColor="text1"/>
          <w:sz w:val="22"/>
          <w:szCs w:val="22"/>
        </w:rPr>
        <w:t>Enrichment of genes linked to autosomes versus X-chromosomes for different categories of regulatory divergence inferred from soma (</w:t>
      </w:r>
      <w:r w:rsidRPr="003F04E0">
        <w:rPr>
          <w:color w:val="000000" w:themeColor="text1"/>
          <w:sz w:val="22"/>
          <w:szCs w:val="22"/>
        </w:rPr>
        <w:t>A, B</w:t>
      </w:r>
      <w:r w:rsidRPr="003F04E0">
        <w:rPr>
          <w:b w:val="0"/>
          <w:bCs w:val="0"/>
          <w:color w:val="000000" w:themeColor="text1"/>
          <w:sz w:val="22"/>
          <w:szCs w:val="22"/>
        </w:rPr>
        <w:t>) and gonad (</w:t>
      </w:r>
      <w:r w:rsidRPr="003F04E0">
        <w:rPr>
          <w:color w:val="000000" w:themeColor="text1"/>
          <w:sz w:val="22"/>
          <w:szCs w:val="22"/>
        </w:rPr>
        <w:t>C, D</w:t>
      </w:r>
      <w:r w:rsidRPr="003F04E0">
        <w:rPr>
          <w:b w:val="0"/>
          <w:bCs w:val="0"/>
          <w:color w:val="000000" w:themeColor="text1"/>
          <w:sz w:val="22"/>
          <w:szCs w:val="22"/>
        </w:rPr>
        <w:t>) tissue types of females (</w:t>
      </w:r>
      <w:r w:rsidRPr="003F04E0">
        <w:rPr>
          <w:color w:val="000000" w:themeColor="text1"/>
          <w:sz w:val="22"/>
          <w:szCs w:val="22"/>
        </w:rPr>
        <w:t>A, C</w:t>
      </w:r>
      <w:r w:rsidRPr="003F04E0">
        <w:rPr>
          <w:b w:val="0"/>
          <w:bCs w:val="0"/>
          <w:color w:val="000000" w:themeColor="text1"/>
          <w:sz w:val="22"/>
          <w:szCs w:val="22"/>
        </w:rPr>
        <w:t>) and males (</w:t>
      </w:r>
      <w:r w:rsidRPr="003F04E0">
        <w:rPr>
          <w:color w:val="000000" w:themeColor="text1"/>
          <w:sz w:val="22"/>
          <w:szCs w:val="22"/>
        </w:rPr>
        <w:t>B, D</w:t>
      </w:r>
      <w:r w:rsidRPr="003F04E0">
        <w:rPr>
          <w:b w:val="0"/>
          <w:bCs w:val="0"/>
          <w:color w:val="000000" w:themeColor="text1"/>
          <w:sz w:val="22"/>
          <w:szCs w:val="22"/>
        </w:rPr>
        <w:t>) for H1 hybrids (top row</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remanei</w:t>
      </w:r>
      <w:r w:rsidR="00E00F96">
        <w:rPr>
          <w:b w:val="0"/>
          <w:bCs w:val="0"/>
          <w:color w:val="000000" w:themeColor="text1"/>
          <w:sz w:val="22"/>
          <w:szCs w:val="22"/>
        </w:rPr>
        <w:t xml:space="preserve"> hybrids</w:t>
      </w:r>
      <w:r w:rsidRPr="003F04E0">
        <w:rPr>
          <w:b w:val="0"/>
          <w:bCs w:val="0"/>
          <w:color w:val="000000" w:themeColor="text1"/>
          <w:sz w:val="22"/>
          <w:szCs w:val="22"/>
        </w:rPr>
        <w:t>) and H2 hybrids (bottom row</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latens</w:t>
      </w:r>
      <w:r w:rsidR="00E00F96">
        <w:rPr>
          <w:b w:val="0"/>
          <w:bCs w:val="0"/>
          <w:color w:val="000000" w:themeColor="text1"/>
          <w:sz w:val="22"/>
          <w:szCs w:val="22"/>
        </w:rPr>
        <w:t xml:space="preserve"> hybrids</w:t>
      </w:r>
      <w:r w:rsidRPr="003F04E0">
        <w:rPr>
          <w:b w:val="0"/>
          <w:bCs w:val="0"/>
          <w:color w:val="000000" w:themeColor="text1"/>
          <w:sz w:val="22"/>
          <w:szCs w:val="22"/>
        </w:rPr>
        <w:t xml:space="preserve">). H1 hybrids have </w:t>
      </w:r>
      <w:r w:rsidRPr="003154CE">
        <w:rPr>
          <w:b w:val="0"/>
          <w:bCs w:val="0"/>
          <w:i/>
          <w:iCs/>
          <w:color w:val="000000" w:themeColor="text1"/>
          <w:sz w:val="22"/>
          <w:szCs w:val="22"/>
        </w:rPr>
        <w:t>C. remanei</w:t>
      </w:r>
      <w:r w:rsidRPr="003F04E0">
        <w:rPr>
          <w:b w:val="0"/>
          <w:bCs w:val="0"/>
          <w:color w:val="000000" w:themeColor="text1"/>
          <w:sz w:val="22"/>
          <w:szCs w:val="22"/>
        </w:rPr>
        <w:t xml:space="preserve"> maternal parents; H2 hybrids have </w:t>
      </w:r>
      <w:r w:rsidRPr="003154CE">
        <w:rPr>
          <w:b w:val="0"/>
          <w:bCs w:val="0"/>
          <w:i/>
          <w:iCs/>
          <w:color w:val="000000" w:themeColor="text1"/>
          <w:sz w:val="22"/>
          <w:szCs w:val="22"/>
        </w:rPr>
        <w:t>C. latens</w:t>
      </w:r>
      <w:r w:rsidRPr="003F04E0">
        <w:rPr>
          <w:b w:val="0"/>
          <w:bCs w:val="0"/>
          <w:color w:val="000000" w:themeColor="text1"/>
          <w:sz w:val="22"/>
          <w:szCs w:val="22"/>
        </w:rPr>
        <w:t xml:space="preserve"> maternal parents. Positive values of the log</w:t>
      </w:r>
      <w:r w:rsidRPr="003F04E0">
        <w:rPr>
          <w:b w:val="0"/>
          <w:bCs w:val="0"/>
          <w:color w:val="000000" w:themeColor="text1"/>
          <w:sz w:val="22"/>
          <w:szCs w:val="22"/>
          <w:vertAlign w:val="subscript"/>
        </w:rPr>
        <w:t>2</w:t>
      </w:r>
      <w:r w:rsidRPr="003F04E0">
        <w:rPr>
          <w:b w:val="0"/>
          <w:bCs w:val="0"/>
          <w:color w:val="000000" w:themeColor="text1"/>
          <w:sz w:val="22"/>
          <w:szCs w:val="22"/>
        </w:rPr>
        <w:t xml:space="preserve">(odds ratio) denote enrichment for the X-chromosome and negative values indicate enrichment for autosomes. The X-chromosome of males exhibited an enrichment of genes displaying </w:t>
      </w:r>
      <w:r w:rsidRPr="00451BC4">
        <w:rPr>
          <w:b w:val="0"/>
          <w:bCs w:val="0"/>
          <w:i/>
          <w:iCs/>
          <w:color w:val="000000" w:themeColor="text1"/>
          <w:sz w:val="22"/>
          <w:szCs w:val="22"/>
        </w:rPr>
        <w:t>cis</w:t>
      </w:r>
      <w:r w:rsidRPr="003F04E0">
        <w:rPr>
          <w:b w:val="0"/>
          <w:bCs w:val="0"/>
          <w:color w:val="000000" w:themeColor="text1"/>
          <w:sz w:val="22"/>
          <w:szCs w:val="22"/>
        </w:rPr>
        <w:t>-</w:t>
      </w:r>
      <w:r w:rsidRPr="00F30FFC">
        <w:rPr>
          <w:b w:val="0"/>
          <w:bCs w:val="0"/>
          <w:i/>
          <w:iCs/>
          <w:color w:val="000000" w:themeColor="text1"/>
          <w:sz w:val="22"/>
          <w:szCs w:val="22"/>
        </w:rPr>
        <w:t>trans</w:t>
      </w:r>
      <w:r w:rsidRPr="003F04E0">
        <w:rPr>
          <w:b w:val="0"/>
          <w:bCs w:val="0"/>
          <w:color w:val="000000" w:themeColor="text1"/>
          <w:sz w:val="22"/>
          <w:szCs w:val="22"/>
        </w:rPr>
        <w:t xml:space="preserve"> compensatory regulatory divergence, whereas such genes were underrepresented on the X-chromosomes of females. Regulatory categories defined according to the restricted criteria used for X-chromosomes in males (Supplementary Figure S4.2).</w:t>
      </w:r>
      <w:bookmarkEnd w:id="162"/>
      <w:bookmarkEnd w:id="163"/>
      <w:bookmarkEnd w:id="164"/>
      <w:bookmarkEnd w:id="165"/>
    </w:p>
    <w:p w14:paraId="1C13442E"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A2B52B5"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239B0E7E" wp14:editId="0E87C1A8">
            <wp:extent cx="6356651" cy="4290060"/>
            <wp:effectExtent l="0" t="0" r="6350" b="0"/>
            <wp:docPr id="482301055" name="Picture 3" descr="A graph of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01055" name="Picture 3" descr="A graph of different types of numbers&#10;&#10;Description automatically generated with medium confiden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62135" cy="4293761"/>
                    </a:xfrm>
                    <a:prstGeom prst="rect">
                      <a:avLst/>
                    </a:prstGeom>
                    <a:noFill/>
                    <a:ln>
                      <a:noFill/>
                    </a:ln>
                  </pic:spPr>
                </pic:pic>
              </a:graphicData>
            </a:graphic>
          </wp:inline>
        </w:drawing>
      </w:r>
    </w:p>
    <w:p w14:paraId="5B10B3DB" w14:textId="69ACFA10" w:rsidR="00946399" w:rsidRDefault="00946399" w:rsidP="00946399">
      <w:pPr>
        <w:pStyle w:val="Caption"/>
        <w:spacing w:line="276" w:lineRule="auto"/>
        <w:rPr>
          <w:b w:val="0"/>
          <w:bCs w:val="0"/>
          <w:color w:val="000000" w:themeColor="text1"/>
          <w:sz w:val="22"/>
          <w:szCs w:val="22"/>
        </w:rPr>
      </w:pPr>
      <w:bookmarkStart w:id="166" w:name="_Toc167880137"/>
      <w:bookmarkStart w:id="167" w:name="_Toc168433306"/>
      <w:bookmarkStart w:id="168" w:name="_Toc168434039"/>
      <w:bookmarkStart w:id="169" w:name="_Toc168436903"/>
      <w:bookmarkStart w:id="170" w:name="_Toc168437503"/>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8</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-t</w:t>
      </w:r>
      <w:r w:rsidRPr="002B78EF">
        <w:rPr>
          <w:i/>
          <w:iCs/>
          <w:color w:val="000000" w:themeColor="text1"/>
          <w:sz w:val="22"/>
          <w:szCs w:val="22"/>
        </w:rPr>
        <w:t>rans</w:t>
      </w:r>
      <w:r w:rsidRPr="008E4382">
        <w:rPr>
          <w:color w:val="000000" w:themeColor="text1"/>
          <w:sz w:val="22"/>
          <w:szCs w:val="22"/>
        </w:rPr>
        <w:t xml:space="preserve"> compensatory divergence results in unique misregulation patterns between H1 and H2.</w:t>
      </w:r>
      <w:bookmarkEnd w:id="166"/>
      <w:r w:rsidRPr="008E4382">
        <w:rPr>
          <w:color w:val="000000" w:themeColor="text1"/>
          <w:sz w:val="22"/>
          <w:szCs w:val="22"/>
        </w:rPr>
        <w:t xml:space="preserve"> </w:t>
      </w:r>
      <w:r w:rsidRPr="002B78EF">
        <w:rPr>
          <w:b w:val="0"/>
          <w:bCs w:val="0"/>
          <w:color w:val="000000" w:themeColor="text1"/>
          <w:sz w:val="22"/>
          <w:szCs w:val="22"/>
        </w:rPr>
        <w:t>Scatterplots comparing percentage of genes in different regulatory divergence categories across H1 (x-axis</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remanei</w:t>
      </w:r>
      <w:r w:rsidR="00E00F96">
        <w:rPr>
          <w:b w:val="0"/>
          <w:bCs w:val="0"/>
          <w:color w:val="000000" w:themeColor="text1"/>
          <w:sz w:val="22"/>
          <w:szCs w:val="22"/>
        </w:rPr>
        <w:t xml:space="preserve"> hybrids</w:t>
      </w:r>
      <w:r w:rsidRPr="002B78EF">
        <w:rPr>
          <w:b w:val="0"/>
          <w:bCs w:val="0"/>
          <w:color w:val="000000" w:themeColor="text1"/>
          <w:sz w:val="22"/>
          <w:szCs w:val="22"/>
        </w:rPr>
        <w:t>) and H2 (y-axis</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latens</w:t>
      </w:r>
      <w:r w:rsidR="00E00F96">
        <w:rPr>
          <w:b w:val="0"/>
          <w:bCs w:val="0"/>
          <w:color w:val="000000" w:themeColor="text1"/>
          <w:sz w:val="22"/>
          <w:szCs w:val="22"/>
        </w:rPr>
        <w:t xml:space="preserve"> hybrids</w:t>
      </w:r>
      <w:r w:rsidRPr="002B78EF">
        <w:rPr>
          <w:b w:val="0"/>
          <w:bCs w:val="0"/>
          <w:color w:val="000000" w:themeColor="text1"/>
          <w:sz w:val="22"/>
          <w:szCs w:val="22"/>
        </w:rPr>
        <w:t>) for female soma (</w:t>
      </w:r>
      <w:r w:rsidRPr="002B78EF">
        <w:rPr>
          <w:color w:val="000000" w:themeColor="text1"/>
          <w:sz w:val="22"/>
          <w:szCs w:val="22"/>
        </w:rPr>
        <w:t>A</w:t>
      </w:r>
      <w:r w:rsidRPr="002B78EF">
        <w:rPr>
          <w:b w:val="0"/>
          <w:bCs w:val="0"/>
          <w:color w:val="000000" w:themeColor="text1"/>
          <w:sz w:val="22"/>
          <w:szCs w:val="22"/>
        </w:rPr>
        <w:t>), male soma (</w:t>
      </w:r>
      <w:r w:rsidRPr="002B78EF">
        <w:rPr>
          <w:color w:val="000000" w:themeColor="text1"/>
          <w:sz w:val="22"/>
          <w:szCs w:val="22"/>
        </w:rPr>
        <w:t>B</w:t>
      </w:r>
      <w:r w:rsidRPr="002B78EF">
        <w:rPr>
          <w:b w:val="0"/>
          <w:bCs w:val="0"/>
          <w:color w:val="000000" w:themeColor="text1"/>
          <w:sz w:val="22"/>
          <w:szCs w:val="22"/>
        </w:rPr>
        <w:t>) and female gonad (</w:t>
      </w:r>
      <w:r w:rsidRPr="002B78EF">
        <w:rPr>
          <w:color w:val="000000" w:themeColor="text1"/>
          <w:sz w:val="22"/>
          <w:szCs w:val="22"/>
        </w:rPr>
        <w:t>C</w:t>
      </w:r>
      <w:r w:rsidRPr="002B78EF">
        <w:rPr>
          <w:b w:val="0"/>
          <w:bCs w:val="0"/>
          <w:color w:val="000000" w:themeColor="text1"/>
          <w:sz w:val="22"/>
          <w:szCs w:val="22"/>
        </w:rPr>
        <w:t xml:space="preserve">). Overall, H1 has a higher number of misregulated genes than H2 across all samples. </w:t>
      </w:r>
      <w:r w:rsidRPr="00451BC4">
        <w:rPr>
          <w:b w:val="0"/>
          <w:bCs w:val="0"/>
          <w:i/>
          <w:iCs/>
          <w:color w:val="000000" w:themeColor="text1"/>
          <w:sz w:val="22"/>
          <w:szCs w:val="22"/>
        </w:rPr>
        <w:t>cis</w:t>
      </w:r>
      <w:r w:rsidRPr="002B78EF">
        <w:rPr>
          <w:b w:val="0"/>
          <w:bCs w:val="0"/>
          <w:color w:val="000000" w:themeColor="text1"/>
          <w:sz w:val="22"/>
          <w:szCs w:val="22"/>
        </w:rPr>
        <w:t xml:space="preserve">-only divergence is more common in females while </w:t>
      </w:r>
      <w:r w:rsidRPr="00451BC4">
        <w:rPr>
          <w:b w:val="0"/>
          <w:bCs w:val="0"/>
          <w:i/>
          <w:iCs/>
          <w:color w:val="000000" w:themeColor="text1"/>
          <w:sz w:val="22"/>
          <w:szCs w:val="22"/>
        </w:rPr>
        <w:t>cis</w:t>
      </w:r>
      <w:r w:rsidRPr="002B78EF">
        <w:rPr>
          <w:b w:val="0"/>
          <w:bCs w:val="0"/>
          <w:color w:val="000000" w:themeColor="text1"/>
          <w:sz w:val="22"/>
          <w:szCs w:val="22"/>
        </w:rPr>
        <w:t xml:space="preserve">-only and </w:t>
      </w:r>
      <w:r w:rsidRPr="00451BC4">
        <w:rPr>
          <w:b w:val="0"/>
          <w:bCs w:val="0"/>
          <w:i/>
          <w:iCs/>
          <w:color w:val="000000" w:themeColor="text1"/>
          <w:sz w:val="22"/>
          <w:szCs w:val="22"/>
        </w:rPr>
        <w:t>cis</w:t>
      </w:r>
      <w:r w:rsidRPr="002B78EF">
        <w:rPr>
          <w:b w:val="0"/>
          <w:bCs w:val="0"/>
          <w:color w:val="000000" w:themeColor="text1"/>
          <w:sz w:val="22"/>
          <w:szCs w:val="22"/>
        </w:rPr>
        <w:t>-</w:t>
      </w:r>
      <w:r w:rsidRPr="002B78EF">
        <w:rPr>
          <w:b w:val="0"/>
          <w:bCs w:val="0"/>
          <w:i/>
          <w:iCs/>
          <w:color w:val="000000" w:themeColor="text1"/>
          <w:sz w:val="22"/>
          <w:szCs w:val="22"/>
        </w:rPr>
        <w:t>trans</w:t>
      </w:r>
      <w:r w:rsidRPr="002B78EF">
        <w:rPr>
          <w:b w:val="0"/>
          <w:bCs w:val="0"/>
          <w:color w:val="000000" w:themeColor="text1"/>
          <w:sz w:val="22"/>
          <w:szCs w:val="22"/>
        </w:rPr>
        <w:t xml:space="preserve"> compensatory divergence in common in males. (</w:t>
      </w:r>
      <w:r w:rsidRPr="002B78EF">
        <w:rPr>
          <w:color w:val="000000" w:themeColor="text1"/>
          <w:sz w:val="22"/>
          <w:szCs w:val="22"/>
        </w:rPr>
        <w:t>D, E, F</w:t>
      </w:r>
      <w:r w:rsidRPr="002B78EF">
        <w:rPr>
          <w:b w:val="0"/>
          <w:bCs w:val="0"/>
          <w:color w:val="000000" w:themeColor="text1"/>
          <w:sz w:val="22"/>
          <w:szCs w:val="22"/>
        </w:rPr>
        <w:t xml:space="preserve">) Bubble plots contrasting the genes and their regulatory divergence in H1 (x-axis) and H2 (y-axis) to identify genes unique to each hybrid cross with area of the bubble proportional to the number of genes. </w:t>
      </w:r>
      <w:bookmarkStart w:id="171" w:name="_Hlk167875089"/>
      <w:r w:rsidRPr="002B78EF">
        <w:rPr>
          <w:b w:val="0"/>
          <w:bCs w:val="0"/>
          <w:color w:val="000000" w:themeColor="text1"/>
          <w:sz w:val="22"/>
          <w:szCs w:val="22"/>
        </w:rPr>
        <w:t xml:space="preserve">The bubbles on the diagonals represent the number of genes overlapping between H1 (x-axis) and H2 (y-axis) and red bubbles highlight the number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divergence exclusively in one hybrid cross. </w:t>
      </w:r>
      <w:bookmarkEnd w:id="171"/>
      <w:r w:rsidRPr="002B78EF">
        <w:rPr>
          <w:b w:val="0"/>
          <w:bCs w:val="0"/>
          <w:color w:val="000000" w:themeColor="text1"/>
          <w:sz w:val="22"/>
          <w:szCs w:val="22"/>
        </w:rPr>
        <w:t xml:space="preserve">More than 50% of genes showing </w:t>
      </w:r>
      <w:r w:rsidRPr="00451BC4">
        <w:rPr>
          <w:b w:val="0"/>
          <w:bCs w:val="0"/>
          <w:i/>
          <w:iCs/>
          <w:color w:val="000000" w:themeColor="text1"/>
          <w:sz w:val="22"/>
          <w:szCs w:val="22"/>
        </w:rPr>
        <w:t>cis</w:t>
      </w:r>
      <w:r w:rsidRPr="002B78EF">
        <w:rPr>
          <w:b w:val="0"/>
          <w:bCs w:val="0"/>
          <w:color w:val="000000" w:themeColor="text1"/>
          <w:sz w:val="22"/>
          <w:szCs w:val="22"/>
        </w:rPr>
        <w:t>-</w:t>
      </w:r>
      <w:r w:rsidRPr="00451BC4">
        <w:rPr>
          <w:b w:val="0"/>
          <w:bCs w:val="0"/>
          <w:i/>
          <w:iCs/>
          <w:color w:val="000000" w:themeColor="text1"/>
          <w:sz w:val="22"/>
          <w:szCs w:val="22"/>
        </w:rPr>
        <w:t>trans</w:t>
      </w:r>
      <w:r w:rsidRPr="002B78EF">
        <w:rPr>
          <w:b w:val="0"/>
          <w:bCs w:val="0"/>
          <w:color w:val="000000" w:themeColor="text1"/>
          <w:sz w:val="22"/>
          <w:szCs w:val="22"/>
        </w:rPr>
        <w:t xml:space="preserve"> compensatory regulation in H1 females were conserved in H2 females. Only autosomal genes are represented for clarity as the </w:t>
      </w:r>
      <w:bookmarkStart w:id="172" w:name="_Hlk167874159"/>
      <w:r w:rsidRPr="002B78EF">
        <w:rPr>
          <w:b w:val="0"/>
          <w:bCs w:val="0"/>
          <w:color w:val="000000" w:themeColor="text1"/>
          <w:sz w:val="22"/>
          <w:szCs w:val="22"/>
        </w:rPr>
        <w:t xml:space="preserve">X-linked genes were classified with a slightly different criteria due to their hemizygous nature in males (see methods; Supplementary Figure S4.2). </w:t>
      </w:r>
      <w:bookmarkStart w:id="173" w:name="_Hlk167874177"/>
      <w:bookmarkEnd w:id="172"/>
      <w:r w:rsidRPr="002B78EF">
        <w:rPr>
          <w:b w:val="0"/>
          <w:bCs w:val="0"/>
          <w:color w:val="000000" w:themeColor="text1"/>
          <w:sz w:val="22"/>
          <w:szCs w:val="22"/>
        </w:rPr>
        <w:t xml:space="preserve">Both autosomal and X-linked genes display similar patterns for male soma, however, in case of X-linked genes in female soma and gonad, no deviation is observed from the diagonal indicating hybrid-cross specific misregulation predominantly of autosomal genes in females </w:t>
      </w:r>
      <w:bookmarkEnd w:id="173"/>
      <w:r w:rsidRPr="002B78EF">
        <w:rPr>
          <w:b w:val="0"/>
          <w:bCs w:val="0"/>
          <w:color w:val="000000" w:themeColor="text1"/>
          <w:sz w:val="22"/>
          <w:szCs w:val="22"/>
        </w:rPr>
        <w:t>(Supplementary figure S4.9).</w:t>
      </w:r>
      <w:bookmarkEnd w:id="167"/>
      <w:bookmarkEnd w:id="168"/>
      <w:bookmarkEnd w:id="169"/>
      <w:bookmarkEnd w:id="170"/>
    </w:p>
    <w:p w14:paraId="2AD0CB0D"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70A7A2E" w14:textId="799E0AE0" w:rsidR="00946399" w:rsidRPr="008E4382" w:rsidRDefault="00ED5C25" w:rsidP="00946399">
      <w:pPr>
        <w:keepNext/>
        <w:jc w:val="center"/>
        <w:rPr>
          <w:color w:val="000000" w:themeColor="text1"/>
        </w:rPr>
      </w:pPr>
      <w:r>
        <w:rPr>
          <w:noProof/>
        </w:rPr>
        <w:lastRenderedPageBreak/>
        <w:drawing>
          <wp:inline distT="0" distB="0" distL="0" distR="0" wp14:anchorId="1368EF2F" wp14:editId="462D6532">
            <wp:extent cx="5911850" cy="3365500"/>
            <wp:effectExtent l="0" t="0" r="0" b="6350"/>
            <wp:docPr id="28161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11850" cy="3365500"/>
                    </a:xfrm>
                    <a:prstGeom prst="rect">
                      <a:avLst/>
                    </a:prstGeom>
                    <a:noFill/>
                    <a:ln>
                      <a:noFill/>
                    </a:ln>
                  </pic:spPr>
                </pic:pic>
              </a:graphicData>
            </a:graphic>
          </wp:inline>
        </w:drawing>
      </w:r>
    </w:p>
    <w:p w14:paraId="57FE02FD" w14:textId="7023D5F9" w:rsidR="00946399" w:rsidRDefault="00946399" w:rsidP="00946399">
      <w:pPr>
        <w:pStyle w:val="Caption"/>
        <w:spacing w:line="276" w:lineRule="auto"/>
        <w:rPr>
          <w:b w:val="0"/>
          <w:bCs w:val="0"/>
          <w:color w:val="000000" w:themeColor="text1"/>
          <w:sz w:val="22"/>
          <w:szCs w:val="22"/>
        </w:rPr>
      </w:pPr>
      <w:bookmarkStart w:id="174" w:name="_Toc167880138"/>
      <w:bookmarkStart w:id="175" w:name="_Toc168433307"/>
      <w:bookmarkStart w:id="176" w:name="_Toc168434040"/>
      <w:bookmarkStart w:id="177" w:name="_Toc168436904"/>
      <w:bookmarkStart w:id="178" w:name="_Toc168437504"/>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9</w:t>
      </w:r>
      <w:r w:rsidRPr="008E4382">
        <w:rPr>
          <w:b w:val="0"/>
          <w:bCs w:val="0"/>
          <w:i/>
          <w:iCs/>
          <w:color w:val="000000" w:themeColor="text1"/>
          <w:sz w:val="22"/>
          <w:szCs w:val="22"/>
        </w:rPr>
        <w:fldChar w:fldCharType="end"/>
      </w:r>
      <w:r w:rsidRPr="008E4382">
        <w:rPr>
          <w:color w:val="000000" w:themeColor="text1"/>
          <w:sz w:val="22"/>
          <w:szCs w:val="22"/>
        </w:rPr>
        <w:t xml:space="preserve">: </w:t>
      </w:r>
      <w:r w:rsidRPr="00451BC4">
        <w:rPr>
          <w:i/>
          <w:iCs/>
          <w:color w:val="000000" w:themeColor="text1"/>
          <w:sz w:val="22"/>
          <w:szCs w:val="22"/>
        </w:rPr>
        <w:t>cis</w:t>
      </w:r>
      <w:r w:rsidRPr="008E4382">
        <w:rPr>
          <w:color w:val="000000" w:themeColor="text1"/>
          <w:sz w:val="22"/>
          <w:szCs w:val="22"/>
        </w:rPr>
        <w:t xml:space="preserve">- and </w:t>
      </w:r>
      <w:r w:rsidRPr="005267C4">
        <w:rPr>
          <w:i/>
          <w:iCs/>
          <w:color w:val="000000" w:themeColor="text1"/>
          <w:sz w:val="22"/>
          <w:szCs w:val="22"/>
        </w:rPr>
        <w:t>trans</w:t>
      </w:r>
      <w:r w:rsidRPr="008E4382">
        <w:rPr>
          <w:color w:val="000000" w:themeColor="text1"/>
          <w:sz w:val="22"/>
          <w:szCs w:val="22"/>
        </w:rPr>
        <w:t>- changes underlie higher proportion of transgressive genes in both sexes.</w:t>
      </w:r>
      <w:bookmarkEnd w:id="174"/>
      <w:r w:rsidRPr="008E4382">
        <w:rPr>
          <w:color w:val="000000" w:themeColor="text1"/>
          <w:sz w:val="22"/>
          <w:szCs w:val="22"/>
        </w:rPr>
        <w:t xml:space="preserve"> </w:t>
      </w:r>
      <w:r w:rsidRPr="005267C4">
        <w:rPr>
          <w:b w:val="0"/>
          <w:bCs w:val="0"/>
          <w:color w:val="000000" w:themeColor="text1"/>
          <w:sz w:val="22"/>
          <w:szCs w:val="22"/>
        </w:rPr>
        <w:t xml:space="preserve">Heatmap with number of genes in different regulatory divergence categories for each expression inheritance profile to identify gene regulatory divergence underlying transgressive expression in autosomes. Males and females show different gene regulatory divergence underlying gene misexpression with higher contributions of </w:t>
      </w:r>
      <w:r w:rsidRPr="00451BC4">
        <w:rPr>
          <w:b w:val="0"/>
          <w:bCs w:val="0"/>
          <w:i/>
          <w:iCs/>
          <w:color w:val="000000" w:themeColor="text1"/>
          <w:sz w:val="22"/>
          <w:szCs w:val="22"/>
        </w:rPr>
        <w:t>cis</w:t>
      </w:r>
      <w:r w:rsidRPr="005267C4">
        <w:rPr>
          <w:b w:val="0"/>
          <w:bCs w:val="0"/>
          <w:color w:val="000000" w:themeColor="text1"/>
          <w:sz w:val="22"/>
          <w:szCs w:val="22"/>
        </w:rPr>
        <w:t>-</w:t>
      </w:r>
      <w:r w:rsidRPr="00451BC4">
        <w:rPr>
          <w:b w:val="0"/>
          <w:bCs w:val="0"/>
          <w:i/>
          <w:iCs/>
          <w:color w:val="000000" w:themeColor="text1"/>
          <w:sz w:val="22"/>
          <w:szCs w:val="22"/>
        </w:rPr>
        <w:t>trans</w:t>
      </w:r>
      <w:r w:rsidRPr="005267C4">
        <w:rPr>
          <w:b w:val="0"/>
          <w:bCs w:val="0"/>
          <w:color w:val="000000" w:themeColor="text1"/>
          <w:sz w:val="22"/>
          <w:szCs w:val="22"/>
        </w:rPr>
        <w:t xml:space="preserve"> compensatory divergence to transgressive expression in males. The regulatory divergence for X-linked genes in males was inferred in a different way (see methods) due to the hemizygous nature of the X-chromosome in males (Supplementary Figure S4.2) but display similar pattern as autosomes and are depicted in Supplementary figure S4.10.</w:t>
      </w:r>
      <w:bookmarkEnd w:id="175"/>
      <w:bookmarkEnd w:id="176"/>
      <w:bookmarkEnd w:id="177"/>
      <w:bookmarkEnd w:id="178"/>
      <w:r w:rsidR="006E4CE7">
        <w:rPr>
          <w:b w:val="0"/>
          <w:bCs w:val="0"/>
          <w:color w:val="000000" w:themeColor="text1"/>
          <w:sz w:val="22"/>
          <w:szCs w:val="22"/>
        </w:rPr>
        <w:t xml:space="preserve"> The top row shows results from H1 </w:t>
      </w:r>
      <w:r w:rsidR="002A02BA">
        <w:rPr>
          <w:b w:val="0"/>
          <w:bCs w:val="0"/>
          <w:color w:val="000000" w:themeColor="text1"/>
          <w:sz w:val="22"/>
          <w:szCs w:val="22"/>
        </w:rPr>
        <w:t>hybrids (</w:t>
      </w:r>
      <w:r w:rsidR="002A02BA" w:rsidRPr="002A02BA">
        <w:rPr>
          <w:b w:val="0"/>
          <w:bCs w:val="0"/>
          <w:i/>
          <w:iCs/>
          <w:color w:val="000000" w:themeColor="text1"/>
          <w:sz w:val="22"/>
          <w:szCs w:val="22"/>
        </w:rPr>
        <w:t>C. remanei</w:t>
      </w:r>
      <w:r w:rsidR="002A02BA">
        <w:rPr>
          <w:b w:val="0"/>
          <w:bCs w:val="0"/>
          <w:color w:val="000000" w:themeColor="text1"/>
          <w:sz w:val="22"/>
          <w:szCs w:val="22"/>
        </w:rPr>
        <w:t xml:space="preserve"> mother)</w:t>
      </w:r>
      <w:r w:rsidR="006E4CE7">
        <w:rPr>
          <w:b w:val="0"/>
          <w:bCs w:val="0"/>
          <w:color w:val="000000" w:themeColor="text1"/>
          <w:sz w:val="22"/>
          <w:szCs w:val="22"/>
        </w:rPr>
        <w:t xml:space="preserve"> and bottom row shows results from H2 hybrids</w:t>
      </w:r>
      <w:r w:rsidR="002A02BA">
        <w:rPr>
          <w:b w:val="0"/>
          <w:bCs w:val="0"/>
          <w:color w:val="000000" w:themeColor="text1"/>
          <w:sz w:val="22"/>
          <w:szCs w:val="22"/>
        </w:rPr>
        <w:t xml:space="preserve"> (</w:t>
      </w:r>
      <w:r w:rsidR="002A02BA" w:rsidRPr="002A02BA">
        <w:rPr>
          <w:b w:val="0"/>
          <w:bCs w:val="0"/>
          <w:i/>
          <w:iCs/>
          <w:color w:val="000000" w:themeColor="text1"/>
          <w:sz w:val="22"/>
          <w:szCs w:val="22"/>
        </w:rPr>
        <w:t>C. latens</w:t>
      </w:r>
      <w:r w:rsidR="002A02BA">
        <w:rPr>
          <w:b w:val="0"/>
          <w:bCs w:val="0"/>
          <w:color w:val="000000" w:themeColor="text1"/>
          <w:sz w:val="22"/>
          <w:szCs w:val="22"/>
        </w:rPr>
        <w:t xml:space="preserve"> mother)</w:t>
      </w:r>
      <w:r w:rsidR="006E4CE7">
        <w:rPr>
          <w:b w:val="0"/>
          <w:bCs w:val="0"/>
          <w:color w:val="000000" w:themeColor="text1"/>
          <w:sz w:val="22"/>
          <w:szCs w:val="22"/>
        </w:rPr>
        <w:t xml:space="preserve">. </w:t>
      </w:r>
    </w:p>
    <w:p w14:paraId="46C57A4D"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20F1C660" w14:textId="77777777" w:rsidR="00946399" w:rsidRPr="008E4382" w:rsidRDefault="00946399" w:rsidP="00946399">
      <w:pPr>
        <w:keepNext/>
        <w:jc w:val="center"/>
        <w:rPr>
          <w:color w:val="000000" w:themeColor="text1"/>
        </w:rPr>
      </w:pPr>
      <w:r w:rsidRPr="008E4382">
        <w:rPr>
          <w:noProof/>
          <w:color w:val="000000" w:themeColor="text1"/>
        </w:rPr>
        <w:lastRenderedPageBreak/>
        <w:drawing>
          <wp:inline distT="0" distB="0" distL="0" distR="0" wp14:anchorId="1C7F407B" wp14:editId="58D96947">
            <wp:extent cx="6277873" cy="3208020"/>
            <wp:effectExtent l="0" t="0" r="8890" b="0"/>
            <wp:docPr id="722706973" name="Picture 6" descr="A diagram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6973" name="Picture 6" descr="A diagram of different colors&#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82340" cy="3210303"/>
                    </a:xfrm>
                    <a:prstGeom prst="rect">
                      <a:avLst/>
                    </a:prstGeom>
                    <a:noFill/>
                    <a:ln>
                      <a:noFill/>
                    </a:ln>
                  </pic:spPr>
                </pic:pic>
              </a:graphicData>
            </a:graphic>
          </wp:inline>
        </w:drawing>
      </w:r>
    </w:p>
    <w:p w14:paraId="765401A6" w14:textId="336F51AA" w:rsidR="00946399" w:rsidRDefault="00946399" w:rsidP="00946399">
      <w:pPr>
        <w:pStyle w:val="Caption"/>
        <w:spacing w:line="276" w:lineRule="auto"/>
        <w:rPr>
          <w:b w:val="0"/>
          <w:bCs w:val="0"/>
          <w:color w:val="000000" w:themeColor="text1"/>
          <w:sz w:val="22"/>
          <w:szCs w:val="22"/>
        </w:rPr>
      </w:pPr>
      <w:bookmarkStart w:id="179" w:name="_Toc167880139"/>
      <w:bookmarkStart w:id="180" w:name="_Toc168433308"/>
      <w:bookmarkStart w:id="181" w:name="_Toc168434041"/>
      <w:bookmarkStart w:id="182" w:name="_Toc168436905"/>
      <w:bookmarkStart w:id="183" w:name="_Toc168437505"/>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10</w:t>
      </w:r>
      <w:r w:rsidRPr="008E4382">
        <w:rPr>
          <w:b w:val="0"/>
          <w:bCs w:val="0"/>
          <w:i/>
          <w:iCs/>
          <w:color w:val="000000" w:themeColor="text1"/>
          <w:sz w:val="22"/>
          <w:szCs w:val="22"/>
        </w:rPr>
        <w:fldChar w:fldCharType="end"/>
      </w:r>
      <w:r w:rsidRPr="008E4382">
        <w:rPr>
          <w:color w:val="000000" w:themeColor="text1"/>
          <w:sz w:val="22"/>
          <w:szCs w:val="22"/>
        </w:rPr>
        <w:t>: Analyses of whole male samples reveal higher misexpression and misregulation in H2 than H1.</w:t>
      </w:r>
      <w:bookmarkEnd w:id="179"/>
      <w:r w:rsidRPr="008E4382">
        <w:rPr>
          <w:color w:val="000000" w:themeColor="text1"/>
          <w:sz w:val="22"/>
          <w:szCs w:val="22"/>
        </w:rPr>
        <w:t xml:space="preserve"> </w:t>
      </w:r>
      <w:r w:rsidRPr="00783287">
        <w:rPr>
          <w:b w:val="0"/>
          <w:bCs w:val="0"/>
          <w:color w:val="000000" w:themeColor="text1"/>
          <w:sz w:val="22"/>
          <w:szCs w:val="22"/>
        </w:rPr>
        <w:t>Gene expression dominance patterns observed in whole male samples of H1</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 xml:space="preserve">C. remanei </w:t>
      </w:r>
      <w:r w:rsidR="00E00F96">
        <w:rPr>
          <w:b w:val="0"/>
          <w:bCs w:val="0"/>
          <w:color w:val="000000" w:themeColor="text1"/>
          <w:sz w:val="22"/>
          <w:szCs w:val="22"/>
        </w:rPr>
        <w:t>hybrids)</w:t>
      </w:r>
      <w:r w:rsidRPr="00783287">
        <w:rPr>
          <w:b w:val="0"/>
          <w:bCs w:val="0"/>
          <w:color w:val="000000" w:themeColor="text1"/>
          <w:sz w:val="22"/>
          <w:szCs w:val="22"/>
        </w:rPr>
        <w:t xml:space="preserve"> (</w:t>
      </w:r>
      <w:r w:rsidRPr="00243FE0">
        <w:rPr>
          <w:color w:val="000000" w:themeColor="text1"/>
          <w:sz w:val="22"/>
          <w:szCs w:val="22"/>
        </w:rPr>
        <w:t>A</w:t>
      </w:r>
      <w:r w:rsidRPr="00783287">
        <w:rPr>
          <w:b w:val="0"/>
          <w:bCs w:val="0"/>
          <w:color w:val="000000" w:themeColor="text1"/>
          <w:sz w:val="22"/>
          <w:szCs w:val="22"/>
        </w:rPr>
        <w:t>) and H2</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latens</w:t>
      </w:r>
      <w:r w:rsidR="00E00F96">
        <w:rPr>
          <w:b w:val="0"/>
          <w:bCs w:val="0"/>
          <w:color w:val="000000" w:themeColor="text1"/>
          <w:sz w:val="22"/>
          <w:szCs w:val="22"/>
        </w:rPr>
        <w:t xml:space="preserve"> hybrids)</w:t>
      </w:r>
      <w:r w:rsidRPr="00783287">
        <w:rPr>
          <w:b w:val="0"/>
          <w:bCs w:val="0"/>
          <w:color w:val="000000" w:themeColor="text1"/>
          <w:sz w:val="22"/>
          <w:szCs w:val="22"/>
        </w:rPr>
        <w:t xml:space="preserve"> (</w:t>
      </w:r>
      <w:r w:rsidRPr="00243FE0">
        <w:rPr>
          <w:color w:val="000000" w:themeColor="text1"/>
          <w:sz w:val="22"/>
          <w:szCs w:val="22"/>
        </w:rPr>
        <w:t>B</w:t>
      </w:r>
      <w:r w:rsidRPr="00783287">
        <w:rPr>
          <w:b w:val="0"/>
          <w:bCs w:val="0"/>
          <w:color w:val="000000" w:themeColor="text1"/>
          <w:sz w:val="22"/>
          <w:szCs w:val="22"/>
        </w:rPr>
        <w:t>). (n</w:t>
      </w:r>
      <w:r w:rsidRPr="00783287">
        <w:rPr>
          <w:b w:val="0"/>
          <w:bCs w:val="0"/>
          <w:color w:val="000000" w:themeColor="text1"/>
          <w:sz w:val="22"/>
          <w:szCs w:val="22"/>
          <w:vertAlign w:val="subscript"/>
        </w:rPr>
        <w:t>H1, No change</w:t>
      </w:r>
      <w:r w:rsidRPr="00783287">
        <w:rPr>
          <w:b w:val="0"/>
          <w:bCs w:val="0"/>
          <w:color w:val="000000" w:themeColor="text1"/>
          <w:sz w:val="22"/>
          <w:szCs w:val="22"/>
        </w:rPr>
        <w:t xml:space="preserve"> = 1989 or ~17%; n</w:t>
      </w:r>
      <w:r w:rsidRPr="00783287">
        <w:rPr>
          <w:b w:val="0"/>
          <w:bCs w:val="0"/>
          <w:color w:val="000000" w:themeColor="text1"/>
          <w:sz w:val="22"/>
          <w:szCs w:val="22"/>
          <w:vertAlign w:val="subscript"/>
        </w:rPr>
        <w:t>H2, No change</w:t>
      </w:r>
      <w:r w:rsidRPr="00783287">
        <w:rPr>
          <w:b w:val="0"/>
          <w:bCs w:val="0"/>
          <w:color w:val="000000" w:themeColor="text1"/>
          <w:sz w:val="22"/>
          <w:szCs w:val="22"/>
        </w:rPr>
        <w:t>=1743 or ~15%; n</w:t>
      </w:r>
      <w:r w:rsidRPr="00783287">
        <w:rPr>
          <w:b w:val="0"/>
          <w:bCs w:val="0"/>
          <w:color w:val="000000" w:themeColor="text1"/>
          <w:sz w:val="22"/>
          <w:szCs w:val="22"/>
          <w:vertAlign w:val="subscript"/>
        </w:rPr>
        <w:t>H1, Underdominant</w:t>
      </w:r>
      <w:r w:rsidRPr="00783287">
        <w:rPr>
          <w:b w:val="0"/>
          <w:bCs w:val="0"/>
          <w:color w:val="000000" w:themeColor="text1"/>
          <w:sz w:val="22"/>
          <w:szCs w:val="22"/>
        </w:rPr>
        <w:t xml:space="preserve"> = 2537 or ~21%; n</w:t>
      </w:r>
      <w:r w:rsidRPr="00783287">
        <w:rPr>
          <w:b w:val="0"/>
          <w:bCs w:val="0"/>
          <w:color w:val="000000" w:themeColor="text1"/>
          <w:sz w:val="22"/>
          <w:szCs w:val="22"/>
          <w:vertAlign w:val="subscript"/>
        </w:rPr>
        <w:t>H2, Underdominant</w:t>
      </w:r>
      <w:r w:rsidRPr="00783287">
        <w:rPr>
          <w:b w:val="0"/>
          <w:bCs w:val="0"/>
          <w:color w:val="000000" w:themeColor="text1"/>
          <w:sz w:val="22"/>
          <w:szCs w:val="22"/>
        </w:rPr>
        <w:t xml:space="preserve"> = 2689 or ~23%; n</w:t>
      </w:r>
      <w:r w:rsidRPr="00783287">
        <w:rPr>
          <w:b w:val="0"/>
          <w:bCs w:val="0"/>
          <w:color w:val="000000" w:themeColor="text1"/>
          <w:sz w:val="22"/>
          <w:szCs w:val="22"/>
          <w:vertAlign w:val="subscript"/>
        </w:rPr>
        <w:t xml:space="preserve">H1, </w:t>
      </w:r>
      <w:r w:rsidRPr="00FB6FB8">
        <w:rPr>
          <w:b w:val="0"/>
          <w:bCs w:val="0"/>
          <w:i/>
          <w:iCs/>
          <w:color w:val="000000" w:themeColor="text1"/>
          <w:sz w:val="22"/>
          <w:szCs w:val="22"/>
          <w:vertAlign w:val="subscript"/>
        </w:rPr>
        <w:t>Clat</w:t>
      </w:r>
      <w:r w:rsidRPr="00783287">
        <w:rPr>
          <w:b w:val="0"/>
          <w:bCs w:val="0"/>
          <w:color w:val="000000" w:themeColor="text1"/>
          <w:sz w:val="22"/>
          <w:szCs w:val="22"/>
        </w:rPr>
        <w:t xml:space="preserve"> = 1794 or ~15%; n</w:t>
      </w:r>
      <w:r w:rsidRPr="00783287">
        <w:rPr>
          <w:b w:val="0"/>
          <w:bCs w:val="0"/>
          <w:color w:val="000000" w:themeColor="text1"/>
          <w:sz w:val="22"/>
          <w:szCs w:val="22"/>
          <w:vertAlign w:val="subscript"/>
        </w:rPr>
        <w:t xml:space="preserve">H2, </w:t>
      </w:r>
      <w:r w:rsidRPr="00FB6FB8">
        <w:rPr>
          <w:b w:val="0"/>
          <w:bCs w:val="0"/>
          <w:i/>
          <w:iCs/>
          <w:color w:val="000000" w:themeColor="text1"/>
          <w:sz w:val="22"/>
          <w:szCs w:val="22"/>
          <w:vertAlign w:val="subscript"/>
        </w:rPr>
        <w:t>Clat</w:t>
      </w:r>
      <w:r w:rsidRPr="00783287">
        <w:rPr>
          <w:b w:val="0"/>
          <w:bCs w:val="0"/>
          <w:color w:val="000000" w:themeColor="text1"/>
          <w:sz w:val="22"/>
          <w:szCs w:val="22"/>
        </w:rPr>
        <w:t xml:space="preserve"> = 1768 or ~15%; n</w:t>
      </w:r>
      <w:r w:rsidRPr="00783287">
        <w:rPr>
          <w:b w:val="0"/>
          <w:bCs w:val="0"/>
          <w:color w:val="000000" w:themeColor="text1"/>
          <w:sz w:val="22"/>
          <w:szCs w:val="22"/>
          <w:vertAlign w:val="subscript"/>
        </w:rPr>
        <w:t>H1, Cre</w:t>
      </w:r>
      <w:r w:rsidRPr="00783287">
        <w:rPr>
          <w:b w:val="0"/>
          <w:bCs w:val="0"/>
          <w:color w:val="000000" w:themeColor="text1"/>
          <w:sz w:val="22"/>
          <w:szCs w:val="22"/>
        </w:rPr>
        <w:t xml:space="preserve"> = 1521 or ~13%; n</w:t>
      </w:r>
      <w:r w:rsidRPr="00783287">
        <w:rPr>
          <w:b w:val="0"/>
          <w:bCs w:val="0"/>
          <w:color w:val="000000" w:themeColor="text1"/>
          <w:sz w:val="22"/>
          <w:szCs w:val="22"/>
          <w:vertAlign w:val="subscript"/>
        </w:rPr>
        <w:t>H2, Cre</w:t>
      </w:r>
      <w:r w:rsidRPr="00783287">
        <w:rPr>
          <w:b w:val="0"/>
          <w:bCs w:val="0"/>
          <w:color w:val="000000" w:themeColor="text1"/>
          <w:sz w:val="22"/>
          <w:szCs w:val="22"/>
        </w:rPr>
        <w:t xml:space="preserve"> = 1264 or ~11%; n</w:t>
      </w:r>
      <w:r w:rsidRPr="00783287">
        <w:rPr>
          <w:b w:val="0"/>
          <w:bCs w:val="0"/>
          <w:color w:val="000000" w:themeColor="text1"/>
          <w:sz w:val="22"/>
          <w:szCs w:val="22"/>
          <w:vertAlign w:val="subscript"/>
        </w:rPr>
        <w:t>H1, Additive</w:t>
      </w:r>
      <w:r w:rsidRPr="00783287">
        <w:rPr>
          <w:b w:val="0"/>
          <w:bCs w:val="0"/>
          <w:color w:val="000000" w:themeColor="text1"/>
          <w:sz w:val="22"/>
          <w:szCs w:val="22"/>
        </w:rPr>
        <w:t xml:space="preserve"> = 924 or ~8%; n</w:t>
      </w:r>
      <w:r w:rsidRPr="00783287">
        <w:rPr>
          <w:b w:val="0"/>
          <w:bCs w:val="0"/>
          <w:color w:val="000000" w:themeColor="text1"/>
          <w:sz w:val="22"/>
          <w:szCs w:val="22"/>
          <w:vertAlign w:val="subscript"/>
        </w:rPr>
        <w:t>H2, Additive</w:t>
      </w:r>
      <w:r w:rsidRPr="00783287">
        <w:rPr>
          <w:b w:val="0"/>
          <w:bCs w:val="0"/>
          <w:color w:val="000000" w:themeColor="text1"/>
          <w:sz w:val="22"/>
          <w:szCs w:val="22"/>
        </w:rPr>
        <w:t xml:space="preserve"> = 762 or ~6.5%).  Regulatory divergence based on allele-specific expression analysis in whole male samples of H1 (</w:t>
      </w:r>
      <w:r w:rsidRPr="00243FE0">
        <w:rPr>
          <w:color w:val="000000" w:themeColor="text1"/>
          <w:sz w:val="22"/>
          <w:szCs w:val="22"/>
        </w:rPr>
        <w:t>C</w:t>
      </w:r>
      <w:r w:rsidRPr="00783287">
        <w:rPr>
          <w:b w:val="0"/>
          <w:bCs w:val="0"/>
          <w:color w:val="000000" w:themeColor="text1"/>
          <w:sz w:val="22"/>
          <w:szCs w:val="22"/>
        </w:rPr>
        <w:t>) and H2 (</w:t>
      </w:r>
      <w:r w:rsidRPr="00243FE0">
        <w:rPr>
          <w:color w:val="000000" w:themeColor="text1"/>
          <w:sz w:val="22"/>
          <w:szCs w:val="22"/>
        </w:rPr>
        <w:t>D</w:t>
      </w:r>
      <w:r w:rsidRPr="00783287">
        <w:rPr>
          <w:b w:val="0"/>
          <w:bCs w:val="0"/>
          <w:color w:val="000000" w:themeColor="text1"/>
          <w:sz w:val="22"/>
          <w:szCs w:val="22"/>
        </w:rPr>
        <w:t xml:space="preserve">). Bars underneath the scatterplots represent proportion of genes in different gene expression and regulatory divergence categories for autosomal genes and X-linked genes. X-linked regulatory divergence was classified according to a modified scheme due to the hemizygous nature of X-chromosomes in males. </w:t>
      </w:r>
      <w:r w:rsidRPr="00451BC4">
        <w:rPr>
          <w:b w:val="0"/>
          <w:bCs w:val="0"/>
          <w:i/>
          <w:iCs/>
          <w:color w:val="000000" w:themeColor="text1"/>
          <w:sz w:val="22"/>
          <w:szCs w:val="22"/>
        </w:rPr>
        <w:t>cis</w:t>
      </w:r>
      <w:r w:rsidRPr="00783287">
        <w:rPr>
          <w:b w:val="0"/>
          <w:bCs w:val="0"/>
          <w:color w:val="000000" w:themeColor="text1"/>
          <w:sz w:val="22"/>
          <w:szCs w:val="22"/>
        </w:rPr>
        <w:t xml:space="preserve">-only, </w:t>
      </w:r>
      <w:r w:rsidRPr="00451BC4">
        <w:rPr>
          <w:b w:val="0"/>
          <w:bCs w:val="0"/>
          <w:i/>
          <w:iCs/>
          <w:color w:val="000000" w:themeColor="text1"/>
          <w:sz w:val="22"/>
          <w:szCs w:val="22"/>
        </w:rPr>
        <w:t>trans</w:t>
      </w:r>
      <w:r w:rsidRPr="00783287">
        <w:rPr>
          <w:b w:val="0"/>
          <w:bCs w:val="0"/>
          <w:color w:val="000000" w:themeColor="text1"/>
          <w:sz w:val="22"/>
          <w:szCs w:val="22"/>
        </w:rPr>
        <w:t xml:space="preserve">-only and </w:t>
      </w:r>
      <w:r w:rsidRPr="00451BC4">
        <w:rPr>
          <w:b w:val="0"/>
          <w:bCs w:val="0"/>
          <w:i/>
          <w:iCs/>
          <w:color w:val="000000" w:themeColor="text1"/>
          <w:sz w:val="22"/>
          <w:szCs w:val="22"/>
        </w:rPr>
        <w:t>cis</w:t>
      </w:r>
      <w:r w:rsidRPr="00783287">
        <w:rPr>
          <w:b w:val="0"/>
          <w:bCs w:val="0"/>
          <w:color w:val="000000" w:themeColor="text1"/>
          <w:sz w:val="22"/>
          <w:szCs w:val="22"/>
        </w:rPr>
        <w:t>-</w:t>
      </w:r>
      <w:r w:rsidRPr="00451BC4">
        <w:rPr>
          <w:b w:val="0"/>
          <w:bCs w:val="0"/>
          <w:i/>
          <w:iCs/>
          <w:color w:val="000000" w:themeColor="text1"/>
          <w:sz w:val="22"/>
          <w:szCs w:val="22"/>
        </w:rPr>
        <w:t>trans</w:t>
      </w:r>
      <w:r w:rsidRPr="00783287">
        <w:rPr>
          <w:b w:val="0"/>
          <w:bCs w:val="0"/>
          <w:color w:val="000000" w:themeColor="text1"/>
          <w:sz w:val="22"/>
          <w:szCs w:val="22"/>
        </w:rPr>
        <w:t xml:space="preserve"> compensatory genes were identified using this approach in males. All other genes showing significant gene expression deviations were classified under the “Other” category (including genes displaying </w:t>
      </w:r>
      <w:r w:rsidRPr="00451BC4">
        <w:rPr>
          <w:b w:val="0"/>
          <w:bCs w:val="0"/>
          <w:i/>
          <w:iCs/>
          <w:color w:val="000000" w:themeColor="text1"/>
          <w:sz w:val="22"/>
          <w:szCs w:val="22"/>
        </w:rPr>
        <w:t>cis</w:t>
      </w:r>
      <w:r w:rsidRPr="00783287">
        <w:rPr>
          <w:b w:val="0"/>
          <w:bCs w:val="0"/>
          <w:color w:val="000000" w:themeColor="text1"/>
          <w:sz w:val="22"/>
          <w:szCs w:val="22"/>
        </w:rPr>
        <w:t xml:space="preserve"> x </w:t>
      </w:r>
      <w:r w:rsidRPr="00451BC4">
        <w:rPr>
          <w:b w:val="0"/>
          <w:bCs w:val="0"/>
          <w:i/>
          <w:iCs/>
          <w:color w:val="000000" w:themeColor="text1"/>
          <w:sz w:val="22"/>
          <w:szCs w:val="22"/>
        </w:rPr>
        <w:t>trans</w:t>
      </w:r>
      <w:r w:rsidRPr="00783287">
        <w:rPr>
          <w:b w:val="0"/>
          <w:bCs w:val="0"/>
          <w:color w:val="000000" w:themeColor="text1"/>
          <w:sz w:val="22"/>
          <w:szCs w:val="22"/>
        </w:rPr>
        <w:t xml:space="preserve"> (compensatory), </w:t>
      </w:r>
      <w:r w:rsidRPr="00451BC4">
        <w:rPr>
          <w:b w:val="0"/>
          <w:bCs w:val="0"/>
          <w:i/>
          <w:iCs/>
          <w:color w:val="000000" w:themeColor="text1"/>
          <w:sz w:val="22"/>
          <w:szCs w:val="22"/>
        </w:rPr>
        <w:t>cis</w:t>
      </w:r>
      <w:r w:rsidRPr="00783287">
        <w:rPr>
          <w:b w:val="0"/>
          <w:bCs w:val="0"/>
          <w:color w:val="000000" w:themeColor="text1"/>
          <w:sz w:val="22"/>
          <w:szCs w:val="22"/>
        </w:rPr>
        <w:t xml:space="preserve"> + </w:t>
      </w:r>
      <w:r w:rsidRPr="00451BC4">
        <w:rPr>
          <w:b w:val="0"/>
          <w:bCs w:val="0"/>
          <w:i/>
          <w:iCs/>
          <w:color w:val="000000" w:themeColor="text1"/>
          <w:sz w:val="22"/>
          <w:szCs w:val="22"/>
        </w:rPr>
        <w:t>trans</w:t>
      </w:r>
      <w:r w:rsidRPr="00783287">
        <w:rPr>
          <w:b w:val="0"/>
          <w:bCs w:val="0"/>
          <w:color w:val="000000" w:themeColor="text1"/>
          <w:sz w:val="22"/>
          <w:szCs w:val="22"/>
        </w:rPr>
        <w:t xml:space="preserve"> (enhancing) and ambiguous expression) (See methods, Figure S4.2).</w:t>
      </w:r>
      <w:bookmarkEnd w:id="180"/>
      <w:bookmarkEnd w:id="181"/>
      <w:bookmarkEnd w:id="182"/>
      <w:bookmarkEnd w:id="183"/>
    </w:p>
    <w:p w14:paraId="0FD04707" w14:textId="77777777" w:rsidR="00946399" w:rsidRDefault="00946399" w:rsidP="00946399">
      <w:pPr>
        <w:spacing w:before="0" w:line="240" w:lineRule="auto"/>
        <w:rPr>
          <w:color w:val="000000" w:themeColor="text1"/>
          <w:sz w:val="22"/>
          <w:szCs w:val="22"/>
        </w:rPr>
      </w:pPr>
      <w:r>
        <w:rPr>
          <w:b/>
          <w:bCs/>
          <w:color w:val="000000" w:themeColor="text1"/>
          <w:sz w:val="22"/>
          <w:szCs w:val="22"/>
        </w:rPr>
        <w:br w:type="page"/>
      </w:r>
    </w:p>
    <w:p w14:paraId="444185A0" w14:textId="77777777" w:rsidR="00946399" w:rsidRPr="008E4382" w:rsidRDefault="00946399" w:rsidP="00946399">
      <w:pPr>
        <w:keepNext/>
        <w:spacing w:line="278" w:lineRule="auto"/>
        <w:rPr>
          <w:color w:val="000000" w:themeColor="text1"/>
        </w:rPr>
      </w:pPr>
      <w:r w:rsidRPr="008E4382">
        <w:rPr>
          <w:noProof/>
          <w:color w:val="000000" w:themeColor="text1"/>
        </w:rPr>
        <w:lastRenderedPageBreak/>
        <w:drawing>
          <wp:inline distT="0" distB="0" distL="0" distR="0" wp14:anchorId="27A8A448" wp14:editId="295B27D6">
            <wp:extent cx="5897880" cy="5897880"/>
            <wp:effectExtent l="0" t="0" r="7620" b="7620"/>
            <wp:docPr id="1033876607" name="Picture 7" descr="A collage of different colored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6607" name="Picture 7" descr="A collage of different colored graphs&#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97880" cy="5897880"/>
                    </a:xfrm>
                    <a:prstGeom prst="rect">
                      <a:avLst/>
                    </a:prstGeom>
                    <a:noFill/>
                    <a:ln>
                      <a:noFill/>
                    </a:ln>
                  </pic:spPr>
                </pic:pic>
              </a:graphicData>
            </a:graphic>
          </wp:inline>
        </w:drawing>
      </w:r>
    </w:p>
    <w:p w14:paraId="20B019CD" w14:textId="61D4CBE6" w:rsidR="00DA201D" w:rsidRDefault="00946399" w:rsidP="00946399">
      <w:pPr>
        <w:pStyle w:val="Caption"/>
        <w:spacing w:line="276" w:lineRule="auto"/>
        <w:rPr>
          <w:b w:val="0"/>
          <w:bCs w:val="0"/>
          <w:color w:val="000000" w:themeColor="text1"/>
          <w:sz w:val="22"/>
          <w:szCs w:val="22"/>
        </w:rPr>
      </w:pPr>
      <w:bookmarkStart w:id="184" w:name="_Toc167880140"/>
      <w:bookmarkStart w:id="185" w:name="_Toc168433309"/>
      <w:bookmarkStart w:id="186" w:name="_Toc168434042"/>
      <w:bookmarkStart w:id="187" w:name="_Toc168436906"/>
      <w:bookmarkStart w:id="188" w:name="_Toc168437506"/>
      <w:r w:rsidRPr="008E4382">
        <w:rPr>
          <w:color w:val="000000" w:themeColor="text1"/>
          <w:sz w:val="22"/>
          <w:szCs w:val="22"/>
        </w:rPr>
        <w:t xml:space="preserve">Figure </w:t>
      </w:r>
      <w:r w:rsidRPr="008E4382">
        <w:rPr>
          <w:b w:val="0"/>
          <w:bCs w:val="0"/>
          <w:i/>
          <w:iCs/>
          <w:color w:val="000000" w:themeColor="text1"/>
          <w:sz w:val="22"/>
          <w:szCs w:val="22"/>
        </w:rPr>
        <w:fldChar w:fldCharType="begin"/>
      </w:r>
      <w:r w:rsidRPr="008E4382">
        <w:rPr>
          <w:color w:val="000000" w:themeColor="text1"/>
          <w:sz w:val="22"/>
          <w:szCs w:val="22"/>
        </w:rPr>
        <w:instrText xml:space="preserve"> SEQ Figure_4. \* ARABIC </w:instrText>
      </w:r>
      <w:r w:rsidRPr="008E4382">
        <w:rPr>
          <w:b w:val="0"/>
          <w:bCs w:val="0"/>
          <w:i/>
          <w:iCs/>
          <w:color w:val="000000" w:themeColor="text1"/>
          <w:sz w:val="22"/>
          <w:szCs w:val="22"/>
        </w:rPr>
        <w:fldChar w:fldCharType="separate"/>
      </w:r>
      <w:r>
        <w:rPr>
          <w:noProof/>
          <w:color w:val="000000" w:themeColor="text1"/>
          <w:sz w:val="22"/>
          <w:szCs w:val="22"/>
        </w:rPr>
        <w:t>11</w:t>
      </w:r>
      <w:r w:rsidRPr="008E4382">
        <w:rPr>
          <w:b w:val="0"/>
          <w:bCs w:val="0"/>
          <w:i/>
          <w:iCs/>
          <w:color w:val="000000" w:themeColor="text1"/>
          <w:sz w:val="22"/>
          <w:szCs w:val="22"/>
        </w:rPr>
        <w:fldChar w:fldCharType="end"/>
      </w:r>
      <w:r w:rsidRPr="008E4382">
        <w:rPr>
          <w:color w:val="000000" w:themeColor="text1"/>
          <w:sz w:val="22"/>
          <w:szCs w:val="22"/>
        </w:rPr>
        <w:t xml:space="preserve">: X-chromosome displays an enrichment for </w:t>
      </w:r>
      <w:r w:rsidRPr="00451BC4">
        <w:rPr>
          <w:i/>
          <w:iCs/>
          <w:color w:val="000000" w:themeColor="text1"/>
          <w:sz w:val="22"/>
          <w:szCs w:val="22"/>
        </w:rPr>
        <w:t>cis</w:t>
      </w:r>
      <w:r w:rsidRPr="008E4382">
        <w:rPr>
          <w:color w:val="000000" w:themeColor="text1"/>
          <w:sz w:val="22"/>
          <w:szCs w:val="22"/>
        </w:rPr>
        <w:t>-</w:t>
      </w:r>
      <w:r w:rsidRPr="00DF453B">
        <w:rPr>
          <w:i/>
          <w:iCs/>
          <w:color w:val="000000" w:themeColor="text1"/>
          <w:sz w:val="22"/>
          <w:szCs w:val="22"/>
        </w:rPr>
        <w:t>trans</w:t>
      </w:r>
      <w:r w:rsidRPr="008E4382">
        <w:rPr>
          <w:color w:val="000000" w:themeColor="text1"/>
          <w:sz w:val="22"/>
          <w:szCs w:val="22"/>
        </w:rPr>
        <w:t xml:space="preserve"> compensatory divergence in H1 and H2 hybrid cross.</w:t>
      </w:r>
      <w:bookmarkEnd w:id="184"/>
      <w:r w:rsidRPr="008E4382">
        <w:rPr>
          <w:color w:val="000000" w:themeColor="text1"/>
          <w:sz w:val="22"/>
          <w:szCs w:val="22"/>
        </w:rPr>
        <w:t xml:space="preserve"> </w:t>
      </w:r>
      <w:r w:rsidRPr="0013112F">
        <w:rPr>
          <w:b w:val="0"/>
          <w:bCs w:val="0"/>
          <w:color w:val="000000" w:themeColor="text1"/>
          <w:sz w:val="22"/>
          <w:szCs w:val="22"/>
        </w:rPr>
        <w:t>(</w:t>
      </w:r>
      <w:r w:rsidRPr="0013112F">
        <w:rPr>
          <w:color w:val="000000" w:themeColor="text1"/>
          <w:sz w:val="22"/>
          <w:szCs w:val="22"/>
        </w:rPr>
        <w:t>A, B</w:t>
      </w:r>
      <w:r w:rsidRPr="0013112F">
        <w:rPr>
          <w:b w:val="0"/>
          <w:bCs w:val="0"/>
          <w:color w:val="000000" w:themeColor="text1"/>
          <w:sz w:val="22"/>
          <w:szCs w:val="22"/>
        </w:rPr>
        <w:t>) Comparison of regulatory divergence between male soma (y-axis) and whole male samples (x-axis) in H1</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remanei</w:t>
      </w:r>
      <w:r w:rsidR="00E00F96">
        <w:rPr>
          <w:b w:val="0"/>
          <w:bCs w:val="0"/>
          <w:color w:val="000000" w:themeColor="text1"/>
          <w:sz w:val="22"/>
          <w:szCs w:val="22"/>
        </w:rPr>
        <w:t xml:space="preserve"> hybrids)</w:t>
      </w:r>
      <w:r w:rsidRPr="0013112F">
        <w:rPr>
          <w:b w:val="0"/>
          <w:bCs w:val="0"/>
          <w:color w:val="000000" w:themeColor="text1"/>
          <w:sz w:val="22"/>
          <w:szCs w:val="22"/>
        </w:rPr>
        <w:t xml:space="preserve"> (</w:t>
      </w:r>
      <w:r w:rsidRPr="0013112F">
        <w:rPr>
          <w:color w:val="000000" w:themeColor="text1"/>
          <w:sz w:val="22"/>
          <w:szCs w:val="22"/>
        </w:rPr>
        <w:t>A</w:t>
      </w:r>
      <w:r w:rsidRPr="0013112F">
        <w:rPr>
          <w:b w:val="0"/>
          <w:bCs w:val="0"/>
          <w:color w:val="000000" w:themeColor="text1"/>
          <w:sz w:val="22"/>
          <w:szCs w:val="22"/>
        </w:rPr>
        <w:t>) and H2</w:t>
      </w:r>
      <w:r w:rsidR="00E00F96">
        <w:rPr>
          <w:b w:val="0"/>
          <w:bCs w:val="0"/>
          <w:color w:val="000000" w:themeColor="text1"/>
          <w:sz w:val="22"/>
          <w:szCs w:val="22"/>
        </w:rPr>
        <w:t xml:space="preserve"> (maternal </w:t>
      </w:r>
      <w:r w:rsidR="00E00F96" w:rsidRPr="00A40D2E">
        <w:rPr>
          <w:b w:val="0"/>
          <w:bCs w:val="0"/>
          <w:i/>
          <w:iCs/>
          <w:color w:val="000000" w:themeColor="text1"/>
          <w:sz w:val="22"/>
          <w:szCs w:val="22"/>
        </w:rPr>
        <w:t>C. latens</w:t>
      </w:r>
      <w:r w:rsidR="00E00F96">
        <w:rPr>
          <w:b w:val="0"/>
          <w:bCs w:val="0"/>
          <w:color w:val="000000" w:themeColor="text1"/>
          <w:sz w:val="22"/>
          <w:szCs w:val="22"/>
        </w:rPr>
        <w:t xml:space="preserve"> hybrids)</w:t>
      </w:r>
      <w:r w:rsidRPr="0013112F">
        <w:rPr>
          <w:b w:val="0"/>
          <w:bCs w:val="0"/>
          <w:color w:val="000000" w:themeColor="text1"/>
          <w:sz w:val="22"/>
          <w:szCs w:val="22"/>
        </w:rPr>
        <w:t xml:space="preserve"> (</w:t>
      </w:r>
      <w:r w:rsidRPr="0013112F">
        <w:rPr>
          <w:color w:val="000000" w:themeColor="text1"/>
          <w:sz w:val="22"/>
          <w:szCs w:val="22"/>
        </w:rPr>
        <w:t>B</w:t>
      </w:r>
      <w:r w:rsidRPr="0013112F">
        <w:rPr>
          <w:b w:val="0"/>
          <w:bCs w:val="0"/>
          <w:color w:val="000000" w:themeColor="text1"/>
          <w:sz w:val="22"/>
          <w:szCs w:val="22"/>
        </w:rPr>
        <w:t xml:space="preserve">). Bubble area is proportional to the number of genes and bubbles on the diagonals display overlap in the number of genes between H1 and H2. X-linked and ambiguous genes not shown for clarity. Most genes fall on the diagonal except for genes displaying </w:t>
      </w:r>
      <w:r w:rsidRPr="00451BC4">
        <w:rPr>
          <w:b w:val="0"/>
          <w:bCs w:val="0"/>
          <w:i/>
          <w:iCs/>
          <w:color w:val="000000" w:themeColor="text1"/>
          <w:sz w:val="22"/>
          <w:szCs w:val="22"/>
        </w:rPr>
        <w:t>trans</w:t>
      </w:r>
      <w:r w:rsidRPr="0013112F">
        <w:rPr>
          <w:b w:val="0"/>
          <w:bCs w:val="0"/>
          <w:color w:val="000000" w:themeColor="text1"/>
          <w:sz w:val="22"/>
          <w:szCs w:val="22"/>
        </w:rPr>
        <w:t>-only divergence indicating similarity in regulatory divergence between samples for autosomal genes. However, comparison between whole male samples and male soma for X-linked genes displays substantial sample-specific misregulation (Supplementary figure S4.11). (</w:t>
      </w:r>
      <w:r w:rsidRPr="0013112F">
        <w:rPr>
          <w:color w:val="000000" w:themeColor="text1"/>
          <w:sz w:val="22"/>
          <w:szCs w:val="22"/>
        </w:rPr>
        <w:t>C, D</w:t>
      </w:r>
      <w:r w:rsidRPr="0013112F">
        <w:rPr>
          <w:b w:val="0"/>
          <w:bCs w:val="0"/>
          <w:color w:val="000000" w:themeColor="text1"/>
          <w:sz w:val="22"/>
          <w:szCs w:val="22"/>
        </w:rPr>
        <w:t xml:space="preserve">) Enrichment of genes displaying regulatory divergence between autosomes and X-chromosomes in whole male sample. Positive values represent enrichment on X-chromosome and negative values represent enrichment on autosomes. The X-linked genes in males were categorized based </w:t>
      </w:r>
      <w:r w:rsidRPr="0013112F">
        <w:rPr>
          <w:b w:val="0"/>
          <w:bCs w:val="0"/>
          <w:color w:val="000000" w:themeColor="text1"/>
          <w:sz w:val="22"/>
          <w:szCs w:val="22"/>
        </w:rPr>
        <w:lastRenderedPageBreak/>
        <w:t xml:space="preserve">on a slightly different comparison (see methods) (Supplementary Figure S4.2). </w:t>
      </w:r>
      <w:r w:rsidR="00C50A99">
        <w:rPr>
          <w:b w:val="0"/>
          <w:bCs w:val="0"/>
          <w:color w:val="000000" w:themeColor="text1"/>
          <w:sz w:val="22"/>
          <w:szCs w:val="22"/>
        </w:rPr>
        <w:t>we</w:t>
      </w:r>
      <w:r w:rsidRPr="0013112F">
        <w:rPr>
          <w:b w:val="0"/>
          <w:bCs w:val="0"/>
          <w:color w:val="000000" w:themeColor="text1"/>
          <w:sz w:val="22"/>
          <w:szCs w:val="22"/>
        </w:rPr>
        <w:t xml:space="preserve"> categorized genes displaying </w:t>
      </w:r>
      <w:r w:rsidRPr="00DF453B">
        <w:rPr>
          <w:b w:val="0"/>
          <w:bCs w:val="0"/>
          <w:i/>
          <w:iCs/>
          <w:color w:val="000000" w:themeColor="text1"/>
          <w:sz w:val="22"/>
          <w:szCs w:val="22"/>
        </w:rPr>
        <w:t>cis</w:t>
      </w:r>
      <w:r w:rsidR="00E8045D">
        <w:rPr>
          <w:i/>
          <w:iCs/>
          <w:color w:val="000000" w:themeColor="text1"/>
          <w:szCs w:val="24"/>
        </w:rPr>
        <w:t>×</w:t>
      </w:r>
      <w:r w:rsidRPr="00DF453B">
        <w:rPr>
          <w:b w:val="0"/>
          <w:bCs w:val="0"/>
          <w:i/>
          <w:iCs/>
          <w:color w:val="000000" w:themeColor="text1"/>
          <w:sz w:val="22"/>
          <w:szCs w:val="22"/>
        </w:rPr>
        <w:t>trans</w:t>
      </w:r>
      <w:r w:rsidRPr="0013112F">
        <w:rPr>
          <w:b w:val="0"/>
          <w:bCs w:val="0"/>
          <w:color w:val="000000" w:themeColor="text1"/>
          <w:sz w:val="22"/>
          <w:szCs w:val="22"/>
        </w:rPr>
        <w:t xml:space="preserve"> (compensatory) divergence, </w:t>
      </w:r>
      <w:r w:rsidRPr="00451BC4">
        <w:rPr>
          <w:b w:val="0"/>
          <w:bCs w:val="0"/>
          <w:i/>
          <w:iCs/>
          <w:color w:val="000000" w:themeColor="text1"/>
          <w:sz w:val="22"/>
          <w:szCs w:val="22"/>
        </w:rPr>
        <w:t>cis</w:t>
      </w:r>
      <w:r w:rsidRPr="0013112F">
        <w:rPr>
          <w:b w:val="0"/>
          <w:bCs w:val="0"/>
          <w:color w:val="000000" w:themeColor="text1"/>
          <w:sz w:val="22"/>
          <w:szCs w:val="22"/>
        </w:rPr>
        <w:t>+</w:t>
      </w:r>
      <w:r w:rsidRPr="00DF453B">
        <w:rPr>
          <w:b w:val="0"/>
          <w:bCs w:val="0"/>
          <w:i/>
          <w:iCs/>
          <w:color w:val="000000" w:themeColor="text1"/>
          <w:sz w:val="22"/>
          <w:szCs w:val="22"/>
        </w:rPr>
        <w:t>trans</w:t>
      </w:r>
      <w:r w:rsidRPr="0013112F">
        <w:rPr>
          <w:b w:val="0"/>
          <w:bCs w:val="0"/>
          <w:color w:val="000000" w:themeColor="text1"/>
          <w:sz w:val="22"/>
          <w:szCs w:val="22"/>
        </w:rPr>
        <w:t xml:space="preserve"> (compensatory) divergence, and ambiguous expression into the "other" category for direct comparison between X-linked and autosomal genes (see methods).</w:t>
      </w:r>
      <w:bookmarkEnd w:id="185"/>
      <w:bookmarkEnd w:id="186"/>
      <w:bookmarkEnd w:id="187"/>
      <w:bookmarkEnd w:id="188"/>
    </w:p>
    <w:p w14:paraId="0D85F223" w14:textId="0D47F2B0" w:rsidR="00946399" w:rsidRDefault="00DA201D" w:rsidP="00946399">
      <w:pPr>
        <w:pStyle w:val="Caption"/>
        <w:spacing w:line="276" w:lineRule="auto"/>
        <w:rPr>
          <w:color w:val="000000" w:themeColor="text1"/>
          <w:sz w:val="28"/>
          <w:szCs w:val="28"/>
        </w:rPr>
      </w:pPr>
      <w:r>
        <w:rPr>
          <w:b w:val="0"/>
          <w:bCs w:val="0"/>
          <w:color w:val="000000" w:themeColor="text1"/>
          <w:sz w:val="22"/>
          <w:szCs w:val="22"/>
        </w:rPr>
        <w:br w:type="column"/>
      </w:r>
      <w:r w:rsidRPr="00DA201D">
        <w:rPr>
          <w:color w:val="000000" w:themeColor="text1"/>
          <w:sz w:val="28"/>
          <w:szCs w:val="28"/>
        </w:rPr>
        <w:lastRenderedPageBreak/>
        <w:t>References</w:t>
      </w:r>
    </w:p>
    <w:p w14:paraId="343FA502" w14:textId="77777777" w:rsidR="006E4589" w:rsidRDefault="00DA201D" w:rsidP="006E4589">
      <w:pPr>
        <w:pStyle w:val="Bibliography"/>
      </w:pPr>
      <w:r>
        <w:fldChar w:fldCharType="begin"/>
      </w:r>
      <w:r>
        <w:instrText xml:space="preserve"> ADDIN ZOTERO_BIBL {"uncited":[],"omitted":[],"custom":[]} CSL_BIBLIOGRAPHY </w:instrText>
      </w:r>
      <w:r>
        <w:fldChar w:fldCharType="separate"/>
      </w:r>
      <w:r w:rsidR="006E4589">
        <w:t xml:space="preserve">Adams, P. E., Eggers, V. K., Millwood, J. D., Sutton, J. M., Pienaar, J., &amp; Fierst, J. L. (2023). Genome Size Changes by Duplication, Divergence, and Insertion in Caenorhabditis Worms. </w:t>
      </w:r>
      <w:r w:rsidR="006E4589">
        <w:rPr>
          <w:i/>
          <w:iCs/>
        </w:rPr>
        <w:t>Molecular Biology and Evolution</w:t>
      </w:r>
      <w:r w:rsidR="006E4589">
        <w:t xml:space="preserve">, </w:t>
      </w:r>
      <w:r w:rsidR="006E4589">
        <w:rPr>
          <w:i/>
          <w:iCs/>
        </w:rPr>
        <w:t>40</w:t>
      </w:r>
      <w:r w:rsidR="006E4589">
        <w:t>(3), msad039. https://doi.org/10.1093/molbev/msad039</w:t>
      </w:r>
    </w:p>
    <w:p w14:paraId="08AA128D" w14:textId="77777777" w:rsidR="006E4589" w:rsidRDefault="006E4589" w:rsidP="006E4589">
      <w:pPr>
        <w:pStyle w:val="Bibliography"/>
      </w:pPr>
      <w:r>
        <w:t xml:space="preserve">Arico, J. K., Katz, D. J., van der Vlag, J., &amp; Kelly, W. G. (2011). Epigenetic patterns maintained in early Caenorhabditis elegans embryos can be established by gene activity in the parental germ cells. </w:t>
      </w:r>
      <w:r>
        <w:rPr>
          <w:i/>
          <w:iCs/>
        </w:rPr>
        <w:t>PLoS Genetics</w:t>
      </w:r>
      <w:r>
        <w:t xml:space="preserve">, </w:t>
      </w:r>
      <w:r>
        <w:rPr>
          <w:i/>
          <w:iCs/>
        </w:rPr>
        <w:t>7</w:t>
      </w:r>
      <w:r>
        <w:t>(6), e1001391. https://doi.org/10.1371/journal.pgen.1001391</w:t>
      </w:r>
    </w:p>
    <w:p w14:paraId="7F965002" w14:textId="77777777" w:rsidR="006E4589" w:rsidRDefault="006E4589" w:rsidP="006E4589">
      <w:pPr>
        <w:pStyle w:val="Bibliography"/>
      </w:pPr>
      <w:r>
        <w:t xml:space="preserve">Artieri, C. G., &amp; Fraser, H. B. (2014). Evolution at two levels of gene expression in yeast. </w:t>
      </w:r>
      <w:r>
        <w:rPr>
          <w:i/>
          <w:iCs/>
        </w:rPr>
        <w:t>Genome Research</w:t>
      </w:r>
      <w:r>
        <w:t xml:space="preserve">, </w:t>
      </w:r>
      <w:r>
        <w:rPr>
          <w:i/>
          <w:iCs/>
        </w:rPr>
        <w:t>24</w:t>
      </w:r>
      <w:r>
        <w:t>(3), 411–421. https://doi.org/10.1101/gr.165522.113</w:t>
      </w:r>
    </w:p>
    <w:p w14:paraId="4488640C" w14:textId="77777777" w:rsidR="006E4589" w:rsidRDefault="006E4589" w:rsidP="006E4589">
      <w:pPr>
        <w:pStyle w:val="Bibliography"/>
      </w:pPr>
      <w:r>
        <w:t xml:space="preserve">Assis, R., Zhou, Q., &amp; Bachtrog, D. (2012). Sex-Biased Transcriptome Evolution in Drosophila. </w:t>
      </w:r>
      <w:r>
        <w:rPr>
          <w:i/>
          <w:iCs/>
        </w:rPr>
        <w:t>Genome Biology and Evolution</w:t>
      </w:r>
      <w:r>
        <w:t xml:space="preserve">, </w:t>
      </w:r>
      <w:r>
        <w:rPr>
          <w:i/>
          <w:iCs/>
        </w:rPr>
        <w:t>4</w:t>
      </w:r>
      <w:r>
        <w:t>(11), 1189–1200. https://doi.org/10.1093/gbe/evs093</w:t>
      </w:r>
    </w:p>
    <w:p w14:paraId="3F72FBFF" w14:textId="77777777" w:rsidR="006E4589" w:rsidRDefault="006E4589" w:rsidP="006E4589">
      <w:pPr>
        <w:pStyle w:val="Bibliography"/>
      </w:pPr>
      <w:r>
        <w:t xml:space="preserve">Banho, C. A., Mérel, V., Oliveira, T. Y. K., Carareto, C. M. A., &amp; Vieira, C. (2021). Comparative transcriptomics between Drosophila mojavensis and D. arizonae reveals transgressive gene expression and underexpression of spermatogenesis-related genes in hybrid testes. </w:t>
      </w:r>
      <w:r>
        <w:rPr>
          <w:i/>
          <w:iCs/>
        </w:rPr>
        <w:t>Scientific Reports</w:t>
      </w:r>
      <w:r>
        <w:t xml:space="preserve">, </w:t>
      </w:r>
      <w:r>
        <w:rPr>
          <w:i/>
          <w:iCs/>
        </w:rPr>
        <w:t>11</w:t>
      </w:r>
      <w:r>
        <w:t>(1), 9844. https://doi.org/10.1038/s41598-021-89366-2</w:t>
      </w:r>
    </w:p>
    <w:p w14:paraId="393A4519" w14:textId="77777777" w:rsidR="006E4589" w:rsidRDefault="006E4589" w:rsidP="006E4589">
      <w:pPr>
        <w:pStyle w:val="Bibliography"/>
      </w:pPr>
      <w:r>
        <w:t xml:space="preserve">Bateson, W. (1909). Heredity and Variation in Modern Lights by William Bateson. </w:t>
      </w:r>
      <w:r>
        <w:rPr>
          <w:i/>
          <w:iCs/>
        </w:rPr>
        <w:t>In: Seward, A.C. Ed., Darwin and Modern Science, Cambridge University Press, Cambridge,</w:t>
      </w:r>
      <w:r>
        <w:t xml:space="preserve"> 85–101.</w:t>
      </w:r>
    </w:p>
    <w:p w14:paraId="0B79934C" w14:textId="77777777" w:rsidR="006E4589" w:rsidRDefault="006E4589" w:rsidP="006E4589">
      <w:pPr>
        <w:pStyle w:val="Bibliography"/>
      </w:pPr>
      <w:r>
        <w:t xml:space="preserve">Batista, P. J., Ruby, J. G., Claycomb, J. M., Chiang, R., Fahlgren, N., Kasschau, K. D., Chaves, D. A., Gu, W., Vasale, J. J., Duan, S., Conte, D., Luo, S., Schroth, G. P., Carrington, J. C., Bartel, D. P., &amp; Mello, C. C. (2008). PRG-1 and 21U-RNAs interact to form the piRNA complex required for fertility in C. elegans. </w:t>
      </w:r>
      <w:r>
        <w:rPr>
          <w:i/>
          <w:iCs/>
        </w:rPr>
        <w:t>Molecular Cell</w:t>
      </w:r>
      <w:r>
        <w:t xml:space="preserve">, </w:t>
      </w:r>
      <w:r>
        <w:rPr>
          <w:i/>
          <w:iCs/>
        </w:rPr>
        <w:t>31</w:t>
      </w:r>
      <w:r>
        <w:t>(1), 67–78. https://doi.org/10.1016/j.molcel.2008.06.002</w:t>
      </w:r>
    </w:p>
    <w:p w14:paraId="52147B76" w14:textId="77777777" w:rsidR="006E4589" w:rsidRDefault="006E4589" w:rsidP="006E4589">
      <w:pPr>
        <w:pStyle w:val="Bibliography"/>
      </w:pPr>
      <w:r>
        <w:t xml:space="preserve">Bell, G. D. M., Kane, N. C., Rieseberg, L. H., &amp; Adams, K. L. (2013). RNA-Seq Analysis of Allele-Specific Expression, Hybrid Effects, and Regulatory Divergence in Hybrids Compared with Their Parents from Natural Populations. </w:t>
      </w:r>
      <w:r>
        <w:rPr>
          <w:i/>
          <w:iCs/>
        </w:rPr>
        <w:t>Genome Biology and Evolution</w:t>
      </w:r>
      <w:r>
        <w:t xml:space="preserve">, </w:t>
      </w:r>
      <w:r>
        <w:rPr>
          <w:i/>
          <w:iCs/>
        </w:rPr>
        <w:t>5</w:t>
      </w:r>
      <w:r>
        <w:t>(7), 1309–1323. https://doi.org/10.1093/gbe/evt072</w:t>
      </w:r>
    </w:p>
    <w:p w14:paraId="76D14830" w14:textId="77777777" w:rsidR="006E4589" w:rsidRDefault="006E4589" w:rsidP="006E4589">
      <w:pPr>
        <w:pStyle w:val="Bibliography"/>
      </w:pPr>
      <w:r>
        <w:t xml:space="preserve">Ben-David, E., Burga, A., &amp; Kruglyak, L. (2017). A maternal-effect selfish genetic element in Caenorhabditis elegans. </w:t>
      </w:r>
      <w:r>
        <w:rPr>
          <w:i/>
          <w:iCs/>
        </w:rPr>
        <w:t>Science (New York, N.Y.)</w:t>
      </w:r>
      <w:r>
        <w:t xml:space="preserve">, </w:t>
      </w:r>
      <w:r>
        <w:rPr>
          <w:i/>
          <w:iCs/>
        </w:rPr>
        <w:t>356</w:t>
      </w:r>
      <w:r>
        <w:t>(6342), 1051–1055. https://doi.org/10.1126/science.aan0621</w:t>
      </w:r>
    </w:p>
    <w:p w14:paraId="55CB4FF9" w14:textId="77777777" w:rsidR="006E4589" w:rsidRDefault="006E4589" w:rsidP="006E4589">
      <w:pPr>
        <w:pStyle w:val="Bibliography"/>
      </w:pPr>
      <w:r>
        <w:t xml:space="preserve">Ben-David, E., Pliota, P., Widen, S. A., Koreshova, A., Lemus-Vergara, T., Verpukhovskiy, P., Mandali, S., Braendle, C., Burga, A., &amp; Kruglyak, L. (2021). Ubiquitous Selfish Toxin-Antidote Elements in Caenorhabditis Species. </w:t>
      </w:r>
      <w:r>
        <w:rPr>
          <w:i/>
          <w:iCs/>
        </w:rPr>
        <w:t>Current Biology: CB</w:t>
      </w:r>
      <w:r>
        <w:t xml:space="preserve">, </w:t>
      </w:r>
      <w:r>
        <w:rPr>
          <w:i/>
          <w:iCs/>
        </w:rPr>
        <w:t>31</w:t>
      </w:r>
      <w:r>
        <w:t>(5), 990-1001.e5. https://doi.org/10.1016/j.cub.2020.12.013</w:t>
      </w:r>
    </w:p>
    <w:p w14:paraId="73C7EB14" w14:textId="77777777" w:rsidR="006E4589" w:rsidRDefault="006E4589" w:rsidP="006E4589">
      <w:pPr>
        <w:pStyle w:val="Bibliography"/>
      </w:pPr>
      <w:r>
        <w:t xml:space="preserve">Bi, Y., Ren, X., Li, R., Ding, Q., Xie, D., &amp; Zhao, Z. (2019). Specific Interactions Between Autosome and X Chromosomes Cause Hybrid Male Sterility in Caenorhabditis Species. </w:t>
      </w:r>
      <w:r>
        <w:rPr>
          <w:i/>
          <w:iCs/>
        </w:rPr>
        <w:t>Genetics</w:t>
      </w:r>
      <w:r>
        <w:t xml:space="preserve">, </w:t>
      </w:r>
      <w:r>
        <w:rPr>
          <w:i/>
          <w:iCs/>
        </w:rPr>
        <w:t>212</w:t>
      </w:r>
      <w:r>
        <w:t>(3), 801–813. https://doi.org/10.1534/genetics.119.302202</w:t>
      </w:r>
    </w:p>
    <w:p w14:paraId="5792667C" w14:textId="77777777" w:rsidR="006E4589" w:rsidRDefault="006E4589" w:rsidP="006E4589">
      <w:pPr>
        <w:pStyle w:val="Bibliography"/>
      </w:pPr>
      <w:r>
        <w:lastRenderedPageBreak/>
        <w:t xml:space="preserve">Billi, A. C., Freeberg, M. A., Day, A. M., Chun, S. Y., Khivansara, V., &amp; Kim, J. K. (2013). A conserved upstream motif orchestrates autonomous, germline-enriched expression of Caenorhabditis elegans piRNAs. </w:t>
      </w:r>
      <w:r>
        <w:rPr>
          <w:i/>
          <w:iCs/>
        </w:rPr>
        <w:t>PLoS Genetics</w:t>
      </w:r>
      <w:r>
        <w:t xml:space="preserve">, </w:t>
      </w:r>
      <w:r>
        <w:rPr>
          <w:i/>
          <w:iCs/>
        </w:rPr>
        <w:t>9</w:t>
      </w:r>
      <w:r>
        <w:t>(3), e1003392. https://doi.org/10.1371/journal.pgen.1003392</w:t>
      </w:r>
    </w:p>
    <w:p w14:paraId="26728594" w14:textId="77777777" w:rsidR="006E4589" w:rsidRDefault="006E4589" w:rsidP="006E4589">
      <w:pPr>
        <w:pStyle w:val="Bibliography"/>
      </w:pPr>
      <w:r>
        <w:t xml:space="preserve">Bittorf, B. E. (2018). </w:t>
      </w:r>
      <w:r>
        <w:rPr>
          <w:i/>
          <w:iCs/>
        </w:rPr>
        <w:t>Mapping Hybrid Lethal Genes on the X Chromosome of C. Briggsae</w:t>
      </w:r>
      <w:r>
        <w:t xml:space="preserve"> [Wright State University]. https://etd.ohiolink.edu/apexprod/rws_olink/r/1501/10?clear=10&amp;p10_accession_num=wright152770556182685</w:t>
      </w:r>
    </w:p>
    <w:p w14:paraId="127B5323" w14:textId="77777777" w:rsidR="006E4589" w:rsidRDefault="006E4589" w:rsidP="006E4589">
      <w:pPr>
        <w:pStyle w:val="Bibliography"/>
      </w:pPr>
      <w:r>
        <w:t xml:space="preserve">Blekhman, R., Oshlack, A., Chabot, A. E., Smyth, G. K., &amp; Gilad, Y. (2008). Gene Regulation in Primates Evolves under Tissue-Specific Selection Pressures. </w:t>
      </w:r>
      <w:r>
        <w:rPr>
          <w:i/>
          <w:iCs/>
        </w:rPr>
        <w:t>PLOS Genetics</w:t>
      </w:r>
      <w:r>
        <w:t xml:space="preserve">, </w:t>
      </w:r>
      <w:r>
        <w:rPr>
          <w:i/>
          <w:iCs/>
        </w:rPr>
        <w:t>4</w:t>
      </w:r>
      <w:r>
        <w:t>(11), e1000271. https://doi.org/10.1371/journal.pgen.1000271</w:t>
      </w:r>
    </w:p>
    <w:p w14:paraId="20312D6C" w14:textId="77777777" w:rsidR="006E4589" w:rsidRDefault="006E4589" w:rsidP="006E4589">
      <w:pPr>
        <w:pStyle w:val="Bibliography"/>
      </w:pPr>
      <w:r>
        <w:t xml:space="preserve">Bolger, A. M., Lohse, M., &amp; Usadel, B. (2014). Trimmomatic: A flexible trimmer for Illumina sequence data. </w:t>
      </w:r>
      <w:r>
        <w:rPr>
          <w:i/>
          <w:iCs/>
        </w:rPr>
        <w:t>Bioinformatics</w:t>
      </w:r>
      <w:r>
        <w:t xml:space="preserve">, </w:t>
      </w:r>
      <w:r>
        <w:rPr>
          <w:i/>
          <w:iCs/>
        </w:rPr>
        <w:t>30</w:t>
      </w:r>
      <w:r>
        <w:t>(15), 2114–2120. https://doi.org/10.1093/bioinformatics/btu170</w:t>
      </w:r>
    </w:p>
    <w:p w14:paraId="19A85B8F" w14:textId="77777777" w:rsidR="006E4589" w:rsidRDefault="006E4589" w:rsidP="006E4589">
      <w:pPr>
        <w:pStyle w:val="Bibliography"/>
      </w:pPr>
      <w:r>
        <w:t xml:space="preserve">Bomblies, K., Lempe, J., Epple, P., Warthmann, N., Lanz, C., Dangl, J. L., &amp; Weigel, D. (2007). Autoimmune Response as a Mechanism for a Dobzhansky-Muller-Type Incompatibility Syndrome in Plants. </w:t>
      </w:r>
      <w:r>
        <w:rPr>
          <w:i/>
          <w:iCs/>
        </w:rPr>
        <w:t>PLOS Biology</w:t>
      </w:r>
      <w:r>
        <w:t xml:space="preserve">, </w:t>
      </w:r>
      <w:r>
        <w:rPr>
          <w:i/>
          <w:iCs/>
        </w:rPr>
        <w:t>5</w:t>
      </w:r>
      <w:r>
        <w:t>(9), e236. https://doi.org/10.1371/journal.pbio.0050236</w:t>
      </w:r>
    </w:p>
    <w:p w14:paraId="6ACD2FD3" w14:textId="77777777" w:rsidR="006E4589" w:rsidRDefault="006E4589" w:rsidP="006E4589">
      <w:pPr>
        <w:pStyle w:val="Bibliography"/>
      </w:pPr>
      <w:r>
        <w:t xml:space="preserve">Brekke, T. D., Moore, E. C., Campbell-Staton, S. C., Callahan, C. M., Cheviron, Z. A., &amp; Good, J. M. (2021). X chromosome-dependent disruption of placental regulatory networks in hybrid dwarf hamsters. </w:t>
      </w:r>
      <w:r>
        <w:rPr>
          <w:i/>
          <w:iCs/>
        </w:rPr>
        <w:t>Genetics</w:t>
      </w:r>
      <w:r>
        <w:t xml:space="preserve">, </w:t>
      </w:r>
      <w:r>
        <w:rPr>
          <w:i/>
          <w:iCs/>
        </w:rPr>
        <w:t>218</w:t>
      </w:r>
      <w:r>
        <w:t>(1), iyab043. https://doi.org/10.1093/genetics/iyab043</w:t>
      </w:r>
    </w:p>
    <w:p w14:paraId="5CB0984D" w14:textId="77777777" w:rsidR="006E4589" w:rsidRDefault="006E4589" w:rsidP="006E4589">
      <w:pPr>
        <w:pStyle w:val="Bibliography"/>
      </w:pPr>
      <w:r>
        <w:t xml:space="preserve">Bundus, J. D., Wang, D., &amp; Cutter, A. D. (2018). Genetic basis to hybrid inviability is more complex than hybrid male sterility in Caenorhabditis nematodes. </w:t>
      </w:r>
      <w:r>
        <w:rPr>
          <w:i/>
          <w:iCs/>
        </w:rPr>
        <w:t>Heredity</w:t>
      </w:r>
      <w:r>
        <w:t xml:space="preserve">, </w:t>
      </w:r>
      <w:r>
        <w:rPr>
          <w:i/>
          <w:iCs/>
        </w:rPr>
        <w:t>121</w:t>
      </w:r>
      <w:r>
        <w:t>(2), 169–182.</w:t>
      </w:r>
    </w:p>
    <w:p w14:paraId="7DCFBC7A" w14:textId="77777777" w:rsidR="006E4589" w:rsidRDefault="006E4589" w:rsidP="006E4589">
      <w:pPr>
        <w:pStyle w:val="Bibliography"/>
      </w:pPr>
      <w:r>
        <w:t xml:space="preserve">Burga, A., Ben-David, E., &amp; Kruglyak, L. (2020). Toxin-Antidote Elements Across the Tree of Life. </w:t>
      </w:r>
      <w:r>
        <w:rPr>
          <w:i/>
          <w:iCs/>
        </w:rPr>
        <w:t>Annual Review of Genetics</w:t>
      </w:r>
      <w:r>
        <w:t xml:space="preserve">, </w:t>
      </w:r>
      <w:r>
        <w:rPr>
          <w:i/>
          <w:iCs/>
        </w:rPr>
        <w:t>54</w:t>
      </w:r>
      <w:r>
        <w:t>, 387–415. https://doi.org/10.1146/annurev-genet-112618-043659</w:t>
      </w:r>
    </w:p>
    <w:p w14:paraId="257E93DA" w14:textId="77777777" w:rsidR="006E4589" w:rsidRDefault="006E4589" w:rsidP="006E4589">
      <w:pPr>
        <w:pStyle w:val="Bibliography"/>
      </w:pPr>
      <w:r>
        <w:t xml:space="preserve">Carroll, S. B. (2005). Evolution at Two Levels: On Genes and Form. </w:t>
      </w:r>
      <w:r>
        <w:rPr>
          <w:i/>
          <w:iCs/>
        </w:rPr>
        <w:t>PLOS Biology</w:t>
      </w:r>
      <w:r>
        <w:t xml:space="preserve">, </w:t>
      </w:r>
      <w:r>
        <w:rPr>
          <w:i/>
          <w:iCs/>
        </w:rPr>
        <w:t>3</w:t>
      </w:r>
      <w:r>
        <w:t>(7), e245. https://doi.org/10.1371/journal.pbio.0030245</w:t>
      </w:r>
    </w:p>
    <w:p w14:paraId="03FACBAB" w14:textId="77777777" w:rsidR="006E4589" w:rsidRDefault="006E4589" w:rsidP="006E4589">
      <w:pPr>
        <w:pStyle w:val="Bibliography"/>
      </w:pPr>
      <w:r>
        <w:t xml:space="preserve">Catron, D. J., &amp; Noor, M. A. F. (2008). Gene Expression Disruptions of Organism versus Organ in Drosophila Species Hybrids. </w:t>
      </w:r>
      <w:r>
        <w:rPr>
          <w:i/>
          <w:iCs/>
        </w:rPr>
        <w:t>PLOS ONE</w:t>
      </w:r>
      <w:r>
        <w:t xml:space="preserve">, </w:t>
      </w:r>
      <w:r>
        <w:rPr>
          <w:i/>
          <w:iCs/>
        </w:rPr>
        <w:t>3</w:t>
      </w:r>
      <w:r>
        <w:t>(8), e3009. https://doi.org/10.1371/journal.pone.0003009</w:t>
      </w:r>
    </w:p>
    <w:p w14:paraId="47641ECF" w14:textId="77777777" w:rsidR="006E4589" w:rsidRDefault="006E4589" w:rsidP="006E4589">
      <w:pPr>
        <w:pStyle w:val="Bibliography"/>
      </w:pPr>
      <w:r>
        <w:t xml:space="preserve">Civetta, A. (2016). Misregulation of Gene Expression and Sterility in Interspecies Hybrids: Causal Links and Alternative Hypotheses. </w:t>
      </w:r>
      <w:r>
        <w:rPr>
          <w:i/>
          <w:iCs/>
        </w:rPr>
        <w:t>Journal of Molecular Evolution</w:t>
      </w:r>
      <w:r>
        <w:t xml:space="preserve">, </w:t>
      </w:r>
      <w:r>
        <w:rPr>
          <w:i/>
          <w:iCs/>
        </w:rPr>
        <w:t>82</w:t>
      </w:r>
      <w:r>
        <w:t>(4–5), 176–182. https://doi.org/10.1007/s00239-016-9734-z</w:t>
      </w:r>
    </w:p>
    <w:p w14:paraId="66FED42C" w14:textId="77777777" w:rsidR="006E4589" w:rsidRDefault="006E4589" w:rsidP="006E4589">
      <w:pPr>
        <w:pStyle w:val="Bibliography"/>
      </w:pPr>
      <w:r>
        <w:t xml:space="preserve">Conine, C. C., Batista, P. J., Gu, W., Claycomb, J. M., Chaves, D. A., Shirayama, M., &amp; Mello, C. C. (2010). Argonautes ALG-3 and ALG-4 are required for spermatogenesis-specific 26G-RNAs and thermotolerant sperm in Caenorhabditis elegans. </w:t>
      </w:r>
      <w:r>
        <w:rPr>
          <w:i/>
          <w:iCs/>
        </w:rPr>
        <w:t>Proceedings of the National Academy of Sciences</w:t>
      </w:r>
      <w:r>
        <w:t xml:space="preserve">, </w:t>
      </w:r>
      <w:r>
        <w:rPr>
          <w:i/>
          <w:iCs/>
        </w:rPr>
        <w:t>107</w:t>
      </w:r>
      <w:r>
        <w:t>(8), 3588–3593. https://doi.org/10.1073/pnas.0911685107</w:t>
      </w:r>
    </w:p>
    <w:p w14:paraId="591E882E" w14:textId="77777777" w:rsidR="006E4589" w:rsidRDefault="006E4589" w:rsidP="006E4589">
      <w:pPr>
        <w:pStyle w:val="Bibliography"/>
      </w:pPr>
      <w:r>
        <w:lastRenderedPageBreak/>
        <w:t xml:space="preserve">Conine, C. C., Moresco, J. J., Gu, W., Shirayama, M., Conte, D., Yates, J. R., &amp; Mello, C. C. (2013). Argonautes promote male fertility and provide a paternal memory of germline gene expression in C. elegans. </w:t>
      </w:r>
      <w:r>
        <w:rPr>
          <w:i/>
          <w:iCs/>
        </w:rPr>
        <w:t>Cell</w:t>
      </w:r>
      <w:r>
        <w:t xml:space="preserve">, </w:t>
      </w:r>
      <w:r>
        <w:rPr>
          <w:i/>
          <w:iCs/>
        </w:rPr>
        <w:t>155</w:t>
      </w:r>
      <w:r>
        <w:t>(7), 1532–1544. https://doi.org/10.1016/j.cell.2013.11.032</w:t>
      </w:r>
    </w:p>
    <w:p w14:paraId="035B31A5" w14:textId="77777777" w:rsidR="006E4589" w:rsidRDefault="006E4589" w:rsidP="006E4589">
      <w:pPr>
        <w:pStyle w:val="Bibliography"/>
      </w:pPr>
      <w:r>
        <w:t xml:space="preserve">Coolon, J. D., Stevenson, K. R., McManus, C. J., Yang, B., Graveley, B. R., &amp; Wittkopp, P. J. (2015). Molecular Mechanisms and Evolutionary Processes Contributing to Accelerated Divergence of Gene Expression on the </w:t>
      </w:r>
      <w:r>
        <w:rPr>
          <w:i/>
          <w:iCs/>
        </w:rPr>
        <w:t>Drosophila</w:t>
      </w:r>
      <w:r>
        <w:t xml:space="preserve"> X Chromosome. </w:t>
      </w:r>
      <w:r>
        <w:rPr>
          <w:i/>
          <w:iCs/>
        </w:rPr>
        <w:t>Molecular Biology and Evolution</w:t>
      </w:r>
      <w:r>
        <w:t xml:space="preserve">, </w:t>
      </w:r>
      <w:r>
        <w:rPr>
          <w:i/>
          <w:iCs/>
        </w:rPr>
        <w:t>32</w:t>
      </w:r>
      <w:r>
        <w:t>(10), 2605–2615. https://doi.org/10.1093/molbev/msv135</w:t>
      </w:r>
    </w:p>
    <w:p w14:paraId="5C8C2DC1" w14:textId="77777777" w:rsidR="006E4589" w:rsidRDefault="006E4589" w:rsidP="006E4589">
      <w:pPr>
        <w:pStyle w:val="Bibliography"/>
      </w:pPr>
      <w:r>
        <w:t xml:space="preserve">Cowell, F. (2022). 100 years of Haldane’s rule. </w:t>
      </w:r>
      <w:r>
        <w:rPr>
          <w:i/>
          <w:iCs/>
        </w:rPr>
        <w:t>Journal of Evolutionary Biology</w:t>
      </w:r>
      <w:r>
        <w:t xml:space="preserve">, </w:t>
      </w:r>
      <w:r>
        <w:rPr>
          <w:i/>
          <w:iCs/>
        </w:rPr>
        <w:t>n/a</w:t>
      </w:r>
      <w:r>
        <w:t>(n/a). https://doi.org/10.1111/jeb.14112</w:t>
      </w:r>
    </w:p>
    <w:p w14:paraId="08C42267" w14:textId="77777777" w:rsidR="006E4589" w:rsidRDefault="006E4589" w:rsidP="006E4589">
      <w:pPr>
        <w:pStyle w:val="Bibliography"/>
      </w:pPr>
      <w:r>
        <w:t xml:space="preserve">Coyne, J. A., &amp; Allen Orr, H. (1998). The evolutionary genetics of speciation. </w:t>
      </w:r>
      <w:r>
        <w:rPr>
          <w:i/>
          <w:iCs/>
        </w:rPr>
        <w:t>Philosophical Transactions of the Royal Society of London. Series B: Biological Sciences</w:t>
      </w:r>
      <w:r>
        <w:t xml:space="preserve">, </w:t>
      </w:r>
      <w:r>
        <w:rPr>
          <w:i/>
          <w:iCs/>
        </w:rPr>
        <w:t>353</w:t>
      </w:r>
      <w:r>
        <w:t>(1366), 287–305.</w:t>
      </w:r>
    </w:p>
    <w:p w14:paraId="6768825D" w14:textId="77777777" w:rsidR="006E4589" w:rsidRDefault="006E4589" w:rsidP="006E4589">
      <w:pPr>
        <w:pStyle w:val="Bibliography"/>
      </w:pPr>
      <w:r>
        <w:t xml:space="preserve">Coyne, J. A., &amp; Orr, H. A. (2004). </w:t>
      </w:r>
      <w:r>
        <w:rPr>
          <w:i/>
          <w:iCs/>
        </w:rPr>
        <w:t>Speciation</w:t>
      </w:r>
      <w:r>
        <w:t xml:space="preserve"> (Vol. 37). Sinauer Associates Sunderland, MA.</w:t>
      </w:r>
    </w:p>
    <w:p w14:paraId="2F5E056C" w14:textId="77777777" w:rsidR="006E4589" w:rsidRDefault="006E4589" w:rsidP="006E4589">
      <w:pPr>
        <w:pStyle w:val="Bibliography"/>
      </w:pPr>
      <w:r>
        <w:t xml:space="preserve">Cutter, A. D. (2008). Divergence Times in Caenorhabditis and Drosophila Inferred from Direct Estimates of the Neutral Mutation Rate. </w:t>
      </w:r>
      <w:r>
        <w:rPr>
          <w:i/>
          <w:iCs/>
        </w:rPr>
        <w:t>Molecular Biology and Evolution</w:t>
      </w:r>
      <w:r>
        <w:t xml:space="preserve">, </w:t>
      </w:r>
      <w:r>
        <w:rPr>
          <w:i/>
          <w:iCs/>
        </w:rPr>
        <w:t>25</w:t>
      </w:r>
      <w:r>
        <w:t>(4), 778–786. https://doi.org/10.1093/molbev/msn024</w:t>
      </w:r>
    </w:p>
    <w:p w14:paraId="4502DFB1" w14:textId="77777777" w:rsidR="006E4589" w:rsidRDefault="006E4589" w:rsidP="006E4589">
      <w:pPr>
        <w:pStyle w:val="Bibliography"/>
      </w:pPr>
      <w:r>
        <w:t xml:space="preserve">Cutter, A. D. (2023a). Sexual conflict, heterochrony and tissue specificity as evolutionary problems of adaptive plasticity in development. </w:t>
      </w:r>
      <w:r>
        <w:rPr>
          <w:i/>
          <w:iCs/>
        </w:rPr>
        <w:t>Proceedings. Biological Sciences</w:t>
      </w:r>
      <w:r>
        <w:t xml:space="preserve">, </w:t>
      </w:r>
      <w:r>
        <w:rPr>
          <w:i/>
          <w:iCs/>
        </w:rPr>
        <w:t>290</w:t>
      </w:r>
      <w:r>
        <w:t>(2008), 20231854. https://doi.org/10.1098/rspb.2023.1854</w:t>
      </w:r>
    </w:p>
    <w:p w14:paraId="1A4C72E1" w14:textId="77777777" w:rsidR="006E4589" w:rsidRDefault="006E4589" w:rsidP="006E4589">
      <w:pPr>
        <w:pStyle w:val="Bibliography"/>
      </w:pPr>
      <w:r>
        <w:t xml:space="preserve">Cutter, A. D. (2023b). Speciation and development. </w:t>
      </w:r>
      <w:r>
        <w:rPr>
          <w:i/>
          <w:iCs/>
        </w:rPr>
        <w:t>Evolution &amp; Development</w:t>
      </w:r>
      <w:r>
        <w:t xml:space="preserve">, </w:t>
      </w:r>
      <w:r>
        <w:rPr>
          <w:i/>
          <w:iCs/>
        </w:rPr>
        <w:t>25</w:t>
      </w:r>
      <w:r>
        <w:t>(4–5), 289–327. https://doi.org/10.1111/ede.12454</w:t>
      </w:r>
    </w:p>
    <w:p w14:paraId="01DFD298" w14:textId="77777777" w:rsidR="006E4589" w:rsidRDefault="006E4589" w:rsidP="006E4589">
      <w:pPr>
        <w:pStyle w:val="Bibliography"/>
      </w:pPr>
      <w:r>
        <w:t xml:space="preserve">Cutter, A. D. (2024). Beyond Haldane’s rule: Sex-biased hybrid dysfunction for all modes of sex determination. </w:t>
      </w:r>
      <w:r>
        <w:rPr>
          <w:i/>
          <w:iCs/>
        </w:rPr>
        <w:t>eLife</w:t>
      </w:r>
      <w:r>
        <w:t xml:space="preserve">, </w:t>
      </w:r>
      <w:r>
        <w:rPr>
          <w:i/>
          <w:iCs/>
        </w:rPr>
        <w:t>13</w:t>
      </w:r>
      <w:r>
        <w:t>, e96652. https://doi.org/10.7554/eLife.96652</w:t>
      </w:r>
    </w:p>
    <w:p w14:paraId="029ED52F" w14:textId="77777777" w:rsidR="006E4589" w:rsidRDefault="006E4589" w:rsidP="006E4589">
      <w:pPr>
        <w:pStyle w:val="Bibliography"/>
      </w:pPr>
      <w:r>
        <w:t xml:space="preserve">Cutter, A. D., &amp; Bundus, J. D. (2020). Speciation and the developmental alarm clock. </w:t>
      </w:r>
      <w:r>
        <w:rPr>
          <w:i/>
          <w:iCs/>
        </w:rPr>
        <w:t>eLife</w:t>
      </w:r>
      <w:r>
        <w:t xml:space="preserve">, </w:t>
      </w:r>
      <w:r>
        <w:rPr>
          <w:i/>
          <w:iCs/>
        </w:rPr>
        <w:t>9</w:t>
      </w:r>
      <w:r>
        <w:t>, e56276. https://doi.org/10.7554/eLife.56276</w:t>
      </w:r>
    </w:p>
    <w:p w14:paraId="226515E4" w14:textId="77777777" w:rsidR="006E4589" w:rsidRDefault="006E4589" w:rsidP="006E4589">
      <w:pPr>
        <w:pStyle w:val="Bibliography"/>
      </w:pPr>
      <w:r>
        <w:t xml:space="preserve">Cutter, A. D., Garrett, R. H., Mark, S., Wang, W., &amp; Sun, L. (2019). Molecular evolution across developmental time reveals rapid divergence in early embryogenesis. </w:t>
      </w:r>
      <w:r>
        <w:rPr>
          <w:i/>
          <w:iCs/>
        </w:rPr>
        <w:t>Evolution Letters</w:t>
      </w:r>
      <w:r>
        <w:t xml:space="preserve">, </w:t>
      </w:r>
      <w:r>
        <w:rPr>
          <w:i/>
          <w:iCs/>
        </w:rPr>
        <w:t>3</w:t>
      </w:r>
      <w:r>
        <w:t>(4), 359–373. https://doi.org/10.1002/evl3.122</w:t>
      </w:r>
    </w:p>
    <w:p w14:paraId="1B057D94" w14:textId="77777777" w:rsidR="006E4589" w:rsidRDefault="006E4589" w:rsidP="006E4589">
      <w:pPr>
        <w:pStyle w:val="Bibliography"/>
      </w:pPr>
      <w:r>
        <w:t xml:space="preserve">Cutter, A. D., &amp; Ward, S. (2005). Sexual and Temporal Dynamics of Molecular Evolution in C. elegans Development. </w:t>
      </w:r>
      <w:r>
        <w:rPr>
          <w:i/>
          <w:iCs/>
        </w:rPr>
        <w:t>Molecular Biology and Evolution</w:t>
      </w:r>
      <w:r>
        <w:t xml:space="preserve">, </w:t>
      </w:r>
      <w:r>
        <w:rPr>
          <w:i/>
          <w:iCs/>
        </w:rPr>
        <w:t>22</w:t>
      </w:r>
      <w:r>
        <w:t>(1), 178–188. https://doi.org/10.1093/molbev/msh267</w:t>
      </w:r>
    </w:p>
    <w:p w14:paraId="3CAF59FA" w14:textId="77777777" w:rsidR="006E4589" w:rsidRDefault="006E4589" w:rsidP="006E4589">
      <w:pPr>
        <w:pStyle w:val="Bibliography"/>
      </w:pPr>
      <w:r>
        <w:t xml:space="preserve">Dai, H., &amp; Guan, Y. (2020). Nubeam-dedup: A fast and RAM-efficient tool to de-duplicate sequencing reads without mapping. </w:t>
      </w:r>
      <w:r>
        <w:rPr>
          <w:i/>
          <w:iCs/>
        </w:rPr>
        <w:t>Bioinformatics</w:t>
      </w:r>
      <w:r>
        <w:t xml:space="preserve">, </w:t>
      </w:r>
      <w:r>
        <w:rPr>
          <w:i/>
          <w:iCs/>
        </w:rPr>
        <w:t>36</w:t>
      </w:r>
      <w:r>
        <w:t>(10), 3254–3256. https://doi.org/10.1093/bioinformatics/btaa112</w:t>
      </w:r>
    </w:p>
    <w:p w14:paraId="2E1BA30A" w14:textId="77777777" w:rsidR="006E4589" w:rsidRDefault="006E4589" w:rsidP="006E4589">
      <w:pPr>
        <w:pStyle w:val="Bibliography"/>
      </w:pPr>
      <w:r>
        <w:lastRenderedPageBreak/>
        <w:t xml:space="preserve">Dall’Acqua, M. N., Peake, A. L., Bielaska Da Silva, J., Issakova, D., &amp; Cutter, A. D. (2025). A constellation of dysfunctional hybrid phenotypes enforces reproductive isolation between Caenorhabditis nematode species. </w:t>
      </w:r>
      <w:r>
        <w:rPr>
          <w:i/>
          <w:iCs/>
        </w:rPr>
        <w:t>Evolution</w:t>
      </w:r>
      <w:r>
        <w:t>, qpaf112. https://doi.org/10.1093/evolut/qpaf112</w:t>
      </w:r>
    </w:p>
    <w:p w14:paraId="754A7A97" w14:textId="77777777" w:rsidR="006E4589" w:rsidRDefault="006E4589" w:rsidP="006E4589">
      <w:pPr>
        <w:pStyle w:val="Bibliography"/>
      </w:pPr>
      <w:r>
        <w:t xml:space="preserve">Das, P. P., Bagijn, M. P., Goldstein, L. D., Woolford, J. R., Lehrbach, N. J., Sapetschnig, A., Buhecha, H. R., Gilchrist, M. J., Howe, K. L., Stark, R., Matthews, N., Berezikov, E., Ketting, R. F., Tavaré, S., &amp; Miska, E. A. (2008). Piwi and piRNAs act upstream of an endogenous siRNA pathway to suppress Tc3 transposon mobility in the Caenorhabditis elegans germline. </w:t>
      </w:r>
      <w:r>
        <w:rPr>
          <w:i/>
          <w:iCs/>
        </w:rPr>
        <w:t>Molecular Cell</w:t>
      </w:r>
      <w:r>
        <w:t xml:space="preserve">, </w:t>
      </w:r>
      <w:r>
        <w:rPr>
          <w:i/>
          <w:iCs/>
        </w:rPr>
        <w:t>31</w:t>
      </w:r>
      <w:r>
        <w:t>(1), 79–90. https://doi.org/10.1016/j.molcel.2008.06.003</w:t>
      </w:r>
    </w:p>
    <w:p w14:paraId="454DE964" w14:textId="77777777" w:rsidR="006E4589" w:rsidRDefault="006E4589" w:rsidP="006E4589">
      <w:pPr>
        <w:pStyle w:val="Bibliography"/>
      </w:pPr>
      <w:r>
        <w:t xml:space="preserve">Davis, A. W. (1993). Evolution of Postmating Reproductive Isolation: The Composite Nature of Haldane’s Rule and Its Genetic Bases. </w:t>
      </w:r>
      <w:r>
        <w:rPr>
          <w:i/>
          <w:iCs/>
        </w:rPr>
        <w:t>The American Naturalist</w:t>
      </w:r>
      <w:r>
        <w:t xml:space="preserve">, </w:t>
      </w:r>
      <w:r>
        <w:rPr>
          <w:i/>
          <w:iCs/>
        </w:rPr>
        <w:t>142</w:t>
      </w:r>
      <w:r>
        <w:t>(2), 187–212. https://doi.org/10.1086/285534</w:t>
      </w:r>
    </w:p>
    <w:p w14:paraId="58FF88F4" w14:textId="77777777" w:rsidR="006E4589" w:rsidRDefault="006E4589" w:rsidP="006E4589">
      <w:pPr>
        <w:pStyle w:val="Bibliography"/>
      </w:pPr>
      <w:r>
        <w:t xml:space="preserve">de Zwaan, D. R., Mackenzie, J., Mikkelsen, E., Wood, C., &amp; Wang, S. (2022). Pleiotropic opposing dominance within a color gene block contributes to a nascent species boundary via its influence on hybrid male territorial behavior. </w:t>
      </w:r>
      <w:r>
        <w:rPr>
          <w:i/>
          <w:iCs/>
        </w:rPr>
        <w:t>PNAS Nexus</w:t>
      </w:r>
      <w:r>
        <w:t xml:space="preserve">, </w:t>
      </w:r>
      <w:r>
        <w:rPr>
          <w:i/>
          <w:iCs/>
        </w:rPr>
        <w:t>1</w:t>
      </w:r>
      <w:r>
        <w:t>(3), pgac074. https://doi.org/10.1093/pnasnexus/pgac074</w:t>
      </w:r>
    </w:p>
    <w:p w14:paraId="5E35DA7F" w14:textId="77777777" w:rsidR="006E4589" w:rsidRDefault="006E4589" w:rsidP="006E4589">
      <w:pPr>
        <w:pStyle w:val="Bibliography"/>
      </w:pPr>
      <w:r>
        <w:t xml:space="preserve">Delph, L. F., &amp; Demuth, J. P. (2016). Haldane’s Rule: Genetic Bases and Their Empirical Support. </w:t>
      </w:r>
      <w:r>
        <w:rPr>
          <w:i/>
          <w:iCs/>
        </w:rPr>
        <w:t>Journal of Heredity</w:t>
      </w:r>
      <w:r>
        <w:t xml:space="preserve">, </w:t>
      </w:r>
      <w:r>
        <w:rPr>
          <w:i/>
          <w:iCs/>
        </w:rPr>
        <w:t>107</w:t>
      </w:r>
      <w:r>
        <w:t>(5), 383–391. https://doi.org/10.1093/jhered/esw026</w:t>
      </w:r>
    </w:p>
    <w:p w14:paraId="530C1C84" w14:textId="77777777" w:rsidR="006E4589" w:rsidRDefault="006E4589" w:rsidP="006E4589">
      <w:pPr>
        <w:pStyle w:val="Bibliography"/>
      </w:pPr>
      <w:r>
        <w:t xml:space="preserve">Dey, A., Jeon, Y., Wang, G.-X., &amp; Cutter, A. D. (2012). Global Population Genetic Structure of Caenorhabditis remanei Reveals Incipient Speciation. </w:t>
      </w:r>
      <w:r>
        <w:rPr>
          <w:i/>
          <w:iCs/>
        </w:rPr>
        <w:t>Genetics</w:t>
      </w:r>
      <w:r>
        <w:t xml:space="preserve">, </w:t>
      </w:r>
      <w:r>
        <w:rPr>
          <w:i/>
          <w:iCs/>
        </w:rPr>
        <w:t>191</w:t>
      </w:r>
      <w:r>
        <w:t>(4), 1257–1269. https://doi.org/10.1534/genetics.112.140418</w:t>
      </w:r>
    </w:p>
    <w:p w14:paraId="12AEE0C1" w14:textId="77777777" w:rsidR="006E4589" w:rsidRDefault="006E4589" w:rsidP="006E4589">
      <w:pPr>
        <w:pStyle w:val="Bibliography"/>
      </w:pPr>
      <w:r>
        <w:t xml:space="preserve">Dey, A., Jin, Q., Chen, Y.-C., &amp; Cutter, A. D. (2014). Gonad morphogenesis defects drive hybrid male sterility in asymmetric hybrid breakdown of </w:t>
      </w:r>
      <w:r>
        <w:rPr>
          <w:i/>
          <w:iCs/>
        </w:rPr>
        <w:t>Caenorhabditis</w:t>
      </w:r>
      <w:r>
        <w:t xml:space="preserve"> nematodes: Hybrid male sterility in </w:t>
      </w:r>
      <w:r>
        <w:rPr>
          <w:i/>
          <w:iCs/>
        </w:rPr>
        <w:t>Caenorhabditis</w:t>
      </w:r>
      <w:r>
        <w:t xml:space="preserve">. </w:t>
      </w:r>
      <w:r>
        <w:rPr>
          <w:i/>
          <w:iCs/>
        </w:rPr>
        <w:t>Evolution &amp; Development</w:t>
      </w:r>
      <w:r>
        <w:t xml:space="preserve">, </w:t>
      </w:r>
      <w:r>
        <w:rPr>
          <w:i/>
          <w:iCs/>
        </w:rPr>
        <w:t>16</w:t>
      </w:r>
      <w:r>
        <w:t>(6), 362–372. https://doi.org/10.1111/ede.12097</w:t>
      </w:r>
    </w:p>
    <w:p w14:paraId="59F0F5B2" w14:textId="77777777" w:rsidR="006E4589" w:rsidRDefault="006E4589" w:rsidP="006E4589">
      <w:pPr>
        <w:pStyle w:val="Bibliography"/>
      </w:pPr>
      <w:r>
        <w:t xml:space="preserve">Dobin, A., Davis, C. A., Schlesinger, F., Drenkow, J., Zaleski, C., Jha, S., Batut, P., Chaisson, M., &amp; Gingeras, T. R. (2013). STAR: Ultrafast universal RNA-seq aligner. </w:t>
      </w:r>
      <w:r>
        <w:rPr>
          <w:i/>
          <w:iCs/>
        </w:rPr>
        <w:t>Bioinformatics</w:t>
      </w:r>
      <w:r>
        <w:t xml:space="preserve">, </w:t>
      </w:r>
      <w:r>
        <w:rPr>
          <w:i/>
          <w:iCs/>
        </w:rPr>
        <w:t>29</w:t>
      </w:r>
      <w:r>
        <w:t>(1), 15–21.</w:t>
      </w:r>
    </w:p>
    <w:p w14:paraId="0C0EA69A" w14:textId="77777777" w:rsidR="006E4589" w:rsidRDefault="006E4589" w:rsidP="006E4589">
      <w:pPr>
        <w:pStyle w:val="Bibliography"/>
      </w:pPr>
      <w:r>
        <w:t xml:space="preserve">Ellegren, H., &amp; Parsch, J. (2007). The evolution of sex-biased genes and sex-biased gene expression. </w:t>
      </w:r>
      <w:r>
        <w:rPr>
          <w:i/>
          <w:iCs/>
        </w:rPr>
        <w:t>Nature Reviews Genetics</w:t>
      </w:r>
      <w:r>
        <w:t xml:space="preserve">, </w:t>
      </w:r>
      <w:r>
        <w:rPr>
          <w:i/>
          <w:iCs/>
        </w:rPr>
        <w:t>8</w:t>
      </w:r>
      <w:r>
        <w:t>(9), Article 9. https://doi.org/10.1038/nrg2167</w:t>
      </w:r>
    </w:p>
    <w:p w14:paraId="291A1BDE" w14:textId="77777777" w:rsidR="006E4589" w:rsidRDefault="006E4589" w:rsidP="006E4589">
      <w:pPr>
        <w:pStyle w:val="Bibliography"/>
      </w:pPr>
      <w:r>
        <w:t xml:space="preserve">Ellison, C. K., Niehuis, O., &amp; Gadau, J. (2008). Hybrid breakdown and mitochondrial dysfunction in hybrids of Nasonia parasitoid wasps. </w:t>
      </w:r>
      <w:r>
        <w:rPr>
          <w:i/>
          <w:iCs/>
        </w:rPr>
        <w:t>Journal of Evolutionary Biology</w:t>
      </w:r>
      <w:r>
        <w:t xml:space="preserve">, </w:t>
      </w:r>
      <w:r>
        <w:rPr>
          <w:i/>
          <w:iCs/>
        </w:rPr>
        <w:t>21</w:t>
      </w:r>
      <w:r>
        <w:t>(6), 1844–1851. https://doi.org/10.1111/j.1420-9101.2008.01608.x</w:t>
      </w:r>
    </w:p>
    <w:p w14:paraId="69ABD6C8" w14:textId="77777777" w:rsidR="006E4589" w:rsidRDefault="006E4589" w:rsidP="006E4589">
      <w:pPr>
        <w:pStyle w:val="Bibliography"/>
      </w:pPr>
      <w:r>
        <w:t xml:space="preserve">Félix, M.-A., Braendle, C., &amp; Cutter, A. D. (2014). A Streamlined System for Species Diagnosis in Caenorhabditis (Nematoda: Rhabditidae) with Name Designations for 15 Distinct Biological Species. </w:t>
      </w:r>
      <w:r>
        <w:rPr>
          <w:i/>
          <w:iCs/>
        </w:rPr>
        <w:t>PLOS ONE</w:t>
      </w:r>
      <w:r>
        <w:t xml:space="preserve">, </w:t>
      </w:r>
      <w:r>
        <w:rPr>
          <w:i/>
          <w:iCs/>
        </w:rPr>
        <w:t>9</w:t>
      </w:r>
      <w:r>
        <w:t>(4), e94723. https://doi.org/10.1371/journal.pone.0094723</w:t>
      </w:r>
    </w:p>
    <w:p w14:paraId="005BAD46" w14:textId="77777777" w:rsidR="006E4589" w:rsidRDefault="006E4589" w:rsidP="006E4589">
      <w:pPr>
        <w:pStyle w:val="Bibliography"/>
      </w:pPr>
      <w:r>
        <w:t xml:space="preserve">Fierst, J. L., Willis, J. H., Thomas, C. G., Wang, W., Reynolds, R. M., Ahearne, T. E., Cutter, A. D., &amp; Phillips, P. C. (2015). Reproductive Mode and the Evolution of Genome Size and </w:t>
      </w:r>
      <w:r>
        <w:lastRenderedPageBreak/>
        <w:t xml:space="preserve">Structure in Caenorhabditis Nematodes. </w:t>
      </w:r>
      <w:r>
        <w:rPr>
          <w:i/>
          <w:iCs/>
        </w:rPr>
        <w:t>PLOS Genetics</w:t>
      </w:r>
      <w:r>
        <w:t xml:space="preserve">, </w:t>
      </w:r>
      <w:r>
        <w:rPr>
          <w:i/>
          <w:iCs/>
        </w:rPr>
        <w:t>11</w:t>
      </w:r>
      <w:r>
        <w:t>(6), e1005323. https://doi.org/10.1371/journal.pgen.1005323</w:t>
      </w:r>
    </w:p>
    <w:p w14:paraId="5812F825" w14:textId="77777777" w:rsidR="006E4589" w:rsidRDefault="006E4589" w:rsidP="006E4589">
      <w:pPr>
        <w:pStyle w:val="Bibliography"/>
      </w:pPr>
      <w:r>
        <w:t xml:space="preserve">Fitch, D. H. A. (2005). Introduction to nematode evolution and ecology. In </w:t>
      </w:r>
      <w:r>
        <w:rPr>
          <w:i/>
          <w:iCs/>
        </w:rPr>
        <w:t>WormBook: The Online Review of C. elegans Biology [Internet]</w:t>
      </w:r>
      <w:r>
        <w:t>. WormBook. https://www.ncbi.nlm.nih.gov/books/NBK19688/</w:t>
      </w:r>
    </w:p>
    <w:p w14:paraId="6AC6999A" w14:textId="77777777" w:rsidR="006E4589" w:rsidRDefault="006E4589" w:rsidP="006E4589">
      <w:pPr>
        <w:pStyle w:val="Bibliography"/>
      </w:pPr>
      <w:r>
        <w:t xml:space="preserve">Flynn, J. M., Hubley, R., Goubert, C., Rosen, J., Clark, A. G., Feschotte, C., &amp; Smit, A. F. (2020). RepeatModeler2 for automated genomic discovery of transposable element families. </w:t>
      </w:r>
      <w:r>
        <w:rPr>
          <w:i/>
          <w:iCs/>
        </w:rPr>
        <w:t>Proceedings of the National Academy of Sciences</w:t>
      </w:r>
      <w:r>
        <w:t xml:space="preserve">, </w:t>
      </w:r>
      <w:r>
        <w:rPr>
          <w:i/>
          <w:iCs/>
        </w:rPr>
        <w:t>117</w:t>
      </w:r>
      <w:r>
        <w:t>(17), 9451–9457. https://doi.org/10.1073/pnas.1921046117</w:t>
      </w:r>
    </w:p>
    <w:p w14:paraId="5FFFA254" w14:textId="77777777" w:rsidR="006E4589" w:rsidRDefault="006E4589" w:rsidP="006E4589">
      <w:pPr>
        <w:pStyle w:val="Bibliography"/>
      </w:pPr>
      <w:r>
        <w:t xml:space="preserve">Fusca, D. D., Dall’Acqua, M. N., Sánchez-Ramírez, S., &amp; Cutter, A. D. (2025). </w:t>
      </w:r>
      <w:r>
        <w:rPr>
          <w:i/>
          <w:iCs/>
        </w:rPr>
        <w:t>Phylogenomic timetree-calibrated speciation clocks for Caenorhabditis nematodes reveal slow but disproportionate accumulation of post-zygotic reproductive isolation</w:t>
      </w:r>
      <w:r>
        <w:t xml:space="preserve"> (p. 2025.06.18.660443). bioRxiv. https://doi.org/10.1101/2025.06.18.660443</w:t>
      </w:r>
    </w:p>
    <w:p w14:paraId="6D03543E" w14:textId="77777777" w:rsidR="006E4589" w:rsidRDefault="006E4589" w:rsidP="006E4589">
      <w:pPr>
        <w:pStyle w:val="Bibliography"/>
      </w:pPr>
      <w:r>
        <w:t xml:space="preserve">Gilad, Y., Oshlack, A., &amp; Rifkin, S. A. (2006). Natural selection on gene expression. </w:t>
      </w:r>
      <w:r>
        <w:rPr>
          <w:i/>
          <w:iCs/>
        </w:rPr>
        <w:t>Trends in Genetics</w:t>
      </w:r>
      <w:r>
        <w:t xml:space="preserve">, </w:t>
      </w:r>
      <w:r>
        <w:rPr>
          <w:i/>
          <w:iCs/>
        </w:rPr>
        <w:t>22</w:t>
      </w:r>
      <w:r>
        <w:t>(8), 456–461. https://doi.org/10.1016/j.tig.2006.06.002</w:t>
      </w:r>
    </w:p>
    <w:p w14:paraId="33C3C5A9" w14:textId="77777777" w:rsidR="006E4589" w:rsidRDefault="006E4589" w:rsidP="006E4589">
      <w:pPr>
        <w:pStyle w:val="Bibliography"/>
      </w:pPr>
      <w:r>
        <w:t xml:space="preserve">Gomes, S., &amp; Civetta, A. (2014). Misregulation of spermatogenesis genes in Drosophila hybrids is lineage-specific and driven by the combined effects of sterility and fast male regulatory divergence. </w:t>
      </w:r>
      <w:r>
        <w:rPr>
          <w:i/>
          <w:iCs/>
        </w:rPr>
        <w:t>Journal of Evolutionary Biology</w:t>
      </w:r>
      <w:r>
        <w:t xml:space="preserve">, </w:t>
      </w:r>
      <w:r>
        <w:rPr>
          <w:i/>
          <w:iCs/>
        </w:rPr>
        <w:t>27</w:t>
      </w:r>
      <w:r>
        <w:t>(9), 1775–1783. https://doi.org/10.1111/jeb.12428</w:t>
      </w:r>
    </w:p>
    <w:p w14:paraId="7882B70A" w14:textId="77777777" w:rsidR="006E4589" w:rsidRDefault="006E4589" w:rsidP="006E4589">
      <w:pPr>
        <w:pStyle w:val="Bibliography"/>
      </w:pPr>
      <w:r>
        <w:t xml:space="preserve">Gomes, S., &amp; Civetta, A. (2015). Hybrid male sterility and genome-wide misexpression of male reproductive proteases. </w:t>
      </w:r>
      <w:r>
        <w:rPr>
          <w:i/>
          <w:iCs/>
        </w:rPr>
        <w:t>Scientific Reports</w:t>
      </w:r>
      <w:r>
        <w:t xml:space="preserve">, </w:t>
      </w:r>
      <w:r>
        <w:rPr>
          <w:i/>
          <w:iCs/>
        </w:rPr>
        <w:t>5</w:t>
      </w:r>
      <w:r>
        <w:t>(1), 11976. https://doi.org/10.1038/srep11976</w:t>
      </w:r>
    </w:p>
    <w:p w14:paraId="49B4E1E2" w14:textId="77777777" w:rsidR="006E4589" w:rsidRDefault="006E4589" w:rsidP="006E4589">
      <w:pPr>
        <w:pStyle w:val="Bibliography"/>
      </w:pPr>
      <w:r>
        <w:t xml:space="preserve">Goncalves, A., Leigh-Brown, S., Thybert, D., Stefflova, K., Turro, E., Flicek, P., Brazma, A., Odom, D. T., &amp; Marioni, J. C. (2012). Extensive compensatory cis-trans regulation in the evolution of mouse gene expression. </w:t>
      </w:r>
      <w:r>
        <w:rPr>
          <w:i/>
          <w:iCs/>
        </w:rPr>
        <w:t>Genome Research</w:t>
      </w:r>
      <w:r>
        <w:t xml:space="preserve">, </w:t>
      </w:r>
      <w:r>
        <w:rPr>
          <w:i/>
          <w:iCs/>
        </w:rPr>
        <w:t>22</w:t>
      </w:r>
      <w:r>
        <w:t>(12), 2376–2384.</w:t>
      </w:r>
    </w:p>
    <w:p w14:paraId="3B4A80A1" w14:textId="77777777" w:rsidR="006E4589" w:rsidRDefault="006E4589" w:rsidP="006E4589">
      <w:pPr>
        <w:pStyle w:val="Bibliography"/>
      </w:pPr>
      <w:r>
        <w:t xml:space="preserve">Good, J. M., Giger, T., Dean, M. D., &amp; Nachman, M. W. (2010). Widespread Over-Expression of the X Chromosome in Sterile F1 Hybrid Mice. </w:t>
      </w:r>
      <w:r>
        <w:rPr>
          <w:i/>
          <w:iCs/>
        </w:rPr>
        <w:t>PLoS Genetics</w:t>
      </w:r>
      <w:r>
        <w:t xml:space="preserve">, </w:t>
      </w:r>
      <w:r>
        <w:rPr>
          <w:i/>
          <w:iCs/>
        </w:rPr>
        <w:t>6</w:t>
      </w:r>
      <w:r>
        <w:t>(9), e1001148. https://doi.org/10.1371/journal.pgen.1001148</w:t>
      </w:r>
    </w:p>
    <w:p w14:paraId="34357F0D" w14:textId="77777777" w:rsidR="006E4589" w:rsidRDefault="006E4589" w:rsidP="006E4589">
      <w:pPr>
        <w:pStyle w:val="Bibliography"/>
      </w:pPr>
      <w:r>
        <w:t xml:space="preserve">Grath, S., &amp; Parsch, J. (2016). Sex-Biased Gene Expression. </w:t>
      </w:r>
      <w:r>
        <w:rPr>
          <w:i/>
          <w:iCs/>
        </w:rPr>
        <w:t>Annual Review of Genetics</w:t>
      </w:r>
      <w:r>
        <w:t xml:space="preserve">, </w:t>
      </w:r>
      <w:r>
        <w:rPr>
          <w:i/>
          <w:iCs/>
        </w:rPr>
        <w:t>50</w:t>
      </w:r>
      <w:r>
        <w:t>(1), 29–44. https://doi.org/10.1146/annurev-genet-120215-035429</w:t>
      </w:r>
    </w:p>
    <w:p w14:paraId="0357D20B" w14:textId="77777777" w:rsidR="006E4589" w:rsidRDefault="006E4589" w:rsidP="006E4589">
      <w:pPr>
        <w:pStyle w:val="Bibliography"/>
      </w:pPr>
      <w:r>
        <w:t xml:space="preserve">Guerrero, R. F., Posto, A. L., Moyle, L. C., &amp; Hahn, M. W. (2016). Genome-wide patterns of regulatory divergence revealed by introgression lines: BRIEF COMMUNICATION. </w:t>
      </w:r>
      <w:r>
        <w:rPr>
          <w:i/>
          <w:iCs/>
        </w:rPr>
        <w:t>Evolution</w:t>
      </w:r>
      <w:r>
        <w:t xml:space="preserve">, </w:t>
      </w:r>
      <w:r>
        <w:rPr>
          <w:i/>
          <w:iCs/>
        </w:rPr>
        <w:t>70</w:t>
      </w:r>
      <w:r>
        <w:t>(3), 696–706. https://doi.org/10.1111/evo.12875</w:t>
      </w:r>
    </w:p>
    <w:p w14:paraId="5B21ABF0" w14:textId="77777777" w:rsidR="006E4589" w:rsidRDefault="006E4589" w:rsidP="006E4589">
      <w:pPr>
        <w:pStyle w:val="Bibliography"/>
      </w:pPr>
      <w:r>
        <w:t xml:space="preserve">Haerty, W., &amp; Singh, R. S. (2006). Gene Regulation Divergence Is a Major Contributor to the Evolution of Dobzhansky–Muller Incompatibilities between Species of Drosophila. </w:t>
      </w:r>
      <w:r>
        <w:rPr>
          <w:i/>
          <w:iCs/>
        </w:rPr>
        <w:t>Molecular Biology and Evolution</w:t>
      </w:r>
      <w:r>
        <w:t xml:space="preserve">, </w:t>
      </w:r>
      <w:r>
        <w:rPr>
          <w:i/>
          <w:iCs/>
        </w:rPr>
        <w:t>23</w:t>
      </w:r>
      <w:r>
        <w:t>(9), 1707–1714. https://doi.org/10.1093/molbev/msl033</w:t>
      </w:r>
    </w:p>
    <w:p w14:paraId="35CDFC04" w14:textId="77777777" w:rsidR="006E4589" w:rsidRDefault="006E4589" w:rsidP="006E4589">
      <w:pPr>
        <w:pStyle w:val="Bibliography"/>
      </w:pPr>
      <w:r>
        <w:lastRenderedPageBreak/>
        <w:t xml:space="preserve">Haldane, J. B. (1922). Sex ratio and unisexual sterility in hybrid animals. </w:t>
      </w:r>
      <w:r>
        <w:rPr>
          <w:i/>
          <w:iCs/>
        </w:rPr>
        <w:t>Journal of Genetics</w:t>
      </w:r>
      <w:r>
        <w:t xml:space="preserve">, </w:t>
      </w:r>
      <w:r>
        <w:rPr>
          <w:i/>
          <w:iCs/>
        </w:rPr>
        <w:t>12</w:t>
      </w:r>
      <w:r>
        <w:t>(2), 101–109.</w:t>
      </w:r>
    </w:p>
    <w:p w14:paraId="3A49F986" w14:textId="77777777" w:rsidR="006E4589" w:rsidRDefault="006E4589" w:rsidP="006E4589">
      <w:pPr>
        <w:pStyle w:val="Bibliography"/>
      </w:pPr>
      <w:r>
        <w:t xml:space="preserve">Harrison, P. W., Wright, A. E., Zimmer, F., Dean, R., Montgomery, S. H., Pointer, M. A., &amp; Mank, J. E. (2015). Sexual selection drives evolution and rapid turnover of male gene expression. </w:t>
      </w:r>
      <w:r>
        <w:rPr>
          <w:i/>
          <w:iCs/>
        </w:rPr>
        <w:t>Proceedings of the National Academy of Sciences</w:t>
      </w:r>
      <w:r>
        <w:t xml:space="preserve">, </w:t>
      </w:r>
      <w:r>
        <w:rPr>
          <w:i/>
          <w:iCs/>
        </w:rPr>
        <w:t>112</w:t>
      </w:r>
      <w:r>
        <w:t>(14), 4393–4398. https://doi.org/10.1073/pnas.1501339112</w:t>
      </w:r>
    </w:p>
    <w:p w14:paraId="42F65BE0" w14:textId="77777777" w:rsidR="006E4589" w:rsidRDefault="006E4589" w:rsidP="006E4589">
      <w:pPr>
        <w:pStyle w:val="Bibliography"/>
      </w:pPr>
      <w:r>
        <w:t xml:space="preserve">Hill, M. S., Vande Zande, P., &amp; Wittkopp, P. J. (2021). Molecular and evolutionary processes generating variation in gene expression. </w:t>
      </w:r>
      <w:r>
        <w:rPr>
          <w:i/>
          <w:iCs/>
        </w:rPr>
        <w:t>Nature Reviews Genetics</w:t>
      </w:r>
      <w:r>
        <w:t xml:space="preserve">, </w:t>
      </w:r>
      <w:r>
        <w:rPr>
          <w:i/>
          <w:iCs/>
        </w:rPr>
        <w:t>22</w:t>
      </w:r>
      <w:r>
        <w:t>(4), 203–215. https://doi.org/10.1038/s41576-020-00304-w</w:t>
      </w:r>
    </w:p>
    <w:p w14:paraId="002F842F" w14:textId="77777777" w:rsidR="006E4589" w:rsidRDefault="006E4589" w:rsidP="006E4589">
      <w:pPr>
        <w:pStyle w:val="Bibliography"/>
      </w:pPr>
      <w:r>
        <w:t xml:space="preserve">Hodgins-Davis, A., Rice, D. P., &amp; Townsend, J. P. (2015). Gene expression evolves under a house-of-cards model of stabilizing selection. </w:t>
      </w:r>
      <w:r>
        <w:rPr>
          <w:i/>
          <w:iCs/>
        </w:rPr>
        <w:t>Molecular Biology and Evolution</w:t>
      </w:r>
      <w:r>
        <w:t xml:space="preserve">, </w:t>
      </w:r>
      <w:r>
        <w:rPr>
          <w:i/>
          <w:iCs/>
        </w:rPr>
        <w:t>32</w:t>
      </w:r>
      <w:r>
        <w:t>(8), 2130–2140.</w:t>
      </w:r>
    </w:p>
    <w:p w14:paraId="39EEB074" w14:textId="77777777" w:rsidR="006E4589" w:rsidRDefault="006E4589" w:rsidP="006E4589">
      <w:pPr>
        <w:pStyle w:val="Bibliography"/>
      </w:pPr>
      <w:r>
        <w:t xml:space="preserve">Kelly, W. G. (2014). Transgenerational epigenetics in the germline cycle of Caenorhabditis elegans. </w:t>
      </w:r>
      <w:r>
        <w:rPr>
          <w:i/>
          <w:iCs/>
        </w:rPr>
        <w:t>Epigenetics &amp; Chromatin</w:t>
      </w:r>
      <w:r>
        <w:t xml:space="preserve">, </w:t>
      </w:r>
      <w:r>
        <w:rPr>
          <w:i/>
          <w:iCs/>
        </w:rPr>
        <w:t>7</w:t>
      </w:r>
      <w:r>
        <w:t>(1), 6. https://doi.org/10.1186/1756-8935-7-6</w:t>
      </w:r>
    </w:p>
    <w:p w14:paraId="14F42085" w14:textId="77777777" w:rsidR="006E4589" w:rsidRDefault="006E4589" w:rsidP="006E4589">
      <w:pPr>
        <w:pStyle w:val="Bibliography"/>
      </w:pPr>
      <w:r>
        <w:t xml:space="preserve">Kiontke, K., &amp; Fitch, D. H. A. (2005). The phylogenetic relationships of Caenorhabditis and other rhabditids. In </w:t>
      </w:r>
      <w:r>
        <w:rPr>
          <w:i/>
          <w:iCs/>
        </w:rPr>
        <w:t>WormBook: The Online Review of C. elegans Biology [Internet]</w:t>
      </w:r>
      <w:r>
        <w:t>. WormBook. https://www.ncbi.nlm.nih.gov/books/NBK19714/</w:t>
      </w:r>
    </w:p>
    <w:p w14:paraId="74905007" w14:textId="77777777" w:rsidR="006E4589" w:rsidRDefault="006E4589" w:rsidP="006E4589">
      <w:pPr>
        <w:pStyle w:val="Bibliography"/>
      </w:pPr>
      <w:r>
        <w:t xml:space="preserve">Landry, C. R., Hartl, D. L., &amp; Ranz, J. M. (2007). Genome clashes in hybrids: Insights from gene expression. </w:t>
      </w:r>
      <w:r>
        <w:rPr>
          <w:i/>
          <w:iCs/>
        </w:rPr>
        <w:t>Heredity</w:t>
      </w:r>
      <w:r>
        <w:t xml:space="preserve">, </w:t>
      </w:r>
      <w:r>
        <w:rPr>
          <w:i/>
          <w:iCs/>
        </w:rPr>
        <w:t>99</w:t>
      </w:r>
      <w:r>
        <w:t>(5), 483–493. https://doi.org/10.1038/sj.hdy.6801045</w:t>
      </w:r>
    </w:p>
    <w:p w14:paraId="5F5B01D8" w14:textId="77777777" w:rsidR="006E4589" w:rsidRDefault="006E4589" w:rsidP="006E4589">
      <w:pPr>
        <w:pStyle w:val="Bibliography"/>
      </w:pPr>
      <w:r>
        <w:t xml:space="preserve">Landry, Christian R, Wittkopp, P. J., Taubes, C. H., Ranz, J. M., Clark, A. G., &amp; Hartl, D. L. (2005). Compensatory </w:t>
      </w:r>
      <w:r>
        <w:rPr>
          <w:i/>
          <w:iCs/>
        </w:rPr>
        <w:t>cis-trans</w:t>
      </w:r>
      <w:r>
        <w:t xml:space="preserve"> Evolution and the Dysregulation of Gene Expression in Interspecific Hybrids of Drosophila. </w:t>
      </w:r>
      <w:r>
        <w:rPr>
          <w:i/>
          <w:iCs/>
        </w:rPr>
        <w:t>Genetics</w:t>
      </w:r>
      <w:r>
        <w:t xml:space="preserve">, </w:t>
      </w:r>
      <w:r>
        <w:rPr>
          <w:i/>
          <w:iCs/>
        </w:rPr>
        <w:t>171</w:t>
      </w:r>
      <w:r>
        <w:t>(4), 1813–1822. https://doi.org/10.1534/genetics.105.047449</w:t>
      </w:r>
    </w:p>
    <w:p w14:paraId="4162AB7D" w14:textId="77777777" w:rsidR="006E4589" w:rsidRDefault="006E4589" w:rsidP="006E4589">
      <w:pPr>
        <w:pStyle w:val="Bibliography"/>
      </w:pPr>
      <w:r>
        <w:t xml:space="preserve">Landry, Christian R., Wittkopp, P. J., Taubes, C. H., Ranz, J. M., Clark, A. G., &amp; Hartl, D. L. (2005). Compensatory cis-trans evolution and the dysregulation of gene expression in interspecific hybrids of Drosophila. </w:t>
      </w:r>
      <w:r>
        <w:rPr>
          <w:i/>
          <w:iCs/>
        </w:rPr>
        <w:t>Genetics</w:t>
      </w:r>
      <w:r>
        <w:t xml:space="preserve">, </w:t>
      </w:r>
      <w:r>
        <w:rPr>
          <w:i/>
          <w:iCs/>
        </w:rPr>
        <w:t>171</w:t>
      </w:r>
      <w:r>
        <w:t>(4), 1813–1822. https://doi.org/10.1534/genetics.105.047449</w:t>
      </w:r>
    </w:p>
    <w:p w14:paraId="0159A318" w14:textId="77777777" w:rsidR="006E4589" w:rsidRDefault="006E4589" w:rsidP="006E4589">
      <w:pPr>
        <w:pStyle w:val="Bibliography"/>
      </w:pPr>
      <w:r>
        <w:t xml:space="preserve">Larson, E. L., Keeble, S., Vanderpool, D., Dean, M. D., &amp; Good, J. M. (2017). The Composite Regulatory Basis of the Large X-Effect in Mouse Speciation. </w:t>
      </w:r>
      <w:r>
        <w:rPr>
          <w:i/>
          <w:iCs/>
        </w:rPr>
        <w:t>Molecular Biology and Evolution</w:t>
      </w:r>
      <w:r>
        <w:t xml:space="preserve">, </w:t>
      </w:r>
      <w:r>
        <w:rPr>
          <w:i/>
          <w:iCs/>
        </w:rPr>
        <w:t>34</w:t>
      </w:r>
      <w:r>
        <w:t>(2), 282–295. https://doi.org/10.1093/molbev/msw243</w:t>
      </w:r>
    </w:p>
    <w:p w14:paraId="66D28A89" w14:textId="77777777" w:rsidR="006E4589" w:rsidRDefault="006E4589" w:rsidP="006E4589">
      <w:pPr>
        <w:pStyle w:val="Bibliography"/>
      </w:pPr>
      <w:r>
        <w:t xml:space="preserve">Li, R., Ren, X., Bi, Y., Ho, V. W. S., Hsieh, C.-L., Young, A., Zhang, Z., Lin, T., Zhao, Y., Miao, L., Sarkies, P., &amp; Zhao, Z. (2016). Specific down-regulation of spermatogenesis genes targeted by 22G RNAs in hybrid sterile males associated with an X-Chromosome introgression. </w:t>
      </w:r>
      <w:r>
        <w:rPr>
          <w:i/>
          <w:iCs/>
        </w:rPr>
        <w:t>Genome Research</w:t>
      </w:r>
      <w:r>
        <w:t xml:space="preserve">, </w:t>
      </w:r>
      <w:r>
        <w:rPr>
          <w:i/>
          <w:iCs/>
        </w:rPr>
        <w:t>26</w:t>
      </w:r>
      <w:r>
        <w:t>(9), 1219–1232. https://doi.org/10.1101/gr.204479.116</w:t>
      </w:r>
    </w:p>
    <w:p w14:paraId="36199A2A" w14:textId="77777777" w:rsidR="006E4589" w:rsidRDefault="006E4589" w:rsidP="006E4589">
      <w:pPr>
        <w:pStyle w:val="Bibliography"/>
      </w:pPr>
      <w:r>
        <w:t xml:space="preserve">Li, X. C., &amp; Fay, J. C. (2017). Cis-regulatory divergence in gene expression between two thermally divergent yeast species. </w:t>
      </w:r>
      <w:r>
        <w:rPr>
          <w:i/>
          <w:iCs/>
        </w:rPr>
        <w:t>Genome Biology and Evolution</w:t>
      </w:r>
      <w:r>
        <w:t xml:space="preserve">, </w:t>
      </w:r>
      <w:r>
        <w:rPr>
          <w:i/>
          <w:iCs/>
        </w:rPr>
        <w:t>9</w:t>
      </w:r>
      <w:r>
        <w:t>(5), 1120–1129.</w:t>
      </w:r>
    </w:p>
    <w:p w14:paraId="0F3C0DE2" w14:textId="77777777" w:rsidR="006E4589" w:rsidRDefault="006E4589" w:rsidP="006E4589">
      <w:pPr>
        <w:pStyle w:val="Bibliography"/>
      </w:pPr>
      <w:r>
        <w:lastRenderedPageBreak/>
        <w:t xml:space="preserve">Luteijn, M. J., van Bergeijk, P., Kaaij, L. J. T., Almeida, M. V., Roovers, E. F., Berezikov, E., &amp; Ketting, R. F. (2012). Extremely stable Piwi-induced gene silencing in Caenorhabditis elegans. </w:t>
      </w:r>
      <w:r>
        <w:rPr>
          <w:i/>
          <w:iCs/>
        </w:rPr>
        <w:t>The EMBO Journal</w:t>
      </w:r>
      <w:r>
        <w:t xml:space="preserve">, </w:t>
      </w:r>
      <w:r>
        <w:rPr>
          <w:i/>
          <w:iCs/>
        </w:rPr>
        <w:t>31</w:t>
      </w:r>
      <w:r>
        <w:t>(16), 3422–3430. https://doi.org/10.1038/emboj.2012.213</w:t>
      </w:r>
    </w:p>
    <w:p w14:paraId="0DED5BAA" w14:textId="77777777" w:rsidR="006E4589" w:rsidRDefault="006E4589" w:rsidP="006E4589">
      <w:pPr>
        <w:pStyle w:val="Bibliography"/>
      </w:pPr>
      <w:r>
        <w:t xml:space="preserve">Mack, K. L., Campbell, P., &amp; Nachman, M. W. (2016). Gene regulation and speciation in house mice. </w:t>
      </w:r>
      <w:r>
        <w:rPr>
          <w:i/>
          <w:iCs/>
        </w:rPr>
        <w:t>Genome Research</w:t>
      </w:r>
      <w:r>
        <w:t xml:space="preserve">, </w:t>
      </w:r>
      <w:r>
        <w:rPr>
          <w:i/>
          <w:iCs/>
        </w:rPr>
        <w:t>26</w:t>
      </w:r>
      <w:r>
        <w:t>(4), 451–461. https://doi.org/10.1101/gr.195743.115</w:t>
      </w:r>
    </w:p>
    <w:p w14:paraId="65E243F3" w14:textId="77777777" w:rsidR="006E4589" w:rsidRDefault="006E4589" w:rsidP="006E4589">
      <w:pPr>
        <w:pStyle w:val="Bibliography"/>
      </w:pPr>
      <w:r>
        <w:t xml:space="preserve">Mack, K. L., &amp; Nachman, M. W. (2017). Gene Regulation and Speciation. </w:t>
      </w:r>
      <w:r>
        <w:rPr>
          <w:i/>
          <w:iCs/>
        </w:rPr>
        <w:t>Trends in Genetics</w:t>
      </w:r>
      <w:r>
        <w:t xml:space="preserve">, </w:t>
      </w:r>
      <w:r>
        <w:rPr>
          <w:i/>
          <w:iCs/>
        </w:rPr>
        <w:t>33</w:t>
      </w:r>
      <w:r>
        <w:t>(1), 68–80. https://doi.org/10.1016/j.tig.2016.11.003</w:t>
      </w:r>
    </w:p>
    <w:p w14:paraId="3455AE26" w14:textId="77777777" w:rsidR="006E4589" w:rsidRDefault="006E4589" w:rsidP="006E4589">
      <w:pPr>
        <w:pStyle w:val="Bibliography"/>
      </w:pPr>
      <w:r>
        <w:t xml:space="preserve">Malone, J. H., &amp; Michalak, Pawel. (2008). Gene expression analysis of the ovary of hybrid females of Xenopus laevis and X. muelleri. </w:t>
      </w:r>
      <w:r>
        <w:rPr>
          <w:i/>
          <w:iCs/>
        </w:rPr>
        <w:t>BMC Evolutionary Biology</w:t>
      </w:r>
      <w:r>
        <w:t xml:space="preserve">, </w:t>
      </w:r>
      <w:r>
        <w:rPr>
          <w:i/>
          <w:iCs/>
        </w:rPr>
        <w:t>8</w:t>
      </w:r>
      <w:r>
        <w:t>, 82. https://doi.org/10.1186/1471-2148-8-82</w:t>
      </w:r>
    </w:p>
    <w:p w14:paraId="5606BEB8" w14:textId="77777777" w:rsidR="006E4589" w:rsidRDefault="006E4589" w:rsidP="006E4589">
      <w:pPr>
        <w:pStyle w:val="Bibliography"/>
      </w:pPr>
      <w:r>
        <w:t xml:space="preserve">Malone, J. H., &amp; Michalak, P. (2008). Physiological sex predicts hybrid sterility regardless of genotype. </w:t>
      </w:r>
      <w:r>
        <w:rPr>
          <w:i/>
          <w:iCs/>
        </w:rPr>
        <w:t>Science (New York, N.Y.)</w:t>
      </w:r>
      <w:r>
        <w:t xml:space="preserve">, </w:t>
      </w:r>
      <w:r>
        <w:rPr>
          <w:i/>
          <w:iCs/>
        </w:rPr>
        <w:t>319</w:t>
      </w:r>
      <w:r>
        <w:t>(5859), 59. https://doi.org/10.1126/science.1148231</w:t>
      </w:r>
    </w:p>
    <w:p w14:paraId="5BCF8DA8" w14:textId="77777777" w:rsidR="006E4589" w:rsidRDefault="006E4589" w:rsidP="006E4589">
      <w:pPr>
        <w:pStyle w:val="Bibliography"/>
      </w:pPr>
      <w:r>
        <w:t xml:space="preserve">Matute, D. R., &amp; Coyne, J. A. (2010). Intrinsic reproductive isolation between two sister species of Drosophila. </w:t>
      </w:r>
      <w:r>
        <w:rPr>
          <w:i/>
          <w:iCs/>
        </w:rPr>
        <w:t>Evolution; International Journal of Organic Evolution</w:t>
      </w:r>
      <w:r>
        <w:t xml:space="preserve">, </w:t>
      </w:r>
      <w:r>
        <w:rPr>
          <w:i/>
          <w:iCs/>
        </w:rPr>
        <w:t>64</w:t>
      </w:r>
      <w:r>
        <w:t>(4), 903–920. https://doi.org/10.1111/j.1558-5646.2009.00879.x</w:t>
      </w:r>
    </w:p>
    <w:p w14:paraId="447A46B0" w14:textId="77777777" w:rsidR="006E4589" w:rsidRDefault="006E4589" w:rsidP="006E4589">
      <w:pPr>
        <w:pStyle w:val="Bibliography"/>
      </w:pPr>
      <w:r>
        <w:t xml:space="preserve">McManus, C. J., Coolon, J. D., Duff, M. O., Eipper-Mains, J., Graveley, B. R., &amp; Wittkopp, P. J. (2010). Regulatory divergence in </w:t>
      </w:r>
      <w:r>
        <w:rPr>
          <w:i/>
          <w:iCs/>
        </w:rPr>
        <w:t>Drosophila</w:t>
      </w:r>
      <w:r>
        <w:t xml:space="preserve"> revealed by mRNA-seq. </w:t>
      </w:r>
      <w:r>
        <w:rPr>
          <w:i/>
          <w:iCs/>
        </w:rPr>
        <w:t>Genome Research</w:t>
      </w:r>
      <w:r>
        <w:t xml:space="preserve">, </w:t>
      </w:r>
      <w:r>
        <w:rPr>
          <w:i/>
          <w:iCs/>
        </w:rPr>
        <w:t>20</w:t>
      </w:r>
      <w:r>
        <w:t>(6), 816–825. https://doi.org/10.1101/gr.102491.109</w:t>
      </w:r>
    </w:p>
    <w:p w14:paraId="21F6B3EB" w14:textId="77777777" w:rsidR="006E4589" w:rsidRDefault="006E4589" w:rsidP="006E4589">
      <w:pPr>
        <w:pStyle w:val="Bibliography"/>
      </w:pPr>
      <w:r>
        <w:t xml:space="preserve">Meiklejohn, C. D., Coolon, J. D., Hartl, D. L., &amp; Wittkopp, P. J. (2014). The roles of cis- and trans-regulation in the evolution of regulatory incompatibilities and sexually dimorphic gene expression. </w:t>
      </w:r>
      <w:r>
        <w:rPr>
          <w:i/>
          <w:iCs/>
        </w:rPr>
        <w:t>Genome Research</w:t>
      </w:r>
      <w:r>
        <w:t xml:space="preserve">, </w:t>
      </w:r>
      <w:r>
        <w:rPr>
          <w:i/>
          <w:iCs/>
        </w:rPr>
        <w:t>24</w:t>
      </w:r>
      <w:r>
        <w:t>(1), 84–95. https://doi.org/10.1101/gr.156414.113</w:t>
      </w:r>
    </w:p>
    <w:p w14:paraId="1060FA04" w14:textId="77777777" w:rsidR="006E4589" w:rsidRDefault="006E4589" w:rsidP="006E4589">
      <w:pPr>
        <w:pStyle w:val="Bibliography"/>
      </w:pPr>
      <w:r>
        <w:t xml:space="preserve">Meiklejohn, C. D., Parsch, J., Ranz, J. M., &amp; Hartl, D. L. (2003). Rapid evolution of male-biased gene expression in </w:t>
      </w:r>
      <w:r>
        <w:rPr>
          <w:i/>
          <w:iCs/>
        </w:rPr>
        <w:t>Drosophila</w:t>
      </w:r>
      <w:r>
        <w:t xml:space="preserve">. </w:t>
      </w:r>
      <w:r>
        <w:rPr>
          <w:i/>
          <w:iCs/>
        </w:rPr>
        <w:t>Proceedings of the National Academy of Sciences</w:t>
      </w:r>
      <w:r>
        <w:t xml:space="preserve">, </w:t>
      </w:r>
      <w:r>
        <w:rPr>
          <w:i/>
          <w:iCs/>
        </w:rPr>
        <w:t>100</w:t>
      </w:r>
      <w:r>
        <w:t>(17), 9894–9899. https://doi.org/10.1073/pnas.1630690100</w:t>
      </w:r>
    </w:p>
    <w:p w14:paraId="73643568" w14:textId="77777777" w:rsidR="006E4589" w:rsidRDefault="006E4589" w:rsidP="006E4589">
      <w:pPr>
        <w:pStyle w:val="Bibliography"/>
      </w:pPr>
      <w:r>
        <w:t xml:space="preserve">Metzger, B. P. H., Wittkopp, P. J., &amp; Coolon, Joseph. D. (2017). Evolutionary Dynamics of Regulatory Changes Underlying Gene Expression Divergence among Saccharomyces Species. </w:t>
      </w:r>
      <w:r>
        <w:rPr>
          <w:i/>
          <w:iCs/>
        </w:rPr>
        <w:t>Genome Biology and Evolution</w:t>
      </w:r>
      <w:r>
        <w:t xml:space="preserve">, </w:t>
      </w:r>
      <w:r>
        <w:rPr>
          <w:i/>
          <w:iCs/>
        </w:rPr>
        <w:t>9</w:t>
      </w:r>
      <w:r>
        <w:t>(4), 843–854. https://doi.org/10.1093/gbe/evx035</w:t>
      </w:r>
    </w:p>
    <w:p w14:paraId="6661BB55" w14:textId="77777777" w:rsidR="006E4589" w:rsidRDefault="006E4589" w:rsidP="006E4589">
      <w:pPr>
        <w:pStyle w:val="Bibliography"/>
      </w:pPr>
      <w:r>
        <w:t xml:space="preserve">Meyer, B. J. (2022). The X chromosome in </w:t>
      </w:r>
      <w:r>
        <w:rPr>
          <w:i/>
          <w:iCs/>
        </w:rPr>
        <w:t>C. elegans</w:t>
      </w:r>
      <w:r>
        <w:t xml:space="preserve"> sex determination and dosage compensation. </w:t>
      </w:r>
      <w:r>
        <w:rPr>
          <w:i/>
          <w:iCs/>
        </w:rPr>
        <w:t>Current Opinion in Genetics &amp; Development</w:t>
      </w:r>
      <w:r>
        <w:t xml:space="preserve">, </w:t>
      </w:r>
      <w:r>
        <w:rPr>
          <w:i/>
          <w:iCs/>
        </w:rPr>
        <w:t>74</w:t>
      </w:r>
      <w:r>
        <w:t>, 101912. https://doi.org/10.1016/j.gde.2022.101912</w:t>
      </w:r>
    </w:p>
    <w:p w14:paraId="4E5CA317" w14:textId="77777777" w:rsidR="006E4589" w:rsidRDefault="006E4589" w:rsidP="006E4589">
      <w:pPr>
        <w:pStyle w:val="Bibliography"/>
      </w:pPr>
      <w:r>
        <w:t xml:space="preserve">Michalak, P., &amp; Noor, M. A. F. (2004). Association of Misexpression with Sterility in Hybrids of Drosophila simulansand D. mauritiana. </w:t>
      </w:r>
      <w:r>
        <w:rPr>
          <w:i/>
          <w:iCs/>
        </w:rPr>
        <w:t>Journal of Molecular Evolution</w:t>
      </w:r>
      <w:r>
        <w:t xml:space="preserve">, </w:t>
      </w:r>
      <w:r>
        <w:rPr>
          <w:i/>
          <w:iCs/>
        </w:rPr>
        <w:t>59</w:t>
      </w:r>
      <w:r>
        <w:t>(2), 277–282. https://doi.org/10.1007/s00239-004-2622-y</w:t>
      </w:r>
    </w:p>
    <w:p w14:paraId="52E982D2" w14:textId="77777777" w:rsidR="006E4589" w:rsidRDefault="006E4589" w:rsidP="006E4589">
      <w:pPr>
        <w:pStyle w:val="Bibliography"/>
      </w:pPr>
      <w:r>
        <w:t xml:space="preserve">Moehring, A. J., Llopart, A., Elwyn, S., Coyne, J. A., &amp; Mackay, T. F. C. (2006). The Genetic Basis of Postzygotic Reproductive Isolation Between </w:t>
      </w:r>
      <w:r>
        <w:rPr>
          <w:i/>
          <w:iCs/>
        </w:rPr>
        <w:t>Drosophila santomea</w:t>
      </w:r>
      <w:r>
        <w:t xml:space="preserve"> and </w:t>
      </w:r>
      <w:r>
        <w:rPr>
          <w:i/>
          <w:iCs/>
        </w:rPr>
        <w:t>D. yakuba</w:t>
      </w:r>
      <w:r>
        <w:t xml:space="preserve"> Due </w:t>
      </w:r>
      <w:r>
        <w:lastRenderedPageBreak/>
        <w:t xml:space="preserve">to Hybrid Male Sterility. </w:t>
      </w:r>
      <w:r>
        <w:rPr>
          <w:i/>
          <w:iCs/>
        </w:rPr>
        <w:t>Genetics</w:t>
      </w:r>
      <w:r>
        <w:t xml:space="preserve">, </w:t>
      </w:r>
      <w:r>
        <w:rPr>
          <w:i/>
          <w:iCs/>
        </w:rPr>
        <w:t>173</w:t>
      </w:r>
      <w:r>
        <w:t>(1), 225–233. https://doi.org/10.1534/genetics.105.052985</w:t>
      </w:r>
    </w:p>
    <w:p w14:paraId="634C877B" w14:textId="77777777" w:rsidR="006E4589" w:rsidRDefault="006E4589" w:rsidP="006E4589">
      <w:pPr>
        <w:pStyle w:val="Bibliography"/>
      </w:pPr>
      <w:r>
        <w:t xml:space="preserve">Montgomery, S. H., &amp; Mank, J. E. (2016). Inferring regulatory change from gene expression: The confounding effects of tissue scaling. </w:t>
      </w:r>
      <w:r>
        <w:rPr>
          <w:i/>
          <w:iCs/>
        </w:rPr>
        <w:t>Molecular Ecology</w:t>
      </w:r>
      <w:r>
        <w:t xml:space="preserve">, </w:t>
      </w:r>
      <w:r>
        <w:rPr>
          <w:i/>
          <w:iCs/>
        </w:rPr>
        <w:t>25</w:t>
      </w:r>
      <w:r>
        <w:t>(20), 5114–5128. https://doi.org/10.1111/mec.13824</w:t>
      </w:r>
    </w:p>
    <w:p w14:paraId="09F667AF" w14:textId="77777777" w:rsidR="006E4589" w:rsidRDefault="006E4589" w:rsidP="006E4589">
      <w:pPr>
        <w:pStyle w:val="Bibliography"/>
      </w:pPr>
      <w:r>
        <w:t xml:space="preserve">Mushegian, A. R., Garey, J. R., Martin, J., &amp; Liu, L. X. (1998). Large-Scale Taxonomic Profiling of Eukaryotic Model Organisms: A Comparison of Orthologous Proteins Encoded by the Human, Fly, Nematode, and Yeast Genomes. </w:t>
      </w:r>
      <w:r>
        <w:rPr>
          <w:i/>
          <w:iCs/>
        </w:rPr>
        <w:t>Genome Research</w:t>
      </w:r>
      <w:r>
        <w:t xml:space="preserve">, </w:t>
      </w:r>
      <w:r>
        <w:rPr>
          <w:i/>
          <w:iCs/>
        </w:rPr>
        <w:t>8</w:t>
      </w:r>
      <w:r>
        <w:t>(6), 590–598. https://doi.org/10.1101/gr.8.6.590</w:t>
      </w:r>
    </w:p>
    <w:p w14:paraId="4CF44A90" w14:textId="77777777" w:rsidR="006E4589" w:rsidRDefault="006E4589" w:rsidP="006E4589">
      <w:pPr>
        <w:pStyle w:val="Bibliography"/>
      </w:pPr>
      <w:r>
        <w:t xml:space="preserve">Nguyen, T. H. M., Klein, D. A., Weklar, O. S., Wengrow, E. R., &amp; Rockman, M. V. (2025). Abundant Recurrent Mitochondrial Mutations and Widespread Mitonuclear Epistasis in Caenorhabditis elegans. </w:t>
      </w:r>
      <w:r>
        <w:rPr>
          <w:i/>
          <w:iCs/>
        </w:rPr>
        <w:t>Molecular Biology and Evolution</w:t>
      </w:r>
      <w:r>
        <w:t xml:space="preserve">, </w:t>
      </w:r>
      <w:r>
        <w:rPr>
          <w:i/>
          <w:iCs/>
        </w:rPr>
        <w:t>42</w:t>
      </w:r>
      <w:r>
        <w:t>(12), msaf300. https://doi.org/10.1093/molbev/msaf300</w:t>
      </w:r>
    </w:p>
    <w:p w14:paraId="52DD53AC" w14:textId="77777777" w:rsidR="006E4589" w:rsidRDefault="006E4589" w:rsidP="006E4589">
      <w:pPr>
        <w:pStyle w:val="Bibliography"/>
      </w:pPr>
      <w:r>
        <w:t xml:space="preserve">Orr, H. A. (1996). Dobzhansky, Bateson, and the genetics of speciation. </w:t>
      </w:r>
      <w:r>
        <w:rPr>
          <w:i/>
          <w:iCs/>
        </w:rPr>
        <w:t>Genetics</w:t>
      </w:r>
      <w:r>
        <w:t xml:space="preserve">, </w:t>
      </w:r>
      <w:r>
        <w:rPr>
          <w:i/>
          <w:iCs/>
        </w:rPr>
        <w:t>144</w:t>
      </w:r>
      <w:r>
        <w:t>(4), 1331.</w:t>
      </w:r>
    </w:p>
    <w:p w14:paraId="0FDFD3C4" w14:textId="77777777" w:rsidR="006E4589" w:rsidRDefault="006E4589" w:rsidP="006E4589">
      <w:pPr>
        <w:pStyle w:val="Bibliography"/>
      </w:pPr>
      <w:r>
        <w:t xml:space="preserve">Parisi, M., Nuttall, R., Edwards, P., Minor, J., Naiman, D., Lü, J., Doctolero, M., Vainer, M., Chan, C., Malley, J., Eastman, S., &amp; Oliver, B. (2004). A survey of ovary-, testis-, and soma-biased gene expression in Drosophila melanogaster adults. </w:t>
      </w:r>
      <w:r>
        <w:rPr>
          <w:i/>
          <w:iCs/>
        </w:rPr>
        <w:t>Genome Biology</w:t>
      </w:r>
      <w:r>
        <w:t>, 18.</w:t>
      </w:r>
    </w:p>
    <w:p w14:paraId="18CBB75C" w14:textId="77777777" w:rsidR="006E4589" w:rsidRDefault="006E4589" w:rsidP="006E4589">
      <w:pPr>
        <w:pStyle w:val="Bibliography"/>
      </w:pPr>
      <w:r>
        <w:t xml:space="preserve">Pliota, P., Marvanova, H., Koreshova, A., Kaufman, Y., Tikanova, P., Krogull, D., Hagmüller, A., Widen, S. A., Handler, D., Gokcezade, J., Duchek, P., Brennecke, J., Ben-David, E., &amp; Burga, A. (2024). Selfish conflict underlies RNA-mediated parent-of-origin effects. </w:t>
      </w:r>
      <w:r>
        <w:rPr>
          <w:i/>
          <w:iCs/>
        </w:rPr>
        <w:t>Nature</w:t>
      </w:r>
      <w:r>
        <w:t xml:space="preserve">, </w:t>
      </w:r>
      <w:r>
        <w:rPr>
          <w:i/>
          <w:iCs/>
        </w:rPr>
        <w:t>628</w:t>
      </w:r>
      <w:r>
        <w:t>(8006), 122–129. https://doi.org/10.1038/s41586-024-07155-z</w:t>
      </w:r>
    </w:p>
    <w:p w14:paraId="5A45FDE4" w14:textId="77777777" w:rsidR="006E4589" w:rsidRDefault="006E4589" w:rsidP="006E4589">
      <w:pPr>
        <w:pStyle w:val="Bibliography"/>
      </w:pPr>
      <w:r>
        <w:t xml:space="preserve">Presgraves, D. C. (2010). The molecular evolutionary basis of species formation. </w:t>
      </w:r>
      <w:r>
        <w:rPr>
          <w:i/>
          <w:iCs/>
        </w:rPr>
        <w:t>Nature Reviews Genetics</w:t>
      </w:r>
      <w:r>
        <w:t xml:space="preserve">, </w:t>
      </w:r>
      <w:r>
        <w:rPr>
          <w:i/>
          <w:iCs/>
        </w:rPr>
        <w:t>11</w:t>
      </w:r>
      <w:r>
        <w:t>(3), Article 3. https://doi.org/10.1038/nrg2718</w:t>
      </w:r>
    </w:p>
    <w:p w14:paraId="4A29F9E1" w14:textId="77777777" w:rsidR="006E4589" w:rsidRDefault="006E4589" w:rsidP="006E4589">
      <w:pPr>
        <w:pStyle w:val="Bibliography"/>
      </w:pPr>
      <w:r>
        <w:t xml:space="preserve">Presgraves, D. C., &amp; Meiklejohn, C. D. (2021). Hybrid Sterility, Genetic Conflict and Complex Speciation: Lessons From the Drosophila simulans Clade Species. </w:t>
      </w:r>
      <w:r>
        <w:rPr>
          <w:i/>
          <w:iCs/>
        </w:rPr>
        <w:t>Frontiers in Genetics</w:t>
      </w:r>
      <w:r>
        <w:t xml:space="preserve">, </w:t>
      </w:r>
      <w:r>
        <w:rPr>
          <w:i/>
          <w:iCs/>
        </w:rPr>
        <w:t>12</w:t>
      </w:r>
      <w:r>
        <w:t>. https://www.frontiersin.org/articles/10.3389/fgene.2021.669045</w:t>
      </w:r>
    </w:p>
    <w:p w14:paraId="476415B6" w14:textId="77777777" w:rsidR="006E4589" w:rsidRDefault="006E4589" w:rsidP="006E4589">
      <w:pPr>
        <w:pStyle w:val="Bibliography"/>
      </w:pPr>
      <w:r>
        <w:t xml:space="preserve">Price, P. D., Palmer Droguett, D. H., Taylor, J. A., Kim, D. W., Place, E. S., Rogers, T. F., Mank, J. E., Cooney, C. R., &amp; Wright, A. E. (2022). Detecting signatures of selection on gene expression. </w:t>
      </w:r>
      <w:r>
        <w:rPr>
          <w:i/>
          <w:iCs/>
        </w:rPr>
        <w:t>Nature Ecology &amp; Evolution</w:t>
      </w:r>
      <w:r>
        <w:t xml:space="preserve">, </w:t>
      </w:r>
      <w:r>
        <w:rPr>
          <w:i/>
          <w:iCs/>
        </w:rPr>
        <w:t>6</w:t>
      </w:r>
      <w:r>
        <w:t>(7), Article 7. https://doi.org/10.1038/s41559-022-01761-8</w:t>
      </w:r>
    </w:p>
    <w:p w14:paraId="65A1D350" w14:textId="77777777" w:rsidR="006E4589" w:rsidRDefault="006E4589" w:rsidP="006E4589">
      <w:pPr>
        <w:pStyle w:val="Bibliography"/>
      </w:pPr>
      <w:r>
        <w:t xml:space="preserve">Ranz, J. M., Castillo-Davis, C. I., Meiklejohn, C. D., &amp; Hartl, D. L. (2003). Sex-Dependent Gene Expression and Evolution of the Drosophila Transcriptome. </w:t>
      </w:r>
      <w:r>
        <w:rPr>
          <w:i/>
          <w:iCs/>
        </w:rPr>
        <w:t>Science</w:t>
      </w:r>
      <w:r>
        <w:t xml:space="preserve">, </w:t>
      </w:r>
      <w:r>
        <w:rPr>
          <w:i/>
          <w:iCs/>
        </w:rPr>
        <w:t>300</w:t>
      </w:r>
      <w:r>
        <w:t>(5626), 1742–1745. https://doi.org/10.1126/science.1085881</w:t>
      </w:r>
    </w:p>
    <w:p w14:paraId="0C3488FF" w14:textId="77777777" w:rsidR="006E4589" w:rsidRDefault="006E4589" w:rsidP="006E4589">
      <w:pPr>
        <w:pStyle w:val="Bibliography"/>
      </w:pPr>
      <w:r>
        <w:t xml:space="preserve">Ranz, J. M., Namgyal, K., Gibson, G., &amp; Hartl, D. L. (2004). Anomalies in the Expression Profile of Interspecific Hybrids of </w:t>
      </w:r>
      <w:r>
        <w:rPr>
          <w:i/>
          <w:iCs/>
        </w:rPr>
        <w:t>Drosophila melanogaster</w:t>
      </w:r>
      <w:r>
        <w:t xml:space="preserve"> and </w:t>
      </w:r>
      <w:r>
        <w:rPr>
          <w:i/>
          <w:iCs/>
        </w:rPr>
        <w:t>Drosophila simulans</w:t>
      </w:r>
      <w:r>
        <w:t xml:space="preserve">. </w:t>
      </w:r>
      <w:r>
        <w:rPr>
          <w:i/>
          <w:iCs/>
        </w:rPr>
        <w:t>Genome Research</w:t>
      </w:r>
      <w:r>
        <w:t xml:space="preserve">, </w:t>
      </w:r>
      <w:r>
        <w:rPr>
          <w:i/>
          <w:iCs/>
        </w:rPr>
        <w:t>14</w:t>
      </w:r>
      <w:r>
        <w:t>(3), 373–379. https://doi.org/10.1101/gr.2019804</w:t>
      </w:r>
    </w:p>
    <w:p w14:paraId="56784573" w14:textId="77777777" w:rsidR="006E4589" w:rsidRDefault="006E4589" w:rsidP="006E4589">
      <w:pPr>
        <w:pStyle w:val="Bibliography"/>
      </w:pPr>
      <w:r>
        <w:lastRenderedPageBreak/>
        <w:t xml:space="preserve">Rechtsteiner, A., Ercan, S., Takasaki, T., Phippen, T. M., Egelhofer, T. A., Wang, W., Kimura, H., Lieb, J. D., &amp; Strome, S. (2010). The Histone H3K36 Methyltransferase MES-4 Acts Epigenetically to Transmit the Memory of Germline Gene Expression to Progeny. </w:t>
      </w:r>
      <w:r>
        <w:rPr>
          <w:i/>
          <w:iCs/>
        </w:rPr>
        <w:t>PLoS Genetics</w:t>
      </w:r>
      <w:r>
        <w:t xml:space="preserve">, </w:t>
      </w:r>
      <w:r>
        <w:rPr>
          <w:i/>
          <w:iCs/>
        </w:rPr>
        <w:t>6</w:t>
      </w:r>
      <w:r>
        <w:t>(9), e1001091. https://doi.org/10.1371/journal.pgen.1001091</w:t>
      </w:r>
    </w:p>
    <w:p w14:paraId="5F0D2A10" w14:textId="77777777" w:rsidR="006E4589" w:rsidRDefault="006E4589" w:rsidP="006E4589">
      <w:pPr>
        <w:pStyle w:val="Bibliography"/>
      </w:pPr>
      <w:r>
        <w:t xml:space="preserve">Rice, A. M., &amp; McQuillan, M. A. (2018). Maladaptive learning and memory in hybrids as a reproductive isolating barrier. </w:t>
      </w:r>
      <w:r>
        <w:rPr>
          <w:i/>
          <w:iCs/>
        </w:rPr>
        <w:t>Proceedings of the Royal Society B: Biological Sciences</w:t>
      </w:r>
      <w:r>
        <w:t xml:space="preserve">, </w:t>
      </w:r>
      <w:r>
        <w:rPr>
          <w:i/>
          <w:iCs/>
        </w:rPr>
        <w:t>285</w:t>
      </w:r>
      <w:r>
        <w:t>(1879), 20180542. https://doi.org/10.1098/rspb.2018.0542</w:t>
      </w:r>
    </w:p>
    <w:p w14:paraId="17138720" w14:textId="77777777" w:rsidR="006E4589" w:rsidRDefault="006E4589" w:rsidP="006E4589">
      <w:pPr>
        <w:pStyle w:val="Bibliography"/>
      </w:pPr>
      <w:r>
        <w:t xml:space="preserve">Riddle, D. L., Blumenthal, T., Meyer, B. J., &amp; Priess, J. R. (1997). Phylogenetic Context for C. elegans. In </w:t>
      </w:r>
      <w:r>
        <w:rPr>
          <w:i/>
          <w:iCs/>
        </w:rPr>
        <w:t>C. elegans II. 2nd edition</w:t>
      </w:r>
      <w:r>
        <w:t>. Cold Spring Harbor Laboratory Press. https://www.ncbi.nlm.nih.gov/books/NBK20148/</w:t>
      </w:r>
    </w:p>
    <w:p w14:paraId="63338BE6" w14:textId="77777777" w:rsidR="006E4589" w:rsidRDefault="006E4589" w:rsidP="006E4589">
      <w:pPr>
        <w:pStyle w:val="Bibliography"/>
      </w:pPr>
      <w:r>
        <w:t xml:space="preserve">Rošić, S., Amouroux, R., Requena, C. E., Gomes, A., Emperle, M., Beltran, T., Rane, J. K., Linnett, S., Selkirk, M. E., Schiffer, P. H., Bancroft, A. J., Grencis, R. K., Jeltsch, A., Hajkova, P., &amp; Sarkies, P. (2018). Evolutionary analysis indicates that DNA alkylation damage is a byproduct of cytosine DNA methyltransferase activity. </w:t>
      </w:r>
      <w:r>
        <w:rPr>
          <w:i/>
          <w:iCs/>
        </w:rPr>
        <w:t>Nature Genetics</w:t>
      </w:r>
      <w:r>
        <w:t xml:space="preserve">, </w:t>
      </w:r>
      <w:r>
        <w:rPr>
          <w:i/>
          <w:iCs/>
        </w:rPr>
        <w:t>50</w:t>
      </w:r>
      <w:r>
        <w:t>(3), 452–459. https://doi.org/10.1038/s41588-018-0061-8</w:t>
      </w:r>
    </w:p>
    <w:p w14:paraId="4B8AD603" w14:textId="77777777" w:rsidR="006E4589" w:rsidRDefault="006E4589" w:rsidP="006E4589">
      <w:pPr>
        <w:pStyle w:val="Bibliography"/>
      </w:pPr>
      <w:r>
        <w:t xml:space="preserve">Runemark, A., Moore, E. C., &amp; Larson, E. L. (2024). Hybridization and gene expression: Beyond differentially expressed genes. </w:t>
      </w:r>
      <w:r>
        <w:rPr>
          <w:i/>
          <w:iCs/>
        </w:rPr>
        <w:t>Molecular Ecology</w:t>
      </w:r>
      <w:r>
        <w:t xml:space="preserve">, </w:t>
      </w:r>
      <w:r>
        <w:rPr>
          <w:i/>
          <w:iCs/>
        </w:rPr>
        <w:t>n/a</w:t>
      </w:r>
      <w:r>
        <w:t>(n/a), e17303. https://doi.org/10.1111/mec.17303</w:t>
      </w:r>
    </w:p>
    <w:p w14:paraId="28411AAA" w14:textId="77777777" w:rsidR="006E4589" w:rsidRDefault="006E4589" w:rsidP="006E4589">
      <w:pPr>
        <w:pStyle w:val="Bibliography"/>
      </w:pPr>
      <w:r>
        <w:t xml:space="preserve">Samson, M., Jow, M. M., Wong, C. C. L., Fitzpatrick, C., Aslanian, A., Saucedo, I., Estrada, R., Ito, T., Park, S. R., Yates, J. R., &amp; Chu, D. S. (2014). The specification and global reprogramming of histone epigenetic marks during gamete formation and early embryo development in C. elegans. </w:t>
      </w:r>
      <w:r>
        <w:rPr>
          <w:i/>
          <w:iCs/>
        </w:rPr>
        <w:t>PLoS Genetics</w:t>
      </w:r>
      <w:r>
        <w:t xml:space="preserve">, </w:t>
      </w:r>
      <w:r>
        <w:rPr>
          <w:i/>
          <w:iCs/>
        </w:rPr>
        <w:t>10</w:t>
      </w:r>
      <w:r>
        <w:t>(10), e1004588. https://doi.org/10.1371/journal.pgen.1004588</w:t>
      </w:r>
    </w:p>
    <w:p w14:paraId="64A8C2F9" w14:textId="77777777" w:rsidR="006E4589" w:rsidRDefault="006E4589" w:rsidP="006E4589">
      <w:pPr>
        <w:pStyle w:val="Bibliography"/>
      </w:pPr>
      <w:r>
        <w:t xml:space="preserve">Sanchez-Ramirez, S., &amp; Cutter, A. (2025). CompMap: An allele-specific expression read counter based on competitive mapping. </w:t>
      </w:r>
      <w:r>
        <w:rPr>
          <w:i/>
          <w:iCs/>
        </w:rPr>
        <w:t>microPublication Biology</w:t>
      </w:r>
      <w:r>
        <w:t>. https://doi.org/10.17912/micropub.biology.001599</w:t>
      </w:r>
    </w:p>
    <w:p w14:paraId="394CB4C8" w14:textId="77777777" w:rsidR="006E4589" w:rsidRDefault="006E4589" w:rsidP="006E4589">
      <w:pPr>
        <w:pStyle w:val="Bibliography"/>
      </w:pPr>
      <w:r>
        <w:t xml:space="preserve">Sánchez-Ramírez, S., &amp; Cutter, A. D. (2021). </w:t>
      </w:r>
      <w:r>
        <w:rPr>
          <w:i/>
          <w:iCs/>
        </w:rPr>
        <w:t>CompMap: An allele-specific expression read-counter based on competitive mapping</w:t>
      </w:r>
      <w:r>
        <w:t xml:space="preserve"> (p. 2021.02.12.431019). bioRxiv. https://doi.org/10.1101/2021.02.12.431019</w:t>
      </w:r>
    </w:p>
    <w:p w14:paraId="4EC02CD4" w14:textId="77777777" w:rsidR="006E4589" w:rsidRDefault="006E4589" w:rsidP="006E4589">
      <w:pPr>
        <w:pStyle w:val="Bibliography"/>
      </w:pPr>
      <w:r>
        <w:t xml:space="preserve">Sánchez-Ramírez, S., Weiss, J. G., Thomas, C. G., &amp; Cutter, A. D. (2021). Widespread misregulation of inter-species hybrid transcriptomes due to sex-specific and sex-chromosome regulatory evolution. </w:t>
      </w:r>
      <w:r>
        <w:rPr>
          <w:i/>
          <w:iCs/>
        </w:rPr>
        <w:t>PLOS Genetics</w:t>
      </w:r>
      <w:r>
        <w:t xml:space="preserve">, </w:t>
      </w:r>
      <w:r>
        <w:rPr>
          <w:i/>
          <w:iCs/>
        </w:rPr>
        <w:t>17</w:t>
      </w:r>
      <w:r>
        <w:t>(3), e1009409. https://doi.org/10.1371/journal.pgen.1009409</w:t>
      </w:r>
    </w:p>
    <w:p w14:paraId="3D84A87E" w14:textId="77777777" w:rsidR="006E4589" w:rsidRDefault="006E4589" w:rsidP="006E4589">
      <w:pPr>
        <w:pStyle w:val="Bibliography"/>
      </w:pPr>
      <w:r>
        <w:t xml:space="preserve">Schiffman, J. S., &amp; Ralph, P. L. (2022). System drift and speciation. </w:t>
      </w:r>
      <w:r>
        <w:rPr>
          <w:i/>
          <w:iCs/>
        </w:rPr>
        <w:t>Evolution</w:t>
      </w:r>
      <w:r>
        <w:t xml:space="preserve">, </w:t>
      </w:r>
      <w:r>
        <w:rPr>
          <w:i/>
          <w:iCs/>
        </w:rPr>
        <w:t>76</w:t>
      </w:r>
      <w:r>
        <w:t>(2), 236–251.</w:t>
      </w:r>
    </w:p>
    <w:p w14:paraId="2540BDB2" w14:textId="77777777" w:rsidR="006E4589" w:rsidRDefault="006E4589" w:rsidP="006E4589">
      <w:pPr>
        <w:pStyle w:val="Bibliography"/>
      </w:pPr>
      <w:r>
        <w:t xml:space="preserve">Schluter, D., &amp; Rieseberg, L. H. (2022). Three problems in the genetics of speciation by selection. </w:t>
      </w:r>
      <w:r>
        <w:rPr>
          <w:i/>
          <w:iCs/>
        </w:rPr>
        <w:t>Proceedings of the National Academy of Sciences of the United States of America</w:t>
      </w:r>
      <w:r>
        <w:t xml:space="preserve">, </w:t>
      </w:r>
      <w:r>
        <w:rPr>
          <w:i/>
          <w:iCs/>
        </w:rPr>
        <w:t>119</w:t>
      </w:r>
      <w:r>
        <w:t>(30), e2122153119. https://doi.org/10.1073/pnas.2122153119</w:t>
      </w:r>
    </w:p>
    <w:p w14:paraId="3FBA19ED" w14:textId="77777777" w:rsidR="006E4589" w:rsidRDefault="006E4589" w:rsidP="006E4589">
      <w:pPr>
        <w:pStyle w:val="Bibliography"/>
      </w:pPr>
      <w:r>
        <w:lastRenderedPageBreak/>
        <w:t xml:space="preserve">Seidel, H. S., Ailion, M., Li, J., van Oudenaarden, A., Rockman, M. V., &amp; Kruglyak, L. (2011). A novel sperm-delivered toxin causes late-stage embryo lethality and transmission ratio distortion in C. elegans. </w:t>
      </w:r>
      <w:r>
        <w:rPr>
          <w:i/>
          <w:iCs/>
        </w:rPr>
        <w:t>PLoS Biology</w:t>
      </w:r>
      <w:r>
        <w:t xml:space="preserve">, </w:t>
      </w:r>
      <w:r>
        <w:rPr>
          <w:i/>
          <w:iCs/>
        </w:rPr>
        <w:t>9</w:t>
      </w:r>
      <w:r>
        <w:t>(7), e1001115. https://doi.org/10.1371/journal.pbio.1001115</w:t>
      </w:r>
    </w:p>
    <w:p w14:paraId="61815EC7" w14:textId="77777777" w:rsidR="006E4589" w:rsidRDefault="006E4589" w:rsidP="006E4589">
      <w:pPr>
        <w:pStyle w:val="Bibliography"/>
      </w:pPr>
      <w:r>
        <w:t xml:space="preserve">Seidel, H. S., Rockman, M. V., &amp; Kruglyak, L. (2008). Widespread genetic incompatibility in C. elegans maintained by balancing selection. </w:t>
      </w:r>
      <w:r>
        <w:rPr>
          <w:i/>
          <w:iCs/>
        </w:rPr>
        <w:t>Science (New York, N.Y.)</w:t>
      </w:r>
      <w:r>
        <w:t xml:space="preserve">, </w:t>
      </w:r>
      <w:r>
        <w:rPr>
          <w:i/>
          <w:iCs/>
        </w:rPr>
        <w:t>319</w:t>
      </w:r>
      <w:r>
        <w:t>(5863), 589–594. https://doi.org/10.1126/science.1151107</w:t>
      </w:r>
    </w:p>
    <w:p w14:paraId="3B1DF5A6" w14:textId="77777777" w:rsidR="006E4589" w:rsidRDefault="006E4589" w:rsidP="006E4589">
      <w:pPr>
        <w:pStyle w:val="Bibliography"/>
      </w:pPr>
      <w:r>
        <w:t xml:space="preserve">Seroussi, U., Lugowski, A., Wadi, L., Lao, R. X., Willis, A. R., Zhao, W., Sundby, A. E., Charlesworth, A. G., Reinke, A. W., &amp; Claycomb, J. M. (2023). A comprehensive survey of C. elegans argonaute proteins reveals organism-wide gene regulatory networks and functions. </w:t>
      </w:r>
      <w:r>
        <w:rPr>
          <w:i/>
          <w:iCs/>
        </w:rPr>
        <w:t>eLife</w:t>
      </w:r>
      <w:r>
        <w:t xml:space="preserve">, </w:t>
      </w:r>
      <w:r>
        <w:rPr>
          <w:i/>
          <w:iCs/>
        </w:rPr>
        <w:t>12</w:t>
      </w:r>
      <w:r>
        <w:t>, e83853. https://doi.org/10.7554/eLife.83853</w:t>
      </w:r>
    </w:p>
    <w:p w14:paraId="0765B6BA" w14:textId="77777777" w:rsidR="006E4589" w:rsidRDefault="006E4589" w:rsidP="006E4589">
      <w:pPr>
        <w:pStyle w:val="Bibliography"/>
      </w:pPr>
      <w:r>
        <w:t xml:space="preserve">Serrato-Capuchina, A., &amp; Matute, D. R. (2018). The Role of Transposable Elements in Speciation. </w:t>
      </w:r>
      <w:r>
        <w:rPr>
          <w:i/>
          <w:iCs/>
        </w:rPr>
        <w:t>Genes</w:t>
      </w:r>
      <w:r>
        <w:t xml:space="preserve">, </w:t>
      </w:r>
      <w:r>
        <w:rPr>
          <w:i/>
          <w:iCs/>
        </w:rPr>
        <w:t>9</w:t>
      </w:r>
      <w:r>
        <w:t>(5), 254. https://doi.org/10.3390/genes9050254</w:t>
      </w:r>
    </w:p>
    <w:p w14:paraId="641FB3BE" w14:textId="77777777" w:rsidR="006E4589" w:rsidRDefault="006E4589" w:rsidP="006E4589">
      <w:pPr>
        <w:pStyle w:val="Bibliography"/>
      </w:pPr>
      <w:r>
        <w:t xml:space="preserve">Servedio, M. R., &amp; Boughman, J. W. (2017). The Role of Sexual Selection in Local Adaptation and Speciation. </w:t>
      </w:r>
      <w:r>
        <w:rPr>
          <w:i/>
          <w:iCs/>
        </w:rPr>
        <w:t>Annual Review of Ecology, Evolution, and Systematics</w:t>
      </w:r>
      <w:r>
        <w:t xml:space="preserve">, </w:t>
      </w:r>
      <w:r>
        <w:rPr>
          <w:i/>
          <w:iCs/>
        </w:rPr>
        <w:t>48</w:t>
      </w:r>
      <w:r>
        <w:t>(1), 85–109. https://doi.org/10.1146/annurev-ecolsys-110316-022905</w:t>
      </w:r>
    </w:p>
    <w:p w14:paraId="2F3F6660" w14:textId="77777777" w:rsidR="006E4589" w:rsidRDefault="006E4589" w:rsidP="006E4589">
      <w:pPr>
        <w:pStyle w:val="Bibliography"/>
      </w:pPr>
      <w:r>
        <w:t xml:space="preserve">Servedio, M. R., &amp; Bürger, R. (2014). The counterintuitive role of sexual selection in species maintenance and speciation. </w:t>
      </w:r>
      <w:r>
        <w:rPr>
          <w:i/>
          <w:iCs/>
        </w:rPr>
        <w:t>Proceedings of the National Academy of Sciences</w:t>
      </w:r>
      <w:r>
        <w:t xml:space="preserve">, </w:t>
      </w:r>
      <w:r>
        <w:rPr>
          <w:i/>
          <w:iCs/>
        </w:rPr>
        <w:t>111</w:t>
      </w:r>
      <w:r>
        <w:t>(22), 8113–8118. https://doi.org/10.1073/pnas.1316484111</w:t>
      </w:r>
    </w:p>
    <w:p w14:paraId="2E474F5C" w14:textId="77777777" w:rsidR="006E4589" w:rsidRDefault="006E4589" w:rsidP="006E4589">
      <w:pPr>
        <w:pStyle w:val="Bibliography"/>
      </w:pPr>
      <w:r>
        <w:t xml:space="preserve">Shen, S. Q., Turro, E., &amp; Corbo, J. C. (2014). Hybrid mice reveal parent-of-origin and Cis- and trans-regulatory effects in the retina. </w:t>
      </w:r>
      <w:r>
        <w:rPr>
          <w:i/>
          <w:iCs/>
        </w:rPr>
        <w:t>PloS One</w:t>
      </w:r>
      <w:r>
        <w:t xml:space="preserve">, </w:t>
      </w:r>
      <w:r>
        <w:rPr>
          <w:i/>
          <w:iCs/>
        </w:rPr>
        <w:t>9</w:t>
      </w:r>
      <w:r>
        <w:t>(10), e109382. https://doi.org/10.1371/journal.pone.0109382</w:t>
      </w:r>
    </w:p>
    <w:p w14:paraId="00BC5823" w14:textId="77777777" w:rsidR="006E4589" w:rsidRDefault="006E4589" w:rsidP="006E4589">
      <w:pPr>
        <w:pStyle w:val="Bibliography"/>
      </w:pPr>
      <w:r>
        <w:t xml:space="preserve">Shi, X., Ng, D. W.-K., Zhang, C., Comai, L., Ye, W., &amp; Jeffrey Chen, Z. (2012). Cis- and trans-regulatory divergence between progenitor species determines gene-expression novelty in Arabidopsis allopolyploids. </w:t>
      </w:r>
      <w:r>
        <w:rPr>
          <w:i/>
          <w:iCs/>
        </w:rPr>
        <w:t>Nature Communications</w:t>
      </w:r>
      <w:r>
        <w:t xml:space="preserve">, </w:t>
      </w:r>
      <w:r>
        <w:rPr>
          <w:i/>
          <w:iCs/>
        </w:rPr>
        <w:t>3</w:t>
      </w:r>
      <w:r>
        <w:t>(1), 950. https://doi.org/10.1038/ncomms1954</w:t>
      </w:r>
    </w:p>
    <w:p w14:paraId="548DF6C7" w14:textId="77777777" w:rsidR="006E4589" w:rsidRDefault="006E4589" w:rsidP="006E4589">
      <w:pPr>
        <w:pStyle w:val="Bibliography"/>
      </w:pPr>
      <w:r>
        <w:t xml:space="preserve">Shirayama, M., Seth, M., Lee, H.-C., Gu, W., Ishidate, T., Conte, D., &amp; Mello, C. C. (2012). piRNAs initiate an epigenetic memory of nonself RNA in the C. elegans germline. </w:t>
      </w:r>
      <w:r>
        <w:rPr>
          <w:i/>
          <w:iCs/>
        </w:rPr>
        <w:t>Cell</w:t>
      </w:r>
      <w:r>
        <w:t xml:space="preserve">, </w:t>
      </w:r>
      <w:r>
        <w:rPr>
          <w:i/>
          <w:iCs/>
        </w:rPr>
        <w:t>150</w:t>
      </w:r>
      <w:r>
        <w:t>(1), 65–77. https://doi.org/10.1016/j.cell.2012.06.015</w:t>
      </w:r>
    </w:p>
    <w:p w14:paraId="654115BF" w14:textId="77777777" w:rsidR="006E4589" w:rsidRDefault="006E4589" w:rsidP="006E4589">
      <w:pPr>
        <w:pStyle w:val="Bibliography"/>
      </w:pPr>
      <w:r>
        <w:t xml:space="preserve">Signor, S. A., &amp; Nuzhdin, S. V. (2018). The Evolution of Gene Expression in cis and trans. </w:t>
      </w:r>
      <w:r>
        <w:rPr>
          <w:i/>
          <w:iCs/>
        </w:rPr>
        <w:t>Trends in Genetics</w:t>
      </w:r>
      <w:r>
        <w:t xml:space="preserve">, </w:t>
      </w:r>
      <w:r>
        <w:rPr>
          <w:i/>
          <w:iCs/>
        </w:rPr>
        <w:t>34</w:t>
      </w:r>
      <w:r>
        <w:t>(7), 532–544. https://doi.org/10.1016/j.tig.2018.03.007</w:t>
      </w:r>
    </w:p>
    <w:p w14:paraId="0CEC2372" w14:textId="77777777" w:rsidR="006E4589" w:rsidRDefault="006E4589" w:rsidP="006E4589">
      <w:pPr>
        <w:pStyle w:val="Bibliography"/>
      </w:pPr>
      <w:r>
        <w:t xml:space="preserve">Small, C. M., Carney, G. E., Mo, Q., Vannucci, M., &amp; Jones, A. G. (2009). A microarray analysis of sex- and gonad-biased gene expression in the zebrafish: Evidence for masculinization of the transcriptome. </w:t>
      </w:r>
      <w:r>
        <w:rPr>
          <w:i/>
          <w:iCs/>
        </w:rPr>
        <w:t>BMC Genomics</w:t>
      </w:r>
      <w:r>
        <w:t xml:space="preserve">, </w:t>
      </w:r>
      <w:r>
        <w:rPr>
          <w:i/>
          <w:iCs/>
        </w:rPr>
        <w:t>10</w:t>
      </w:r>
      <w:r>
        <w:t>(1), 579. https://doi.org/10.1186/1471-2164-10-579</w:t>
      </w:r>
    </w:p>
    <w:p w14:paraId="5A1884D5" w14:textId="77777777" w:rsidR="006E4589" w:rsidRDefault="006E4589" w:rsidP="006E4589">
      <w:pPr>
        <w:pStyle w:val="Bibliography"/>
      </w:pPr>
      <w:r>
        <w:t xml:space="preserve">Stern, D. L., &amp; Orgogozo, V. (2009). Is Genetic Evolution Predictable? </w:t>
      </w:r>
      <w:r>
        <w:rPr>
          <w:i/>
          <w:iCs/>
        </w:rPr>
        <w:t>Science (New York, N.Y.)</w:t>
      </w:r>
      <w:r>
        <w:t xml:space="preserve">, </w:t>
      </w:r>
      <w:r>
        <w:rPr>
          <w:i/>
          <w:iCs/>
        </w:rPr>
        <w:t>323</w:t>
      </w:r>
      <w:r>
        <w:t>(5915), 746–751. https://doi.org/10.1126/science.1158997</w:t>
      </w:r>
    </w:p>
    <w:p w14:paraId="79ACD6F6" w14:textId="77777777" w:rsidR="006E4589" w:rsidRDefault="006E4589" w:rsidP="006E4589">
      <w:pPr>
        <w:pStyle w:val="Bibliography"/>
      </w:pPr>
      <w:r>
        <w:lastRenderedPageBreak/>
        <w:t xml:space="preserve">Sundararajan, V., &amp; Civetta, A. (2011). Male Sex Interspecies Divergence and Down Regulation of Expression of Spermatogenesis Genes in Drosophila Sterile Hybrids. </w:t>
      </w:r>
      <w:r>
        <w:rPr>
          <w:i/>
          <w:iCs/>
        </w:rPr>
        <w:t>Journal of Molecular Evolution</w:t>
      </w:r>
      <w:r>
        <w:t xml:space="preserve">, </w:t>
      </w:r>
      <w:r>
        <w:rPr>
          <w:i/>
          <w:iCs/>
        </w:rPr>
        <w:t>72</w:t>
      </w:r>
      <w:r>
        <w:t>(1), 80–89. https://doi.org/10.1007/s00239-010-9404-5</w:t>
      </w:r>
    </w:p>
    <w:p w14:paraId="76BF97AC" w14:textId="77777777" w:rsidR="006E4589" w:rsidRDefault="006E4589" w:rsidP="006E4589">
      <w:pPr>
        <w:pStyle w:val="Bibliography"/>
      </w:pPr>
      <w:r>
        <w:t xml:space="preserve">Tabuchi, T. M., Rechtsteiner, A., Jeffers, T. E., Egelhofer, T. A., Murphy, C. T., &amp; Strome, S. (2018). Caenorhabditis elegans sperm carry a histone-based epigenetic memory of both spermatogenesis and oogenesis. </w:t>
      </w:r>
      <w:r>
        <w:rPr>
          <w:i/>
          <w:iCs/>
        </w:rPr>
        <w:t>Nature Communications</w:t>
      </w:r>
      <w:r>
        <w:t xml:space="preserve">, </w:t>
      </w:r>
      <w:r>
        <w:rPr>
          <w:i/>
          <w:iCs/>
        </w:rPr>
        <w:t>9</w:t>
      </w:r>
      <w:r>
        <w:t>(1), 4310. https://doi.org/10.1038/s41467-018-06236-8</w:t>
      </w:r>
    </w:p>
    <w:p w14:paraId="2F2A8883" w14:textId="77777777" w:rsidR="006E4589" w:rsidRDefault="006E4589" w:rsidP="006E4589">
      <w:pPr>
        <w:pStyle w:val="Bibliography"/>
      </w:pPr>
      <w:r>
        <w:t xml:space="preserve">Teterina, A. A., Willis, J. H., &amp; Phillips, P. C. (2020). Chromosome-Level Assembly of the Caenorhabditis remanei Genome Reveals Conserved Patterns of Nematode Genome Organization. </w:t>
      </w:r>
      <w:r>
        <w:rPr>
          <w:i/>
          <w:iCs/>
        </w:rPr>
        <w:t>Genetics</w:t>
      </w:r>
      <w:r>
        <w:t xml:space="preserve">, </w:t>
      </w:r>
      <w:r>
        <w:rPr>
          <w:i/>
          <w:iCs/>
        </w:rPr>
        <w:t>214</w:t>
      </w:r>
      <w:r>
        <w:t>(4), 769–780. https://doi.org/10.1534/genetics.119.303018</w:t>
      </w:r>
    </w:p>
    <w:p w14:paraId="0DC3DA24" w14:textId="77777777" w:rsidR="006E4589" w:rsidRDefault="006E4589" w:rsidP="006E4589">
      <w:pPr>
        <w:pStyle w:val="Bibliography"/>
      </w:pPr>
      <w:r>
        <w:t xml:space="preserve">True, J. R., &amp; Haag, E. S. (2001). Developmental system drift and flexibility in evolutionary trajectories. </w:t>
      </w:r>
      <w:r>
        <w:rPr>
          <w:i/>
          <w:iCs/>
        </w:rPr>
        <w:t>Evolution &amp; Development</w:t>
      </w:r>
      <w:r>
        <w:t xml:space="preserve">, </w:t>
      </w:r>
      <w:r>
        <w:rPr>
          <w:i/>
          <w:iCs/>
        </w:rPr>
        <w:t>3</w:t>
      </w:r>
      <w:r>
        <w:t>(2), 109–119.</w:t>
      </w:r>
    </w:p>
    <w:p w14:paraId="2D9454AC" w14:textId="77777777" w:rsidR="006E4589" w:rsidRDefault="006E4589" w:rsidP="006E4589">
      <w:pPr>
        <w:pStyle w:val="Bibliography"/>
      </w:pPr>
      <w:r>
        <w:t xml:space="preserve">Turelli, M. (1998). The Causes of Haldane’s Rule. </w:t>
      </w:r>
      <w:r>
        <w:rPr>
          <w:i/>
          <w:iCs/>
        </w:rPr>
        <w:t>Science</w:t>
      </w:r>
      <w:r>
        <w:t xml:space="preserve">, </w:t>
      </w:r>
      <w:r>
        <w:rPr>
          <w:i/>
          <w:iCs/>
        </w:rPr>
        <w:t>282</w:t>
      </w:r>
      <w:r>
        <w:t>(5390), 889–891. https://doi.org/10.1126/science.282.5390.889</w:t>
      </w:r>
    </w:p>
    <w:p w14:paraId="2E8109CD" w14:textId="77777777" w:rsidR="006E4589" w:rsidRDefault="006E4589" w:rsidP="006E4589">
      <w:pPr>
        <w:pStyle w:val="Bibliography"/>
      </w:pPr>
      <w:r>
        <w:t xml:space="preserve">Turelli, M., &amp; Moyle, L. C. (2007). Asymmetric postmating isolation: Darwin’s corollary to Haldane’s rule. </w:t>
      </w:r>
      <w:r>
        <w:rPr>
          <w:i/>
          <w:iCs/>
        </w:rPr>
        <w:t>Genetics</w:t>
      </w:r>
      <w:r>
        <w:t xml:space="preserve">, </w:t>
      </w:r>
      <w:r>
        <w:rPr>
          <w:i/>
          <w:iCs/>
        </w:rPr>
        <w:t>176</w:t>
      </w:r>
      <w:r>
        <w:t>(2), 1059–1088. https://doi.org/10.1534/genetics.106.065979</w:t>
      </w:r>
    </w:p>
    <w:p w14:paraId="2761C39B" w14:textId="77777777" w:rsidR="006E4589" w:rsidRDefault="006E4589" w:rsidP="006E4589">
      <w:pPr>
        <w:pStyle w:val="Bibliography"/>
      </w:pPr>
      <w:r>
        <w:t xml:space="preserve">Turissini, D. A., Comeault, A. A., Liu, G., Lee, Y. C. G., &amp; Matute, D. R. (2017). The ability of Drosophila hybrids to locate food declines with parental divergence. </w:t>
      </w:r>
      <w:r>
        <w:rPr>
          <w:i/>
          <w:iCs/>
        </w:rPr>
        <w:t>Evolution; International Journal of Organic Evolution</w:t>
      </w:r>
      <w:r>
        <w:t xml:space="preserve">, </w:t>
      </w:r>
      <w:r>
        <w:rPr>
          <w:i/>
          <w:iCs/>
        </w:rPr>
        <w:t>71</w:t>
      </w:r>
      <w:r>
        <w:t>(4), 960–973. https://doi.org/10.1111/evo.13180</w:t>
      </w:r>
    </w:p>
    <w:p w14:paraId="6C99EBBF" w14:textId="77777777" w:rsidR="006E4589" w:rsidRDefault="006E4589" w:rsidP="006E4589">
      <w:pPr>
        <w:pStyle w:val="Bibliography"/>
      </w:pPr>
      <w:r>
        <w:t xml:space="preserve">Tyc, K. M., Nabih, A., Wu, M. Z., Wedeles, C. J., Sobotka, J. A., &amp; Claycomb, J. M. (2017). The Conserved Intron Binding Protein EMB-4 Plays Differential Roles in Germline Small RNA Pathways of C. elegans. </w:t>
      </w:r>
      <w:r>
        <w:rPr>
          <w:i/>
          <w:iCs/>
        </w:rPr>
        <w:t>Developmental Cell</w:t>
      </w:r>
      <w:r>
        <w:t xml:space="preserve">, </w:t>
      </w:r>
      <w:r>
        <w:rPr>
          <w:i/>
          <w:iCs/>
        </w:rPr>
        <w:t>42</w:t>
      </w:r>
      <w:r>
        <w:t>(3), 256-270.e6. https://doi.org/10.1016/j.devcel.2017.07.003</w:t>
      </w:r>
    </w:p>
    <w:p w14:paraId="67F5E171" w14:textId="77777777" w:rsidR="006E4589" w:rsidRDefault="006E4589" w:rsidP="006E4589">
      <w:pPr>
        <w:pStyle w:val="Bibliography"/>
      </w:pPr>
      <w:r>
        <w:t xml:space="preserve">Viswanath, A., &amp; Cutter, A. D. (2023). Regulatory Divergence as a Mechanism for X-Autosome Incompatibilities in Caenorhabditis Nematodes. </w:t>
      </w:r>
      <w:r>
        <w:rPr>
          <w:i/>
          <w:iCs/>
        </w:rPr>
        <w:t>Genome Biology and Evolution</w:t>
      </w:r>
      <w:r>
        <w:t xml:space="preserve">, </w:t>
      </w:r>
      <w:r>
        <w:rPr>
          <w:i/>
          <w:iCs/>
        </w:rPr>
        <w:t>15</w:t>
      </w:r>
      <w:r>
        <w:t>(4), evad055. https://doi.org/10.1093/gbe/evad055</w:t>
      </w:r>
    </w:p>
    <w:p w14:paraId="5ED68AFC" w14:textId="77777777" w:rsidR="006E4589" w:rsidRDefault="006E4589" w:rsidP="006E4589">
      <w:pPr>
        <w:pStyle w:val="Bibliography"/>
      </w:pPr>
      <w:r>
        <w:t xml:space="preserve">Viswanath, A., Fusca, D. D., Calarco, J. A., &amp; Cutter, A. D. (2025). Conserved Gene Expression Plasticity in Development Is More Pervasive Than Expression Divergence Between Species of Caenorhabditis Nematodes. </w:t>
      </w:r>
      <w:r>
        <w:rPr>
          <w:i/>
          <w:iCs/>
        </w:rPr>
        <w:t>Evolution &amp; Development</w:t>
      </w:r>
      <w:r>
        <w:t xml:space="preserve">, </w:t>
      </w:r>
      <w:r>
        <w:rPr>
          <w:i/>
          <w:iCs/>
        </w:rPr>
        <w:t>27</w:t>
      </w:r>
      <w:r>
        <w:t>(4), e70018. https://doi.org/10.1111/ede.70018</w:t>
      </w:r>
    </w:p>
    <w:p w14:paraId="679EC4B4" w14:textId="77777777" w:rsidR="006E4589" w:rsidRDefault="006E4589" w:rsidP="006E4589">
      <w:pPr>
        <w:pStyle w:val="Bibliography"/>
      </w:pPr>
      <w:r>
        <w:t xml:space="preserve">Weiser, N. E., &amp; Kim, J. K. (2019). Multigenerational Regulation of the Caenorhabditis elegans Chromatin Landscape by Germline Small RNAs. </w:t>
      </w:r>
      <w:r>
        <w:rPr>
          <w:i/>
          <w:iCs/>
        </w:rPr>
        <w:t>Annual Review of Genetics</w:t>
      </w:r>
      <w:r>
        <w:t xml:space="preserve">, </w:t>
      </w:r>
      <w:r>
        <w:rPr>
          <w:i/>
          <w:iCs/>
        </w:rPr>
        <w:t>53</w:t>
      </w:r>
      <w:r>
        <w:t>(Volume 53, 2019), 289–311. https://doi.org/10.1146/annurev-genet-112618-043505</w:t>
      </w:r>
    </w:p>
    <w:p w14:paraId="50ED2174" w14:textId="77777777" w:rsidR="006E4589" w:rsidRDefault="006E4589" w:rsidP="006E4589">
      <w:pPr>
        <w:pStyle w:val="Bibliography"/>
      </w:pPr>
      <w:r>
        <w:t xml:space="preserve">Wittkopp, P. J., Haerum, B. K., &amp; Clark, A. G. (2004). Evolutionary changes in cis and trans gene regulation. </w:t>
      </w:r>
      <w:r>
        <w:rPr>
          <w:i/>
          <w:iCs/>
        </w:rPr>
        <w:t>Nature</w:t>
      </w:r>
      <w:r>
        <w:t xml:space="preserve">, </w:t>
      </w:r>
      <w:r>
        <w:rPr>
          <w:i/>
          <w:iCs/>
        </w:rPr>
        <w:t>430</w:t>
      </w:r>
      <w:r>
        <w:t>(6995), 85–88. https://doi.org/10.1038/nature02698</w:t>
      </w:r>
    </w:p>
    <w:p w14:paraId="342946D8" w14:textId="77777777" w:rsidR="006E4589" w:rsidRDefault="006E4589" w:rsidP="006E4589">
      <w:pPr>
        <w:pStyle w:val="Bibliography"/>
      </w:pPr>
      <w:r>
        <w:lastRenderedPageBreak/>
        <w:t xml:space="preserve">Wittkopp, P. J., Haerum, B. K., &amp; Clark, A. G. (2008). Regulatory changes underlying expression differences within and between Drosophila species. </w:t>
      </w:r>
      <w:r>
        <w:rPr>
          <w:i/>
          <w:iCs/>
        </w:rPr>
        <w:t>Nature Genetics</w:t>
      </w:r>
      <w:r>
        <w:t xml:space="preserve">, </w:t>
      </w:r>
      <w:r>
        <w:rPr>
          <w:i/>
          <w:iCs/>
        </w:rPr>
        <w:t>40</w:t>
      </w:r>
      <w:r>
        <w:t>(3), 346–350. https://doi.org/10.1038/ng.77</w:t>
      </w:r>
    </w:p>
    <w:p w14:paraId="2E8F8EEE" w14:textId="77777777" w:rsidR="006E4589" w:rsidRDefault="006E4589" w:rsidP="006E4589">
      <w:pPr>
        <w:pStyle w:val="Bibliography"/>
      </w:pPr>
      <w:r>
        <w:t xml:space="preserve">Wittkopp, P. J., &amp; Kalay, G. (2012). Cis-regulatory elements: Molecular mechanisms and evolutionary processes underlying divergence. </w:t>
      </w:r>
      <w:r>
        <w:rPr>
          <w:i/>
          <w:iCs/>
        </w:rPr>
        <w:t>Nature Reviews Genetics</w:t>
      </w:r>
      <w:r>
        <w:t xml:space="preserve">, </w:t>
      </w:r>
      <w:r>
        <w:rPr>
          <w:i/>
          <w:iCs/>
        </w:rPr>
        <w:t>13</w:t>
      </w:r>
      <w:r>
        <w:t>(1), 59–69. https://doi.org/10.1038/nrg3095</w:t>
      </w:r>
    </w:p>
    <w:p w14:paraId="546B1EB8" w14:textId="77777777" w:rsidR="006E4589" w:rsidRDefault="006E4589" w:rsidP="006E4589">
      <w:pPr>
        <w:pStyle w:val="Bibliography"/>
      </w:pPr>
      <w:r>
        <w:t xml:space="preserve">Wray, G. A. (2007). The evolutionary significance of cis-regulatory mutations. </w:t>
      </w:r>
      <w:r>
        <w:rPr>
          <w:i/>
          <w:iCs/>
        </w:rPr>
        <w:t>Nature Reviews Genetics</w:t>
      </w:r>
      <w:r>
        <w:t xml:space="preserve">, </w:t>
      </w:r>
      <w:r>
        <w:rPr>
          <w:i/>
          <w:iCs/>
        </w:rPr>
        <w:t>8</w:t>
      </w:r>
      <w:r>
        <w:t>(3), Article 3. https://doi.org/10.1038/nrg2063</w:t>
      </w:r>
    </w:p>
    <w:p w14:paraId="2C866604" w14:textId="77777777" w:rsidR="006E4589" w:rsidRDefault="006E4589" w:rsidP="006E4589">
      <w:pPr>
        <w:pStyle w:val="Bibliography"/>
      </w:pPr>
      <w:r>
        <w:t xml:space="preserve">Wray, G. A., Hahn, M. W., Abouheif, E., Balhoff, J. P., Pizer, M., Rockman, M. V., &amp; Romano, L. A. (2003). The Evolution of Transcriptional Regulation in Eukaryotes. </w:t>
      </w:r>
      <w:r>
        <w:rPr>
          <w:i/>
          <w:iCs/>
        </w:rPr>
        <w:t>Molecular Biology and Evolution</w:t>
      </w:r>
      <w:r>
        <w:t xml:space="preserve">, </w:t>
      </w:r>
      <w:r>
        <w:rPr>
          <w:i/>
          <w:iCs/>
        </w:rPr>
        <w:t>20</w:t>
      </w:r>
      <w:r>
        <w:t>(9), 1377–1419. https://doi.org/10.1093/molbev/msg140</w:t>
      </w:r>
    </w:p>
    <w:p w14:paraId="3B0473E1" w14:textId="77777777" w:rsidR="006E4589" w:rsidRDefault="006E4589" w:rsidP="006E4589">
      <w:pPr>
        <w:pStyle w:val="Bibliography"/>
      </w:pPr>
      <w:r>
        <w:t xml:space="preserve">Yin, D., Schwarz, E. M., Thomas, C. G., Felde, R. L., Korf, I. F., Cutter, A. D., Schartner, C. M., Ralston, E. J., Meyer, B. J., &amp; Haag, E. S. (2018). Rapid genome shrinkage in a self-fertile nematode reveals sperm competition proteins. </w:t>
      </w:r>
      <w:r>
        <w:rPr>
          <w:i/>
          <w:iCs/>
        </w:rPr>
        <w:t>Science</w:t>
      </w:r>
      <w:r>
        <w:t xml:space="preserve">, </w:t>
      </w:r>
      <w:r>
        <w:rPr>
          <w:i/>
          <w:iCs/>
        </w:rPr>
        <w:t>359</w:t>
      </w:r>
      <w:r>
        <w:t>(6371), 55–61.</w:t>
      </w:r>
    </w:p>
    <w:p w14:paraId="6489F2EA" w14:textId="48BB45C5" w:rsidR="00DA201D" w:rsidRPr="00DA201D" w:rsidRDefault="00DA201D" w:rsidP="00DA201D">
      <w:r>
        <w:fldChar w:fldCharType="end"/>
      </w:r>
    </w:p>
    <w:p w14:paraId="1D551EAF" w14:textId="77777777" w:rsidR="00B9741C" w:rsidRDefault="00B9741C"/>
    <w:sectPr w:rsidR="00B974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thmaja Viswanath" w:date="2025-10-20T08:10:00Z" w:initials="AV">
    <w:p w14:paraId="6E6B1E8D" w14:textId="77777777" w:rsidR="00995CE4" w:rsidRDefault="00995CE4" w:rsidP="00995CE4">
      <w:pPr>
        <w:pStyle w:val="CommentText"/>
      </w:pPr>
      <w:r>
        <w:rPr>
          <w:rStyle w:val="CommentReference"/>
        </w:rPr>
        <w:annotationRef/>
      </w:r>
      <w:r>
        <w:t>Add the sentence form introduction in brackets, check the experimental set up figure in other paper to see if the whole thing needs to be added</w:t>
      </w:r>
    </w:p>
  </w:comment>
  <w:comment w:id="15" w:author="Asher Cutter" w:date="2025-12-01T17:33:00Z" w:initials="AC">
    <w:p w14:paraId="68484C3A" w14:textId="77777777" w:rsidR="00D70C17" w:rsidRDefault="00D70C17" w:rsidP="00D70C17">
      <w:pPr>
        <w:pStyle w:val="CommentText"/>
      </w:pPr>
      <w:r>
        <w:rPr>
          <w:rStyle w:val="CommentReference"/>
        </w:rPr>
        <w:annotationRef/>
      </w:r>
      <w:r>
        <w:rPr>
          <w:lang w:val="en-CA"/>
        </w:rPr>
        <w:t>Need to be sure to acknowledge CAGEF and Yunchen in Acknowledgements section</w:t>
      </w:r>
    </w:p>
  </w:comment>
  <w:comment w:id="17" w:author="Asher Cutter" w:date="2025-12-02T10:34:00Z" w:initials="AC">
    <w:p w14:paraId="1A85F8AD" w14:textId="77777777" w:rsidR="00C368D6" w:rsidRDefault="00C368D6" w:rsidP="00C368D6">
      <w:pPr>
        <w:pStyle w:val="CommentText"/>
      </w:pPr>
      <w:r>
        <w:rPr>
          <w:rStyle w:val="CommentReference"/>
        </w:rPr>
        <w:annotationRef/>
      </w:r>
      <w:r>
        <w:rPr>
          <w:lang w:val="en-CA"/>
        </w:rPr>
        <w:t>I’m not sure what this sentence is trying to convey...can you phrase according to comparing A to B? I worry my edit is incorrect, and also make sure not redundant with the subsequent sentence about 3-way comparison</w:t>
      </w:r>
    </w:p>
  </w:comment>
  <w:comment w:id="22" w:author="Asher Cutter" w:date="2026-01-07T15:35:00Z" w:initials="AC">
    <w:p w14:paraId="0EF3707F" w14:textId="77777777" w:rsidR="00620990" w:rsidRDefault="00620990" w:rsidP="00620990">
      <w:pPr>
        <w:pStyle w:val="CommentText"/>
      </w:pPr>
      <w:r>
        <w:rPr>
          <w:rStyle w:val="CommentReference"/>
        </w:rPr>
        <w:annotationRef/>
      </w:r>
      <w:r>
        <w:rPr>
          <w:lang w:val="en-CA"/>
        </w:rPr>
        <w:t>Stats?</w:t>
      </w:r>
    </w:p>
  </w:comment>
  <w:comment w:id="37" w:author="Asher Cutter" w:date="2025-12-18T11:21:00Z" w:initials="AC">
    <w:p w14:paraId="0C271E3B" w14:textId="6026FA64" w:rsidR="00AD22D5" w:rsidRDefault="00AD22D5" w:rsidP="00AD22D5">
      <w:pPr>
        <w:pStyle w:val="CommentText"/>
      </w:pPr>
      <w:r>
        <w:rPr>
          <w:rStyle w:val="CommentReference"/>
        </w:rPr>
        <w:annotationRef/>
      </w:r>
      <w:r>
        <w:rPr>
          <w:lang w:val="en-CA"/>
        </w:rPr>
        <w:t>This may need to be moved to Discussion</w:t>
      </w:r>
    </w:p>
  </w:comment>
  <w:comment w:id="93" w:author="Asher Cutter" w:date="2025-12-12T12:49:00Z" w:initials="AC">
    <w:p w14:paraId="6AAB4800" w14:textId="35B10777" w:rsidR="00B308C0" w:rsidRDefault="00B308C0" w:rsidP="00B308C0">
      <w:pPr>
        <w:pStyle w:val="CommentText"/>
      </w:pPr>
      <w:r>
        <w:rPr>
          <w:rStyle w:val="CommentReference"/>
        </w:rPr>
        <w:annotationRef/>
      </w:r>
      <w:r>
        <w:rPr>
          <w:lang w:val="en-CA"/>
        </w:rPr>
        <w:t>Does my rewording retain the intended meaning?</w:t>
      </w:r>
    </w:p>
  </w:comment>
  <w:comment w:id="95" w:author="Asher Cutter" w:date="2025-12-15T10:24:00Z" w:initials="AC">
    <w:p w14:paraId="15324AD5" w14:textId="77777777" w:rsidR="00C30181" w:rsidRDefault="00C30181" w:rsidP="00C30181">
      <w:pPr>
        <w:pStyle w:val="CommentText"/>
      </w:pPr>
      <w:r>
        <w:rPr>
          <w:rStyle w:val="CommentReference"/>
        </w:rPr>
        <w:annotationRef/>
      </w:r>
      <w:r>
        <w:rPr>
          <w:lang w:val="en-CA"/>
        </w:rPr>
        <w:t>Not sure how I see this in Fig 9?</w:t>
      </w:r>
    </w:p>
  </w:comment>
  <w:comment w:id="96" w:author="Asher Cutter" w:date="2025-12-15T10:26:00Z" w:initials="AC">
    <w:p w14:paraId="10AE3162" w14:textId="77777777" w:rsidR="00C30181" w:rsidRDefault="00C30181" w:rsidP="00C30181">
      <w:pPr>
        <w:pStyle w:val="CommentText"/>
      </w:pPr>
      <w:r>
        <w:rPr>
          <w:rStyle w:val="CommentReference"/>
        </w:rPr>
        <w:annotationRef/>
      </w:r>
      <w:r>
        <w:rPr>
          <w:lang w:val="en-CA"/>
        </w:rPr>
        <w:t xml:space="preserve">Is still looks like mostly </w:t>
      </w:r>
      <w:r>
        <w:rPr>
          <w:color w:val="000000"/>
        </w:rPr>
        <w:t xml:space="preserve">compensatory </w:t>
      </w:r>
      <w:r>
        <w:rPr>
          <w:i/>
          <w:iCs/>
          <w:color w:val="000000"/>
        </w:rPr>
        <w:t>cis-trans</w:t>
      </w:r>
      <w:r>
        <w:rPr>
          <w:color w:val="000000"/>
        </w:rPr>
        <w:t xml:space="preserve"> , but more even influence of other categories</w:t>
      </w:r>
    </w:p>
  </w:comment>
  <w:comment w:id="97" w:author="Asher Cutter" w:date="2025-12-15T10:29:00Z" w:initials="AC">
    <w:p w14:paraId="671C624B" w14:textId="77777777" w:rsidR="00C30181" w:rsidRDefault="00C30181" w:rsidP="00C30181">
      <w:pPr>
        <w:pStyle w:val="CommentText"/>
      </w:pPr>
      <w:r>
        <w:rPr>
          <w:rStyle w:val="CommentReference"/>
        </w:rPr>
        <w:annotationRef/>
      </w:r>
      <w:r>
        <w:rPr>
          <w:lang w:val="en-CA"/>
        </w:rPr>
        <w:t xml:space="preserve">Would it make sense to reword to something like “In females, like males, </w:t>
      </w:r>
      <w:r>
        <w:rPr>
          <w:color w:val="000000"/>
        </w:rPr>
        <w:t xml:space="preserve">compensatory </w:t>
      </w:r>
      <w:r>
        <w:rPr>
          <w:i/>
          <w:iCs/>
          <w:color w:val="000000"/>
        </w:rPr>
        <w:t>cis-trans</w:t>
      </w:r>
      <w:r>
        <w:rPr>
          <w:color w:val="000000"/>
        </w:rPr>
        <w:t xml:space="preserve"> contributed importantly to transgressive hybrid expression profiles, but substantial transgressive expression also was due to other regulatory divergence categories like cis-only and trans-only (Figure 9).”</w:t>
      </w:r>
    </w:p>
  </w:comment>
  <w:comment w:id="99" w:author="Asher Cutter" w:date="2025-12-15T14:25:00Z" w:initials="AC">
    <w:p w14:paraId="41CEC58A" w14:textId="77777777" w:rsidR="00132D7A" w:rsidRDefault="00132D7A" w:rsidP="00132D7A">
      <w:pPr>
        <w:pStyle w:val="CommentText"/>
      </w:pPr>
      <w:r>
        <w:rPr>
          <w:rStyle w:val="CommentReference"/>
        </w:rPr>
        <w:annotationRef/>
      </w:r>
      <w:r>
        <w:rPr>
          <w:color w:val="000000"/>
        </w:rPr>
        <w:t xml:space="preserve">Whole male samples were distinct from tissue-specific analyses in displaying a similar number of genes between reciprocal crosses in all other expression categories (Figure 10A, B). Using allele-specific expression analysis, whole male samples implicate cross-dependent differences from male soma tissue. While we inferred from male soma tissue a high abundance of </w:t>
      </w:r>
      <w:r>
        <w:rPr>
          <w:i/>
          <w:iCs/>
          <w:color w:val="000000"/>
        </w:rPr>
        <w:t>cis</w:t>
      </w:r>
      <w:r>
        <w:rPr>
          <w:color w:val="000000"/>
        </w:rPr>
        <w:t xml:space="preserve">-only and </w:t>
      </w:r>
      <w:r>
        <w:rPr>
          <w:i/>
          <w:iCs/>
          <w:color w:val="000000"/>
        </w:rPr>
        <w:t>cis-trans</w:t>
      </w:r>
      <w:r>
        <w:rPr>
          <w:color w:val="000000"/>
        </w:rPr>
        <w:t xml:space="preserve"> compensatory divergence from both H1 and H2 (Figure 5C, D), whole male samples for H2 implicated pronounced </w:t>
      </w:r>
      <w:r>
        <w:rPr>
          <w:i/>
          <w:iCs/>
          <w:color w:val="000000"/>
        </w:rPr>
        <w:t>cis</w:t>
      </w:r>
      <w:r>
        <w:rPr>
          <w:color w:val="000000"/>
        </w:rPr>
        <w:t xml:space="preserve">-only and </w:t>
      </w:r>
      <w:r>
        <w:rPr>
          <w:i/>
          <w:iCs/>
          <w:color w:val="000000"/>
        </w:rPr>
        <w:t>cis-trans</w:t>
      </w:r>
      <w:r>
        <w:rPr>
          <w:color w:val="000000"/>
        </w:rPr>
        <w:t xml:space="preserve"> compensatory divergence whereas H1 implicated pronounced </w:t>
      </w:r>
      <w:r>
        <w:rPr>
          <w:i/>
          <w:iCs/>
          <w:color w:val="000000"/>
        </w:rPr>
        <w:t>trans</w:t>
      </w:r>
      <w:r>
        <w:rPr>
          <w:color w:val="000000"/>
        </w:rPr>
        <w:t xml:space="preserve">-only and </w:t>
      </w:r>
      <w:r>
        <w:rPr>
          <w:i/>
          <w:iCs/>
          <w:color w:val="000000"/>
        </w:rPr>
        <w:t>cis-</w:t>
      </w:r>
      <w:r>
        <w:rPr>
          <w:color w:val="000000"/>
        </w:rPr>
        <w:t xml:space="preserve">only divergence (Figure 10C, D; Table 2; Table 3). Whole male hybrid transcriptomes also suggest more autosomal genes with conserved regulation for H1 than H2 (Table 2), in contrast to male soma samples for which it is H2 that showed a greater proportion of genes with conserved regulation (Figure 5C, D). </w:t>
      </w:r>
    </w:p>
  </w:comment>
  <w:comment w:id="100" w:author="Asher Cutter" w:date="2025-12-15T14:25:00Z" w:initials="AC">
    <w:p w14:paraId="5C953F89" w14:textId="77777777" w:rsidR="00132D7A" w:rsidRDefault="00132D7A" w:rsidP="00132D7A">
      <w:pPr>
        <w:pStyle w:val="CommentText"/>
      </w:pPr>
      <w:r>
        <w:rPr>
          <w:rStyle w:val="CommentReference"/>
        </w:rPr>
        <w:annotationRef/>
      </w:r>
      <w:r>
        <w:rPr>
          <w:lang w:val="en-CA"/>
        </w:rPr>
        <w:t>This is the edited longer text</w:t>
      </w:r>
    </w:p>
  </w:comment>
  <w:comment w:id="105" w:author="Asher Cutter" w:date="2025-12-16T15:23:00Z" w:initials="AC">
    <w:p w14:paraId="2D974FDF" w14:textId="77777777" w:rsidR="00292E92" w:rsidRDefault="00292E92" w:rsidP="00292E92">
      <w:pPr>
        <w:pStyle w:val="CommentText"/>
      </w:pPr>
      <w:r>
        <w:rPr>
          <w:rStyle w:val="CommentReference"/>
        </w:rPr>
        <w:annotationRef/>
      </w:r>
      <w:r>
        <w:rPr>
          <w:lang w:val="en-CA"/>
        </w:rPr>
        <w:t>See Sawamura 1996, Turelli &amp; Orr 2000; cited in my 2024 eLife paper</w:t>
      </w:r>
    </w:p>
  </w:comment>
  <w:comment w:id="106" w:author="Asher Cutter" w:date="2025-12-16T15:25:00Z" w:initials="AC">
    <w:p w14:paraId="7353C0D9" w14:textId="77777777" w:rsidR="007258DD" w:rsidRDefault="007258DD" w:rsidP="007258DD">
      <w:pPr>
        <w:pStyle w:val="CommentText"/>
      </w:pPr>
      <w:r>
        <w:rPr>
          <w:rStyle w:val="CommentReference"/>
        </w:rPr>
        <w:annotationRef/>
      </w:r>
      <w:r>
        <w:rPr>
          <w:lang w:val="en-CA"/>
        </w:rPr>
        <w:t>Not sure if all of these refs are for epi x nuc? Or also mito-nuc?</w:t>
      </w:r>
    </w:p>
  </w:comment>
  <w:comment w:id="107" w:author="Asher Cutter" w:date="2025-12-16T15:58:00Z" w:initials="AC">
    <w:p w14:paraId="1C961B8B" w14:textId="77777777" w:rsidR="001E7E33" w:rsidRDefault="001E7E33" w:rsidP="001E7E33">
      <w:pPr>
        <w:pStyle w:val="CommentText"/>
      </w:pPr>
      <w:r>
        <w:rPr>
          <w:rStyle w:val="CommentReference"/>
        </w:rPr>
        <w:annotationRef/>
      </w:r>
      <w:r>
        <w:rPr>
          <w:color w:val="000000"/>
        </w:rPr>
        <w:t xml:space="preserve">The merging of different genomes in hybrids results in a complex cascade of events that affect the hybrid transcriptomes in multiple ways such as novel gene expression patterns, regulatory interactions and parent-of-origin effects involving small RNAs and histone modifications (Kelly 2014; Bundus et al. 2018; Weiser &amp; Kim 2019; Bi et al. 2019; Burga et al. 2020; Brekke et al. 2021). </w:t>
      </w:r>
    </w:p>
  </w:comment>
  <w:comment w:id="108" w:author="Asher Cutter" w:date="2025-12-16T16:01:00Z" w:initials="AC">
    <w:p w14:paraId="76D5265E" w14:textId="77777777" w:rsidR="00840081" w:rsidRDefault="00840081" w:rsidP="00840081">
      <w:pPr>
        <w:pStyle w:val="CommentText"/>
      </w:pPr>
      <w:r>
        <w:rPr>
          <w:rStyle w:val="CommentReference"/>
        </w:rPr>
        <w:annotationRef/>
      </w:r>
      <w:r>
        <w:rPr>
          <w:lang w:val="en-CA"/>
        </w:rPr>
        <w:t>Is this example for Caeno or some other kind of organism?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B1E8D" w15:done="0"/>
  <w15:commentEx w15:paraId="68484C3A" w15:done="0"/>
  <w15:commentEx w15:paraId="1A85F8AD" w15:done="0"/>
  <w15:commentEx w15:paraId="0EF3707F" w15:done="0"/>
  <w15:commentEx w15:paraId="0C271E3B" w15:done="0"/>
  <w15:commentEx w15:paraId="6AAB4800" w15:done="0"/>
  <w15:commentEx w15:paraId="15324AD5" w15:done="0"/>
  <w15:commentEx w15:paraId="10AE3162" w15:paraIdParent="15324AD5" w15:done="0"/>
  <w15:commentEx w15:paraId="671C624B" w15:paraIdParent="15324AD5" w15:done="0"/>
  <w15:commentEx w15:paraId="41CEC58A" w15:done="0"/>
  <w15:commentEx w15:paraId="5C953F89" w15:paraIdParent="41CEC58A" w15:done="0"/>
  <w15:commentEx w15:paraId="2D974FDF" w15:done="0"/>
  <w15:commentEx w15:paraId="7353C0D9" w15:done="0"/>
  <w15:commentEx w15:paraId="1C961B8B" w15:paraIdParent="7353C0D9" w15:done="0"/>
  <w15:commentEx w15:paraId="76D526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9FB324" w16cex:dateUtc="2025-10-20T15:10:00Z"/>
  <w16cex:commentExtensible w16cex:durableId="4FF44DDE" w16cex:dateUtc="2025-12-01T22:33:00Z"/>
  <w16cex:commentExtensible w16cex:durableId="3D764382" w16cex:dateUtc="2025-12-02T15:34:00Z"/>
  <w16cex:commentExtensible w16cex:durableId="0F5719DF" w16cex:dateUtc="2026-01-07T20:35:00Z"/>
  <w16cex:commentExtensible w16cex:durableId="4149A965" w16cex:dateUtc="2025-12-18T16:21:00Z"/>
  <w16cex:commentExtensible w16cex:durableId="5D363250" w16cex:dateUtc="2025-12-12T17:49:00Z"/>
  <w16cex:commentExtensible w16cex:durableId="1779C00E" w16cex:dateUtc="2025-12-15T15:24:00Z"/>
  <w16cex:commentExtensible w16cex:durableId="1EAC6A61" w16cex:dateUtc="2025-12-15T15:26:00Z"/>
  <w16cex:commentExtensible w16cex:durableId="1112411F" w16cex:dateUtc="2025-12-15T15:29:00Z"/>
  <w16cex:commentExtensible w16cex:durableId="3827AAB2" w16cex:dateUtc="2025-12-15T19:25:00Z"/>
  <w16cex:commentExtensible w16cex:durableId="36F47829" w16cex:dateUtc="2025-12-15T19:25:00Z"/>
  <w16cex:commentExtensible w16cex:durableId="69FA5DD9" w16cex:dateUtc="2025-12-16T20:23:00Z"/>
  <w16cex:commentExtensible w16cex:durableId="3B36A886" w16cex:dateUtc="2025-12-16T20:25:00Z"/>
  <w16cex:commentExtensible w16cex:durableId="5FC82DD4" w16cex:dateUtc="2025-12-16T20:58:00Z"/>
  <w16cex:commentExtensible w16cex:durableId="5B2C69C2" w16cex:dateUtc="2025-12-16T2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B1E8D" w16cid:durableId="109FB324"/>
  <w16cid:commentId w16cid:paraId="68484C3A" w16cid:durableId="4FF44DDE"/>
  <w16cid:commentId w16cid:paraId="1A85F8AD" w16cid:durableId="3D764382"/>
  <w16cid:commentId w16cid:paraId="0EF3707F" w16cid:durableId="0F5719DF"/>
  <w16cid:commentId w16cid:paraId="0C271E3B" w16cid:durableId="4149A965"/>
  <w16cid:commentId w16cid:paraId="6AAB4800" w16cid:durableId="5D363250"/>
  <w16cid:commentId w16cid:paraId="15324AD5" w16cid:durableId="1779C00E"/>
  <w16cid:commentId w16cid:paraId="10AE3162" w16cid:durableId="1EAC6A61"/>
  <w16cid:commentId w16cid:paraId="671C624B" w16cid:durableId="1112411F"/>
  <w16cid:commentId w16cid:paraId="41CEC58A" w16cid:durableId="3827AAB2"/>
  <w16cid:commentId w16cid:paraId="5C953F89" w16cid:durableId="36F47829"/>
  <w16cid:commentId w16cid:paraId="2D974FDF" w16cid:durableId="69FA5DD9"/>
  <w16cid:commentId w16cid:paraId="7353C0D9" w16cid:durableId="3B36A886"/>
  <w16cid:commentId w16cid:paraId="1C961B8B" w16cid:durableId="5FC82DD4"/>
  <w16cid:commentId w16cid:paraId="76D5265E" w16cid:durableId="5B2C69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F3426" w14:textId="77777777" w:rsidR="0022106C" w:rsidRDefault="0022106C" w:rsidP="00E81B58">
      <w:pPr>
        <w:spacing w:before="0" w:line="240" w:lineRule="auto"/>
      </w:pPr>
      <w:r>
        <w:separator/>
      </w:r>
    </w:p>
  </w:endnote>
  <w:endnote w:type="continuationSeparator" w:id="0">
    <w:p w14:paraId="6C7DFFC6" w14:textId="77777777" w:rsidR="0022106C" w:rsidRDefault="0022106C" w:rsidP="00E81B5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188878"/>
      <w:docPartObj>
        <w:docPartGallery w:val="Page Numbers (Bottom of Page)"/>
        <w:docPartUnique/>
      </w:docPartObj>
    </w:sdtPr>
    <w:sdtEndPr>
      <w:rPr>
        <w:noProof/>
      </w:rPr>
    </w:sdtEndPr>
    <w:sdtContent>
      <w:p w14:paraId="55B97C61" w14:textId="35C2BACA" w:rsidR="00E81B58" w:rsidRDefault="00E81B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B57CF" w14:textId="77777777" w:rsidR="00E81B58" w:rsidRDefault="00E81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C361D" w14:textId="77777777" w:rsidR="0022106C" w:rsidRDefault="0022106C" w:rsidP="00E81B58">
      <w:pPr>
        <w:spacing w:before="0" w:line="240" w:lineRule="auto"/>
      </w:pPr>
      <w:r>
        <w:separator/>
      </w:r>
    </w:p>
  </w:footnote>
  <w:footnote w:type="continuationSeparator" w:id="0">
    <w:p w14:paraId="72665495" w14:textId="77777777" w:rsidR="0022106C" w:rsidRDefault="0022106C" w:rsidP="00E81B5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8A"/>
    <w:multiLevelType w:val="hybridMultilevel"/>
    <w:tmpl w:val="AC42F3D0"/>
    <w:lvl w:ilvl="0" w:tplc="23CE0D38">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E55397"/>
    <w:multiLevelType w:val="hybridMultilevel"/>
    <w:tmpl w:val="0F66FE18"/>
    <w:lvl w:ilvl="0" w:tplc="203852CE">
      <w:start w:val="1"/>
      <w:numFmt w:val="bullet"/>
      <w:pStyle w:val="ListBullet4"/>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cs="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cs="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cs="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2" w15:restartNumberingAfterBreak="0">
    <w:nsid w:val="148A1784"/>
    <w:multiLevelType w:val="hybridMultilevel"/>
    <w:tmpl w:val="B25861CA"/>
    <w:lvl w:ilvl="0" w:tplc="DC345842">
      <w:start w:val="1"/>
      <w:numFmt w:val="bullet"/>
      <w:pStyle w:val="ListBullet2"/>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 w15:restartNumberingAfterBreak="0">
    <w:nsid w:val="1783412C"/>
    <w:multiLevelType w:val="hybridMultilevel"/>
    <w:tmpl w:val="70723D2C"/>
    <w:lvl w:ilvl="0" w:tplc="16C623F4">
      <w:start w:val="1"/>
      <w:numFmt w:val="bullet"/>
      <w:pStyle w:val="List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A3F20DA"/>
    <w:multiLevelType w:val="hybridMultilevel"/>
    <w:tmpl w:val="FDE257C6"/>
    <w:lvl w:ilvl="0" w:tplc="F26015D0">
      <w:start w:val="1"/>
      <w:numFmt w:val="bullet"/>
      <w:pStyle w:val="ListBullet5"/>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2808"/>
        </w:tabs>
        <w:ind w:left="2808" w:hanging="360"/>
      </w:pPr>
      <w:rPr>
        <w:rFonts w:ascii="Courier New" w:hAnsi="Courier New" w:cs="Courier New" w:hint="default"/>
      </w:rPr>
    </w:lvl>
    <w:lvl w:ilvl="2" w:tplc="04090005" w:tentative="1">
      <w:start w:val="1"/>
      <w:numFmt w:val="bullet"/>
      <w:lvlText w:val=""/>
      <w:lvlJc w:val="left"/>
      <w:pPr>
        <w:tabs>
          <w:tab w:val="num" w:pos="3528"/>
        </w:tabs>
        <w:ind w:left="3528" w:hanging="360"/>
      </w:pPr>
      <w:rPr>
        <w:rFonts w:ascii="Wingdings" w:hAnsi="Wingdings" w:hint="default"/>
      </w:rPr>
    </w:lvl>
    <w:lvl w:ilvl="3" w:tplc="04090001" w:tentative="1">
      <w:start w:val="1"/>
      <w:numFmt w:val="bullet"/>
      <w:lvlText w:val=""/>
      <w:lvlJc w:val="left"/>
      <w:pPr>
        <w:tabs>
          <w:tab w:val="num" w:pos="4248"/>
        </w:tabs>
        <w:ind w:left="4248" w:hanging="360"/>
      </w:pPr>
      <w:rPr>
        <w:rFonts w:ascii="Symbol" w:hAnsi="Symbol" w:hint="default"/>
      </w:rPr>
    </w:lvl>
    <w:lvl w:ilvl="4" w:tplc="04090003" w:tentative="1">
      <w:start w:val="1"/>
      <w:numFmt w:val="bullet"/>
      <w:lvlText w:val="o"/>
      <w:lvlJc w:val="left"/>
      <w:pPr>
        <w:tabs>
          <w:tab w:val="num" w:pos="4968"/>
        </w:tabs>
        <w:ind w:left="4968" w:hanging="360"/>
      </w:pPr>
      <w:rPr>
        <w:rFonts w:ascii="Courier New" w:hAnsi="Courier New" w:cs="Courier New" w:hint="default"/>
      </w:rPr>
    </w:lvl>
    <w:lvl w:ilvl="5" w:tplc="04090005" w:tentative="1">
      <w:start w:val="1"/>
      <w:numFmt w:val="bullet"/>
      <w:lvlText w:val=""/>
      <w:lvlJc w:val="left"/>
      <w:pPr>
        <w:tabs>
          <w:tab w:val="num" w:pos="5688"/>
        </w:tabs>
        <w:ind w:left="5688" w:hanging="360"/>
      </w:pPr>
      <w:rPr>
        <w:rFonts w:ascii="Wingdings" w:hAnsi="Wingdings" w:hint="default"/>
      </w:rPr>
    </w:lvl>
    <w:lvl w:ilvl="6" w:tplc="04090001" w:tentative="1">
      <w:start w:val="1"/>
      <w:numFmt w:val="bullet"/>
      <w:lvlText w:val=""/>
      <w:lvlJc w:val="left"/>
      <w:pPr>
        <w:tabs>
          <w:tab w:val="num" w:pos="6408"/>
        </w:tabs>
        <w:ind w:left="6408" w:hanging="360"/>
      </w:pPr>
      <w:rPr>
        <w:rFonts w:ascii="Symbol" w:hAnsi="Symbol" w:hint="default"/>
      </w:rPr>
    </w:lvl>
    <w:lvl w:ilvl="7" w:tplc="04090003" w:tentative="1">
      <w:start w:val="1"/>
      <w:numFmt w:val="bullet"/>
      <w:lvlText w:val="o"/>
      <w:lvlJc w:val="left"/>
      <w:pPr>
        <w:tabs>
          <w:tab w:val="num" w:pos="7128"/>
        </w:tabs>
        <w:ind w:left="7128" w:hanging="360"/>
      </w:pPr>
      <w:rPr>
        <w:rFonts w:ascii="Courier New" w:hAnsi="Courier New" w:cs="Courier New" w:hint="default"/>
      </w:rPr>
    </w:lvl>
    <w:lvl w:ilvl="8" w:tplc="04090005" w:tentative="1">
      <w:start w:val="1"/>
      <w:numFmt w:val="bullet"/>
      <w:lvlText w:val=""/>
      <w:lvlJc w:val="left"/>
      <w:pPr>
        <w:tabs>
          <w:tab w:val="num" w:pos="7848"/>
        </w:tabs>
        <w:ind w:left="7848" w:hanging="360"/>
      </w:pPr>
      <w:rPr>
        <w:rFonts w:ascii="Wingdings" w:hAnsi="Wingdings" w:hint="default"/>
      </w:rPr>
    </w:lvl>
  </w:abstractNum>
  <w:abstractNum w:abstractNumId="5" w15:restartNumberingAfterBreak="0">
    <w:nsid w:val="26D86C52"/>
    <w:multiLevelType w:val="multilevel"/>
    <w:tmpl w:val="47EA3AA6"/>
    <w:lvl w:ilvl="0">
      <w:start w:val="1"/>
      <w:numFmt w:val="decimal"/>
      <w:pStyle w:val="chapternum"/>
      <w:isLgl/>
      <w:suff w:val="space"/>
      <w:lvlText w:val="Chapter %1"/>
      <w:lvlJc w:val="left"/>
      <w:pPr>
        <w:ind w:left="0" w:firstLine="0"/>
      </w:pPr>
      <w:rPr>
        <w:rFonts w:ascii="Arial" w:hAnsi="Arial" w:hint="default"/>
        <w:b w:val="0"/>
        <w:i w:val="0"/>
        <w:sz w:val="32"/>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45BE4DE9"/>
    <w:multiLevelType w:val="hybridMultilevel"/>
    <w:tmpl w:val="79B20B4A"/>
    <w:lvl w:ilvl="0" w:tplc="7E60CB88">
      <w:start w:val="1"/>
      <w:numFmt w:val="decimal"/>
      <w:pStyle w:val="List5"/>
      <w:lvlText w:val="%1."/>
      <w:lvlJc w:val="left"/>
      <w:pPr>
        <w:tabs>
          <w:tab w:val="num" w:pos="1980"/>
        </w:tabs>
        <w:ind w:left="1980" w:hanging="360"/>
      </w:pPr>
      <w:rPr>
        <w:rFonts w:hint="default"/>
      </w:rPr>
    </w:lvl>
    <w:lvl w:ilvl="1" w:tplc="04090019" w:tentative="1">
      <w:start w:val="1"/>
      <w:numFmt w:val="lowerLetter"/>
      <w:lvlText w:val="%2."/>
      <w:lvlJc w:val="left"/>
      <w:pPr>
        <w:tabs>
          <w:tab w:val="num" w:pos="2777"/>
        </w:tabs>
        <w:ind w:left="2777" w:hanging="360"/>
      </w:pPr>
    </w:lvl>
    <w:lvl w:ilvl="2" w:tplc="0409001B" w:tentative="1">
      <w:start w:val="1"/>
      <w:numFmt w:val="lowerRoman"/>
      <w:lvlText w:val="%3."/>
      <w:lvlJc w:val="right"/>
      <w:pPr>
        <w:tabs>
          <w:tab w:val="num" w:pos="3497"/>
        </w:tabs>
        <w:ind w:left="3497" w:hanging="180"/>
      </w:pPr>
    </w:lvl>
    <w:lvl w:ilvl="3" w:tplc="0409000F" w:tentative="1">
      <w:start w:val="1"/>
      <w:numFmt w:val="decimal"/>
      <w:lvlText w:val="%4."/>
      <w:lvlJc w:val="left"/>
      <w:pPr>
        <w:tabs>
          <w:tab w:val="num" w:pos="4217"/>
        </w:tabs>
        <w:ind w:left="4217" w:hanging="360"/>
      </w:pPr>
    </w:lvl>
    <w:lvl w:ilvl="4" w:tplc="04090019" w:tentative="1">
      <w:start w:val="1"/>
      <w:numFmt w:val="lowerLetter"/>
      <w:lvlText w:val="%5."/>
      <w:lvlJc w:val="left"/>
      <w:pPr>
        <w:tabs>
          <w:tab w:val="num" w:pos="4937"/>
        </w:tabs>
        <w:ind w:left="4937" w:hanging="360"/>
      </w:pPr>
    </w:lvl>
    <w:lvl w:ilvl="5" w:tplc="0409001B" w:tentative="1">
      <w:start w:val="1"/>
      <w:numFmt w:val="lowerRoman"/>
      <w:lvlText w:val="%6."/>
      <w:lvlJc w:val="right"/>
      <w:pPr>
        <w:tabs>
          <w:tab w:val="num" w:pos="5657"/>
        </w:tabs>
        <w:ind w:left="5657" w:hanging="180"/>
      </w:pPr>
    </w:lvl>
    <w:lvl w:ilvl="6" w:tplc="0409000F" w:tentative="1">
      <w:start w:val="1"/>
      <w:numFmt w:val="decimal"/>
      <w:lvlText w:val="%7."/>
      <w:lvlJc w:val="left"/>
      <w:pPr>
        <w:tabs>
          <w:tab w:val="num" w:pos="6377"/>
        </w:tabs>
        <w:ind w:left="6377" w:hanging="360"/>
      </w:pPr>
    </w:lvl>
    <w:lvl w:ilvl="7" w:tplc="04090019" w:tentative="1">
      <w:start w:val="1"/>
      <w:numFmt w:val="lowerLetter"/>
      <w:lvlText w:val="%8."/>
      <w:lvlJc w:val="left"/>
      <w:pPr>
        <w:tabs>
          <w:tab w:val="num" w:pos="7097"/>
        </w:tabs>
        <w:ind w:left="7097" w:hanging="360"/>
      </w:pPr>
    </w:lvl>
    <w:lvl w:ilvl="8" w:tplc="0409001B" w:tentative="1">
      <w:start w:val="1"/>
      <w:numFmt w:val="lowerRoman"/>
      <w:lvlText w:val="%9."/>
      <w:lvlJc w:val="right"/>
      <w:pPr>
        <w:tabs>
          <w:tab w:val="num" w:pos="7817"/>
        </w:tabs>
        <w:ind w:left="7817" w:hanging="180"/>
      </w:pPr>
    </w:lvl>
  </w:abstractNum>
  <w:abstractNum w:abstractNumId="8" w15:restartNumberingAfterBreak="0">
    <w:nsid w:val="4ECB0406"/>
    <w:multiLevelType w:val="hybridMultilevel"/>
    <w:tmpl w:val="1B2A89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1BE3171"/>
    <w:multiLevelType w:val="hybridMultilevel"/>
    <w:tmpl w:val="D71C0C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51B175F"/>
    <w:multiLevelType w:val="hybridMultilevel"/>
    <w:tmpl w:val="8BBC1458"/>
    <w:lvl w:ilvl="0" w:tplc="76B8DC42">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164564F"/>
    <w:multiLevelType w:val="hybridMultilevel"/>
    <w:tmpl w:val="15CCB4E4"/>
    <w:lvl w:ilvl="0" w:tplc="1FB270E6">
      <w:start w:val="1"/>
      <w:numFmt w:val="decimal"/>
      <w:pStyle w:val="List2"/>
      <w:lvlText w:val="%1."/>
      <w:lvlJc w:val="left"/>
      <w:pPr>
        <w:tabs>
          <w:tab w:val="num" w:pos="931"/>
        </w:tabs>
        <w:ind w:left="931" w:hanging="360"/>
      </w:pPr>
      <w:rPr>
        <w:rFonts w:hint="default"/>
      </w:rPr>
    </w:lvl>
    <w:lvl w:ilvl="1" w:tplc="04090019" w:tentative="1">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12" w15:restartNumberingAfterBreak="0">
    <w:nsid w:val="73740059"/>
    <w:multiLevelType w:val="multilevel"/>
    <w:tmpl w:val="888CC8FC"/>
    <w:lvl w:ilvl="0">
      <w:start w:val="1"/>
      <w:numFmt w:val="decimal"/>
      <w:pStyle w:val="List3"/>
      <w:lvlText w:val="%1."/>
      <w:lvlJc w:val="left"/>
      <w:pPr>
        <w:tabs>
          <w:tab w:val="num" w:pos="1291"/>
        </w:tabs>
        <w:ind w:left="1291" w:hanging="360"/>
      </w:pPr>
      <w:rPr>
        <w:rFonts w:hint="default"/>
        <w:b w:val="0"/>
        <w:bCs w:val="0"/>
        <w:i w:val="0"/>
        <w:iCs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651"/>
        </w:tabs>
        <w:ind w:left="1651" w:hanging="720"/>
      </w:pPr>
      <w:rPr>
        <w:rFonts w:ascii="Times New Roman" w:hAnsi="Times New Roman" w:hint="default"/>
        <w:b w:val="0"/>
        <w:i w:val="0"/>
        <w:sz w:val="24"/>
        <w:szCs w:val="24"/>
      </w:rPr>
    </w:lvl>
    <w:lvl w:ilvl="2">
      <w:start w:val="1"/>
      <w:numFmt w:val="decimal"/>
      <w:lvlText w:val="%1.%2.%3"/>
      <w:lvlJc w:val="left"/>
      <w:pPr>
        <w:tabs>
          <w:tab w:val="num" w:pos="1651"/>
        </w:tabs>
        <w:ind w:left="1651" w:hanging="720"/>
      </w:pPr>
      <w:rPr>
        <w:rFonts w:ascii="Arial" w:hAnsi="Arial" w:hint="default"/>
        <w:b w:val="0"/>
        <w:i w:val="0"/>
        <w:sz w:val="28"/>
        <w:szCs w:val="28"/>
      </w:rPr>
    </w:lvl>
    <w:lvl w:ilvl="3">
      <w:start w:val="1"/>
      <w:numFmt w:val="decimal"/>
      <w:lvlText w:val="%1.%2.%3.%4"/>
      <w:lvlJc w:val="left"/>
      <w:pPr>
        <w:tabs>
          <w:tab w:val="num" w:pos="2371"/>
        </w:tabs>
        <w:ind w:left="2371" w:hanging="1080"/>
      </w:pPr>
      <w:rPr>
        <w:rFonts w:ascii="Arial" w:hAnsi="Arial" w:hint="default"/>
        <w:b w:val="0"/>
        <w:i w:val="0"/>
        <w:sz w:val="28"/>
        <w:szCs w:val="28"/>
      </w:rPr>
    </w:lvl>
    <w:lvl w:ilvl="4">
      <w:start w:val="1"/>
      <w:numFmt w:val="decimal"/>
      <w:lvlText w:val="%1.%2.%3.%4.%5"/>
      <w:lvlJc w:val="left"/>
      <w:pPr>
        <w:tabs>
          <w:tab w:val="num" w:pos="4531"/>
        </w:tabs>
        <w:ind w:left="4531" w:hanging="1080"/>
      </w:pPr>
      <w:rPr>
        <w:rFonts w:hint="default"/>
      </w:rPr>
    </w:lvl>
    <w:lvl w:ilvl="5">
      <w:start w:val="1"/>
      <w:numFmt w:val="decimal"/>
      <w:lvlText w:val="%1.%2.%3.%4.%5.%6"/>
      <w:lvlJc w:val="left"/>
      <w:pPr>
        <w:tabs>
          <w:tab w:val="num" w:pos="4891"/>
        </w:tabs>
        <w:ind w:left="4747" w:hanging="936"/>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5611"/>
        </w:tabs>
        <w:ind w:left="5251" w:hanging="1080"/>
      </w:pPr>
      <w:rPr>
        <w:rFonts w:hint="default"/>
      </w:rPr>
    </w:lvl>
    <w:lvl w:ilvl="7">
      <w:start w:val="1"/>
      <w:numFmt w:val="decimal"/>
      <w:lvlText w:val="%1.%2.%3.%4.%5.%6.%7.%8"/>
      <w:lvlJc w:val="left"/>
      <w:pPr>
        <w:tabs>
          <w:tab w:val="num" w:pos="5971"/>
        </w:tabs>
        <w:ind w:left="5755" w:hanging="1224"/>
      </w:pPr>
      <w:rPr>
        <w:rFonts w:ascii="Arial" w:hAnsi="Arial" w:cs="Times New Roman" w:hint="default"/>
        <w:b w:val="0"/>
        <w:bCs w:val="0"/>
        <w:i w:val="0"/>
        <w:iCs w:val="0"/>
        <w:caps w:val="0"/>
        <w:small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6691"/>
        </w:tabs>
        <w:ind w:left="6331" w:hanging="1440"/>
      </w:pPr>
      <w:rPr>
        <w:rFonts w:ascii="Arial" w:hAnsi="Arial" w:cs="Times New Roman" w:hint="default"/>
        <w:b w:val="0"/>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865055A"/>
    <w:multiLevelType w:val="hybridMultilevel"/>
    <w:tmpl w:val="93828888"/>
    <w:lvl w:ilvl="0" w:tplc="4166734A">
      <w:start w:val="1"/>
      <w:numFmt w:val="decimal"/>
      <w:pStyle w:val="List"/>
      <w:lvlText w:val="%1."/>
      <w:lvlJc w:val="left"/>
      <w:pPr>
        <w:tabs>
          <w:tab w:val="num" w:pos="1291"/>
        </w:tabs>
        <w:ind w:left="1291"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CA62CF2"/>
    <w:multiLevelType w:val="hybridMultilevel"/>
    <w:tmpl w:val="E06ACF7E"/>
    <w:lvl w:ilvl="0" w:tplc="D20A5836">
      <w:start w:val="1"/>
      <w:numFmt w:val="decimal"/>
      <w:pStyle w:val="List4"/>
      <w:lvlText w:val="%1."/>
      <w:lvlJc w:val="left"/>
      <w:pPr>
        <w:tabs>
          <w:tab w:val="num" w:pos="1651"/>
        </w:tabs>
        <w:ind w:left="1651" w:hanging="360"/>
      </w:pPr>
      <w:rPr>
        <w:rFonts w:hint="default"/>
      </w:rPr>
    </w:lvl>
    <w:lvl w:ilvl="1" w:tplc="04090019" w:tentative="1">
      <w:start w:val="1"/>
      <w:numFmt w:val="lowerLetter"/>
      <w:lvlText w:val="%2."/>
      <w:lvlJc w:val="left"/>
      <w:pPr>
        <w:tabs>
          <w:tab w:val="num" w:pos="2448"/>
        </w:tabs>
        <w:ind w:left="2448" w:hanging="360"/>
      </w:pPr>
    </w:lvl>
    <w:lvl w:ilvl="2" w:tplc="0409001B" w:tentative="1">
      <w:start w:val="1"/>
      <w:numFmt w:val="lowerRoman"/>
      <w:lvlText w:val="%3."/>
      <w:lvlJc w:val="right"/>
      <w:pPr>
        <w:tabs>
          <w:tab w:val="num" w:pos="3168"/>
        </w:tabs>
        <w:ind w:left="3168" w:hanging="180"/>
      </w:pPr>
    </w:lvl>
    <w:lvl w:ilvl="3" w:tplc="0409000F" w:tentative="1">
      <w:start w:val="1"/>
      <w:numFmt w:val="decimal"/>
      <w:lvlText w:val="%4."/>
      <w:lvlJc w:val="left"/>
      <w:pPr>
        <w:tabs>
          <w:tab w:val="num" w:pos="3888"/>
        </w:tabs>
        <w:ind w:left="3888" w:hanging="360"/>
      </w:pPr>
    </w:lvl>
    <w:lvl w:ilvl="4" w:tplc="04090019" w:tentative="1">
      <w:start w:val="1"/>
      <w:numFmt w:val="lowerLetter"/>
      <w:lvlText w:val="%5."/>
      <w:lvlJc w:val="left"/>
      <w:pPr>
        <w:tabs>
          <w:tab w:val="num" w:pos="4608"/>
        </w:tabs>
        <w:ind w:left="4608" w:hanging="360"/>
      </w:pPr>
    </w:lvl>
    <w:lvl w:ilvl="5" w:tplc="0409001B" w:tentative="1">
      <w:start w:val="1"/>
      <w:numFmt w:val="lowerRoman"/>
      <w:lvlText w:val="%6."/>
      <w:lvlJc w:val="right"/>
      <w:pPr>
        <w:tabs>
          <w:tab w:val="num" w:pos="5328"/>
        </w:tabs>
        <w:ind w:left="5328" w:hanging="180"/>
      </w:pPr>
    </w:lvl>
    <w:lvl w:ilvl="6" w:tplc="0409000F" w:tentative="1">
      <w:start w:val="1"/>
      <w:numFmt w:val="decimal"/>
      <w:lvlText w:val="%7."/>
      <w:lvlJc w:val="left"/>
      <w:pPr>
        <w:tabs>
          <w:tab w:val="num" w:pos="6048"/>
        </w:tabs>
        <w:ind w:left="6048" w:hanging="360"/>
      </w:pPr>
    </w:lvl>
    <w:lvl w:ilvl="7" w:tplc="04090019" w:tentative="1">
      <w:start w:val="1"/>
      <w:numFmt w:val="lowerLetter"/>
      <w:lvlText w:val="%8."/>
      <w:lvlJc w:val="left"/>
      <w:pPr>
        <w:tabs>
          <w:tab w:val="num" w:pos="6768"/>
        </w:tabs>
        <w:ind w:left="6768" w:hanging="360"/>
      </w:pPr>
    </w:lvl>
    <w:lvl w:ilvl="8" w:tplc="0409001B" w:tentative="1">
      <w:start w:val="1"/>
      <w:numFmt w:val="lowerRoman"/>
      <w:lvlText w:val="%9."/>
      <w:lvlJc w:val="right"/>
      <w:pPr>
        <w:tabs>
          <w:tab w:val="num" w:pos="7488"/>
        </w:tabs>
        <w:ind w:left="7488" w:hanging="180"/>
      </w:pPr>
    </w:lvl>
  </w:abstractNum>
  <w:num w:numId="1" w16cid:durableId="120197550">
    <w:abstractNumId w:val="6"/>
  </w:num>
  <w:num w:numId="2" w16cid:durableId="1608152623">
    <w:abstractNumId w:val="2"/>
  </w:num>
  <w:num w:numId="3" w16cid:durableId="305937321">
    <w:abstractNumId w:val="3"/>
  </w:num>
  <w:num w:numId="4" w16cid:durableId="1781610049">
    <w:abstractNumId w:val="1"/>
  </w:num>
  <w:num w:numId="5" w16cid:durableId="218592097">
    <w:abstractNumId w:val="4"/>
  </w:num>
  <w:num w:numId="6" w16cid:durableId="534315742">
    <w:abstractNumId w:val="11"/>
  </w:num>
  <w:num w:numId="7" w16cid:durableId="397630536">
    <w:abstractNumId w:val="12"/>
  </w:num>
  <w:num w:numId="8" w16cid:durableId="1421759214">
    <w:abstractNumId w:val="14"/>
  </w:num>
  <w:num w:numId="9" w16cid:durableId="1407073865">
    <w:abstractNumId w:val="7"/>
  </w:num>
  <w:num w:numId="10" w16cid:durableId="1077433064">
    <w:abstractNumId w:val="13"/>
  </w:num>
  <w:num w:numId="11" w16cid:durableId="1686639625">
    <w:abstractNumId w:val="0"/>
  </w:num>
  <w:num w:numId="12" w16cid:durableId="302468670">
    <w:abstractNumId w:val="5"/>
  </w:num>
  <w:num w:numId="13" w16cid:durableId="1423918018">
    <w:abstractNumId w:val="10"/>
  </w:num>
  <w:num w:numId="14" w16cid:durableId="2073501546">
    <w:abstractNumId w:val="9"/>
  </w:num>
  <w:num w:numId="15" w16cid:durableId="199996222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thmaja Viswanath">
    <w15:presenceInfo w15:providerId="Windows Live" w15:userId="a7c2a2211e7037fd"/>
  </w15:person>
  <w15:person w15:author="Asher Cutter">
    <w15:presenceInfo w15:providerId="AD" w15:userId="S::asher.cutter@utoronto.ca::4ae1c469-65f2-4e05-9ec2-dbec13c40b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99"/>
    <w:rsid w:val="00000606"/>
    <w:rsid w:val="000037E1"/>
    <w:rsid w:val="00003AFD"/>
    <w:rsid w:val="000060D5"/>
    <w:rsid w:val="00006F70"/>
    <w:rsid w:val="000115A8"/>
    <w:rsid w:val="000149F8"/>
    <w:rsid w:val="00015480"/>
    <w:rsid w:val="0002767B"/>
    <w:rsid w:val="0003693D"/>
    <w:rsid w:val="000452F6"/>
    <w:rsid w:val="000466D8"/>
    <w:rsid w:val="00053902"/>
    <w:rsid w:val="000543AA"/>
    <w:rsid w:val="000646EE"/>
    <w:rsid w:val="0006538B"/>
    <w:rsid w:val="00066A56"/>
    <w:rsid w:val="00067456"/>
    <w:rsid w:val="000734A8"/>
    <w:rsid w:val="00074829"/>
    <w:rsid w:val="00074C45"/>
    <w:rsid w:val="00075FDE"/>
    <w:rsid w:val="000778A0"/>
    <w:rsid w:val="000821CE"/>
    <w:rsid w:val="00082D36"/>
    <w:rsid w:val="00086E1D"/>
    <w:rsid w:val="00090682"/>
    <w:rsid w:val="00090B2D"/>
    <w:rsid w:val="000A0540"/>
    <w:rsid w:val="000A0F44"/>
    <w:rsid w:val="000A2922"/>
    <w:rsid w:val="000A3F19"/>
    <w:rsid w:val="000B4A13"/>
    <w:rsid w:val="000B59AE"/>
    <w:rsid w:val="000B704D"/>
    <w:rsid w:val="000C3B7C"/>
    <w:rsid w:val="000C466C"/>
    <w:rsid w:val="000C7232"/>
    <w:rsid w:val="000E1015"/>
    <w:rsid w:val="000E2FC4"/>
    <w:rsid w:val="000F29A4"/>
    <w:rsid w:val="001049A5"/>
    <w:rsid w:val="00105045"/>
    <w:rsid w:val="00106816"/>
    <w:rsid w:val="00107152"/>
    <w:rsid w:val="0011575A"/>
    <w:rsid w:val="00116919"/>
    <w:rsid w:val="001251BF"/>
    <w:rsid w:val="00127D69"/>
    <w:rsid w:val="00132D7A"/>
    <w:rsid w:val="0013373F"/>
    <w:rsid w:val="00135C87"/>
    <w:rsid w:val="00137018"/>
    <w:rsid w:val="00150490"/>
    <w:rsid w:val="00151322"/>
    <w:rsid w:val="00151468"/>
    <w:rsid w:val="00154724"/>
    <w:rsid w:val="00155CBD"/>
    <w:rsid w:val="0015626E"/>
    <w:rsid w:val="001708F4"/>
    <w:rsid w:val="001763F9"/>
    <w:rsid w:val="001771EA"/>
    <w:rsid w:val="00177C6A"/>
    <w:rsid w:val="00184F49"/>
    <w:rsid w:val="00185374"/>
    <w:rsid w:val="001858AE"/>
    <w:rsid w:val="00186799"/>
    <w:rsid w:val="001A0BB6"/>
    <w:rsid w:val="001B6E8A"/>
    <w:rsid w:val="001C7B93"/>
    <w:rsid w:val="001D7754"/>
    <w:rsid w:val="001E1634"/>
    <w:rsid w:val="001E7E33"/>
    <w:rsid w:val="001F375B"/>
    <w:rsid w:val="001F738D"/>
    <w:rsid w:val="001F73E6"/>
    <w:rsid w:val="002008F4"/>
    <w:rsid w:val="00202D1E"/>
    <w:rsid w:val="00204AAE"/>
    <w:rsid w:val="00205567"/>
    <w:rsid w:val="00205FFA"/>
    <w:rsid w:val="00212135"/>
    <w:rsid w:val="0021547E"/>
    <w:rsid w:val="00220E07"/>
    <w:rsid w:val="0022106C"/>
    <w:rsid w:val="002211F9"/>
    <w:rsid w:val="00230FE5"/>
    <w:rsid w:val="002369EB"/>
    <w:rsid w:val="00237973"/>
    <w:rsid w:val="00245DC5"/>
    <w:rsid w:val="002545F0"/>
    <w:rsid w:val="00257177"/>
    <w:rsid w:val="002578C6"/>
    <w:rsid w:val="00257C39"/>
    <w:rsid w:val="00262AA3"/>
    <w:rsid w:val="00263344"/>
    <w:rsid w:val="00267CF8"/>
    <w:rsid w:val="002725DE"/>
    <w:rsid w:val="00272EFA"/>
    <w:rsid w:val="002832BA"/>
    <w:rsid w:val="002840C1"/>
    <w:rsid w:val="00285D5E"/>
    <w:rsid w:val="00287FBC"/>
    <w:rsid w:val="002916DF"/>
    <w:rsid w:val="002929A5"/>
    <w:rsid w:val="00292C72"/>
    <w:rsid w:val="00292E92"/>
    <w:rsid w:val="00292EC7"/>
    <w:rsid w:val="002948AA"/>
    <w:rsid w:val="00297B06"/>
    <w:rsid w:val="002A02BA"/>
    <w:rsid w:val="002A355F"/>
    <w:rsid w:val="002A6F13"/>
    <w:rsid w:val="002C14E1"/>
    <w:rsid w:val="002C403E"/>
    <w:rsid w:val="002D3B5C"/>
    <w:rsid w:val="002D6034"/>
    <w:rsid w:val="002D77A5"/>
    <w:rsid w:val="002E0FC9"/>
    <w:rsid w:val="002E3794"/>
    <w:rsid w:val="002E5C73"/>
    <w:rsid w:val="002E7BE6"/>
    <w:rsid w:val="002F6AAC"/>
    <w:rsid w:val="002F7217"/>
    <w:rsid w:val="00300CB1"/>
    <w:rsid w:val="00307C7C"/>
    <w:rsid w:val="003114F2"/>
    <w:rsid w:val="0031246A"/>
    <w:rsid w:val="00312EFA"/>
    <w:rsid w:val="003134C2"/>
    <w:rsid w:val="00314CE2"/>
    <w:rsid w:val="00321F74"/>
    <w:rsid w:val="0032209F"/>
    <w:rsid w:val="00325A3D"/>
    <w:rsid w:val="0032670C"/>
    <w:rsid w:val="00343D18"/>
    <w:rsid w:val="00344F41"/>
    <w:rsid w:val="00360048"/>
    <w:rsid w:val="003703E3"/>
    <w:rsid w:val="00372518"/>
    <w:rsid w:val="003725EA"/>
    <w:rsid w:val="00372A50"/>
    <w:rsid w:val="00374DCB"/>
    <w:rsid w:val="00377593"/>
    <w:rsid w:val="00380CC6"/>
    <w:rsid w:val="00383AFA"/>
    <w:rsid w:val="003864A2"/>
    <w:rsid w:val="00391ADB"/>
    <w:rsid w:val="0039382C"/>
    <w:rsid w:val="00394DB3"/>
    <w:rsid w:val="003A17D3"/>
    <w:rsid w:val="003A26F9"/>
    <w:rsid w:val="003A52D0"/>
    <w:rsid w:val="003B05C8"/>
    <w:rsid w:val="003B1939"/>
    <w:rsid w:val="003B2EE3"/>
    <w:rsid w:val="003C1424"/>
    <w:rsid w:val="003C43E9"/>
    <w:rsid w:val="003C4F81"/>
    <w:rsid w:val="003C535A"/>
    <w:rsid w:val="003C79E7"/>
    <w:rsid w:val="003D1668"/>
    <w:rsid w:val="003D66AD"/>
    <w:rsid w:val="003E12B8"/>
    <w:rsid w:val="003E2224"/>
    <w:rsid w:val="003F2D2E"/>
    <w:rsid w:val="0040102F"/>
    <w:rsid w:val="004055CE"/>
    <w:rsid w:val="00411673"/>
    <w:rsid w:val="004116B0"/>
    <w:rsid w:val="00416DE5"/>
    <w:rsid w:val="004179F8"/>
    <w:rsid w:val="00420D33"/>
    <w:rsid w:val="00421ABE"/>
    <w:rsid w:val="00422B1C"/>
    <w:rsid w:val="00424B0B"/>
    <w:rsid w:val="00424C95"/>
    <w:rsid w:val="00426E1B"/>
    <w:rsid w:val="00427A03"/>
    <w:rsid w:val="00427AA1"/>
    <w:rsid w:val="004313DC"/>
    <w:rsid w:val="00435AB5"/>
    <w:rsid w:val="00437589"/>
    <w:rsid w:val="00437C3B"/>
    <w:rsid w:val="00440788"/>
    <w:rsid w:val="00441EC5"/>
    <w:rsid w:val="00442033"/>
    <w:rsid w:val="00450962"/>
    <w:rsid w:val="00454F8A"/>
    <w:rsid w:val="00456306"/>
    <w:rsid w:val="00460BD8"/>
    <w:rsid w:val="004647FB"/>
    <w:rsid w:val="004652AF"/>
    <w:rsid w:val="004659FF"/>
    <w:rsid w:val="0046603E"/>
    <w:rsid w:val="00466FB4"/>
    <w:rsid w:val="00477D35"/>
    <w:rsid w:val="004807AE"/>
    <w:rsid w:val="004838CB"/>
    <w:rsid w:val="00484075"/>
    <w:rsid w:val="00484E63"/>
    <w:rsid w:val="00484F05"/>
    <w:rsid w:val="004A1C6F"/>
    <w:rsid w:val="004B3C34"/>
    <w:rsid w:val="004C5033"/>
    <w:rsid w:val="004C65C4"/>
    <w:rsid w:val="004C728C"/>
    <w:rsid w:val="004C7AB9"/>
    <w:rsid w:val="004D3179"/>
    <w:rsid w:val="004D3772"/>
    <w:rsid w:val="004D6362"/>
    <w:rsid w:val="004E187F"/>
    <w:rsid w:val="004E34C4"/>
    <w:rsid w:val="004E4D7A"/>
    <w:rsid w:val="004E781E"/>
    <w:rsid w:val="004F2E1F"/>
    <w:rsid w:val="005040E2"/>
    <w:rsid w:val="00506E36"/>
    <w:rsid w:val="0051143D"/>
    <w:rsid w:val="0051160B"/>
    <w:rsid w:val="0051350A"/>
    <w:rsid w:val="00514A36"/>
    <w:rsid w:val="0051601D"/>
    <w:rsid w:val="00521EE4"/>
    <w:rsid w:val="0052265A"/>
    <w:rsid w:val="00531DD9"/>
    <w:rsid w:val="0054463E"/>
    <w:rsid w:val="005452C9"/>
    <w:rsid w:val="00550625"/>
    <w:rsid w:val="005514AA"/>
    <w:rsid w:val="0055388E"/>
    <w:rsid w:val="00554051"/>
    <w:rsid w:val="00554412"/>
    <w:rsid w:val="00556E91"/>
    <w:rsid w:val="005605A6"/>
    <w:rsid w:val="00562D5A"/>
    <w:rsid w:val="005774FF"/>
    <w:rsid w:val="005853E4"/>
    <w:rsid w:val="00586009"/>
    <w:rsid w:val="0059348E"/>
    <w:rsid w:val="005974A7"/>
    <w:rsid w:val="005A082A"/>
    <w:rsid w:val="005B1E1D"/>
    <w:rsid w:val="005B5167"/>
    <w:rsid w:val="005C1424"/>
    <w:rsid w:val="005D5C91"/>
    <w:rsid w:val="005D5FFD"/>
    <w:rsid w:val="005D76DF"/>
    <w:rsid w:val="005F129D"/>
    <w:rsid w:val="005F3B11"/>
    <w:rsid w:val="005F635E"/>
    <w:rsid w:val="005F7031"/>
    <w:rsid w:val="0060161A"/>
    <w:rsid w:val="00601E08"/>
    <w:rsid w:val="00611FDB"/>
    <w:rsid w:val="00616D27"/>
    <w:rsid w:val="00620990"/>
    <w:rsid w:val="006249CF"/>
    <w:rsid w:val="00625C1D"/>
    <w:rsid w:val="006374AD"/>
    <w:rsid w:val="0064099E"/>
    <w:rsid w:val="00641ADE"/>
    <w:rsid w:val="00643FDD"/>
    <w:rsid w:val="00645B9C"/>
    <w:rsid w:val="00647CA8"/>
    <w:rsid w:val="00656832"/>
    <w:rsid w:val="00656F5A"/>
    <w:rsid w:val="00662803"/>
    <w:rsid w:val="00662E34"/>
    <w:rsid w:val="00665604"/>
    <w:rsid w:val="00675226"/>
    <w:rsid w:val="00684F04"/>
    <w:rsid w:val="00687EA0"/>
    <w:rsid w:val="00687ECF"/>
    <w:rsid w:val="00697717"/>
    <w:rsid w:val="006A2923"/>
    <w:rsid w:val="006A425A"/>
    <w:rsid w:val="006A6774"/>
    <w:rsid w:val="006A6C91"/>
    <w:rsid w:val="006B5450"/>
    <w:rsid w:val="006C5F77"/>
    <w:rsid w:val="006D00C7"/>
    <w:rsid w:val="006D2F2C"/>
    <w:rsid w:val="006D41A3"/>
    <w:rsid w:val="006D6CFB"/>
    <w:rsid w:val="006E3ADD"/>
    <w:rsid w:val="006E4589"/>
    <w:rsid w:val="006E4CE7"/>
    <w:rsid w:val="006E679A"/>
    <w:rsid w:val="006F05F7"/>
    <w:rsid w:val="006F1993"/>
    <w:rsid w:val="006F1F65"/>
    <w:rsid w:val="00700A20"/>
    <w:rsid w:val="00704FFC"/>
    <w:rsid w:val="007061DE"/>
    <w:rsid w:val="00710B09"/>
    <w:rsid w:val="00711CCE"/>
    <w:rsid w:val="0071552B"/>
    <w:rsid w:val="0072064D"/>
    <w:rsid w:val="007213C6"/>
    <w:rsid w:val="007233DC"/>
    <w:rsid w:val="00725605"/>
    <w:rsid w:val="007258DD"/>
    <w:rsid w:val="0073718D"/>
    <w:rsid w:val="00744813"/>
    <w:rsid w:val="00744C79"/>
    <w:rsid w:val="00746620"/>
    <w:rsid w:val="00746AF5"/>
    <w:rsid w:val="00752DB3"/>
    <w:rsid w:val="007605D7"/>
    <w:rsid w:val="007655E8"/>
    <w:rsid w:val="00771DFC"/>
    <w:rsid w:val="0077488F"/>
    <w:rsid w:val="00774D1C"/>
    <w:rsid w:val="007928B2"/>
    <w:rsid w:val="00794069"/>
    <w:rsid w:val="00795843"/>
    <w:rsid w:val="007959CE"/>
    <w:rsid w:val="007A368C"/>
    <w:rsid w:val="007A6B9D"/>
    <w:rsid w:val="007B15D5"/>
    <w:rsid w:val="007B1FD8"/>
    <w:rsid w:val="007C21DA"/>
    <w:rsid w:val="007D0840"/>
    <w:rsid w:val="007F415D"/>
    <w:rsid w:val="007F5454"/>
    <w:rsid w:val="007F5A1E"/>
    <w:rsid w:val="00801EFA"/>
    <w:rsid w:val="00803B3B"/>
    <w:rsid w:val="00816EA6"/>
    <w:rsid w:val="008279CD"/>
    <w:rsid w:val="00836EDF"/>
    <w:rsid w:val="00840081"/>
    <w:rsid w:val="00844839"/>
    <w:rsid w:val="00845A7A"/>
    <w:rsid w:val="00850133"/>
    <w:rsid w:val="00870EED"/>
    <w:rsid w:val="0087168C"/>
    <w:rsid w:val="008720BC"/>
    <w:rsid w:val="00872660"/>
    <w:rsid w:val="008729AC"/>
    <w:rsid w:val="0087446C"/>
    <w:rsid w:val="008813C1"/>
    <w:rsid w:val="00882268"/>
    <w:rsid w:val="00883064"/>
    <w:rsid w:val="00890081"/>
    <w:rsid w:val="008916B1"/>
    <w:rsid w:val="008A23B4"/>
    <w:rsid w:val="008A278F"/>
    <w:rsid w:val="008A55CE"/>
    <w:rsid w:val="008A5905"/>
    <w:rsid w:val="008A5CF4"/>
    <w:rsid w:val="008A605A"/>
    <w:rsid w:val="008B100D"/>
    <w:rsid w:val="008B2D6C"/>
    <w:rsid w:val="008B76C2"/>
    <w:rsid w:val="008C49B2"/>
    <w:rsid w:val="008C4A8E"/>
    <w:rsid w:val="008D6E76"/>
    <w:rsid w:val="008E011B"/>
    <w:rsid w:val="008F22C3"/>
    <w:rsid w:val="00906358"/>
    <w:rsid w:val="00913029"/>
    <w:rsid w:val="00920D0D"/>
    <w:rsid w:val="00923ED3"/>
    <w:rsid w:val="0092615B"/>
    <w:rsid w:val="00930599"/>
    <w:rsid w:val="00931EDC"/>
    <w:rsid w:val="00933E35"/>
    <w:rsid w:val="0094440E"/>
    <w:rsid w:val="00944CDC"/>
    <w:rsid w:val="0094621F"/>
    <w:rsid w:val="00946399"/>
    <w:rsid w:val="00951417"/>
    <w:rsid w:val="00963DEA"/>
    <w:rsid w:val="009657A5"/>
    <w:rsid w:val="00970F8A"/>
    <w:rsid w:val="00971C73"/>
    <w:rsid w:val="00985B86"/>
    <w:rsid w:val="00991E27"/>
    <w:rsid w:val="00992386"/>
    <w:rsid w:val="00995CE4"/>
    <w:rsid w:val="00997D72"/>
    <w:rsid w:val="009A28F6"/>
    <w:rsid w:val="009A679A"/>
    <w:rsid w:val="009B645F"/>
    <w:rsid w:val="009B7663"/>
    <w:rsid w:val="009B777D"/>
    <w:rsid w:val="009C75AD"/>
    <w:rsid w:val="009D6AA7"/>
    <w:rsid w:val="009D6E64"/>
    <w:rsid w:val="009E3E2D"/>
    <w:rsid w:val="009E56CF"/>
    <w:rsid w:val="009E67AE"/>
    <w:rsid w:val="009F22DC"/>
    <w:rsid w:val="009F4136"/>
    <w:rsid w:val="00A01843"/>
    <w:rsid w:val="00A051C4"/>
    <w:rsid w:val="00A11DEF"/>
    <w:rsid w:val="00A13EF2"/>
    <w:rsid w:val="00A1645D"/>
    <w:rsid w:val="00A21A0E"/>
    <w:rsid w:val="00A234D4"/>
    <w:rsid w:val="00A3386D"/>
    <w:rsid w:val="00A34F20"/>
    <w:rsid w:val="00A40D2E"/>
    <w:rsid w:val="00A412DC"/>
    <w:rsid w:val="00A428CF"/>
    <w:rsid w:val="00A46CF9"/>
    <w:rsid w:val="00A5007B"/>
    <w:rsid w:val="00A50A05"/>
    <w:rsid w:val="00A51C75"/>
    <w:rsid w:val="00A51E1F"/>
    <w:rsid w:val="00A57092"/>
    <w:rsid w:val="00A63991"/>
    <w:rsid w:val="00A66E88"/>
    <w:rsid w:val="00A70F80"/>
    <w:rsid w:val="00A715FF"/>
    <w:rsid w:val="00A72D44"/>
    <w:rsid w:val="00A76AD8"/>
    <w:rsid w:val="00A869B6"/>
    <w:rsid w:val="00A872F2"/>
    <w:rsid w:val="00A923B6"/>
    <w:rsid w:val="00A974B5"/>
    <w:rsid w:val="00AA3D45"/>
    <w:rsid w:val="00AB36AA"/>
    <w:rsid w:val="00AB46D4"/>
    <w:rsid w:val="00AB5C6F"/>
    <w:rsid w:val="00AB78EA"/>
    <w:rsid w:val="00AC0DF2"/>
    <w:rsid w:val="00AC240B"/>
    <w:rsid w:val="00AC458D"/>
    <w:rsid w:val="00AD0A77"/>
    <w:rsid w:val="00AD22D5"/>
    <w:rsid w:val="00AD38CC"/>
    <w:rsid w:val="00AD753D"/>
    <w:rsid w:val="00AE1104"/>
    <w:rsid w:val="00AE7DE2"/>
    <w:rsid w:val="00AF2926"/>
    <w:rsid w:val="00AF64AD"/>
    <w:rsid w:val="00B012B0"/>
    <w:rsid w:val="00B168E9"/>
    <w:rsid w:val="00B2660F"/>
    <w:rsid w:val="00B308C0"/>
    <w:rsid w:val="00B315FB"/>
    <w:rsid w:val="00B31ED5"/>
    <w:rsid w:val="00B34024"/>
    <w:rsid w:val="00B36304"/>
    <w:rsid w:val="00B41D51"/>
    <w:rsid w:val="00B61802"/>
    <w:rsid w:val="00B663E9"/>
    <w:rsid w:val="00B73371"/>
    <w:rsid w:val="00B7388F"/>
    <w:rsid w:val="00B769C3"/>
    <w:rsid w:val="00B808C6"/>
    <w:rsid w:val="00B82ACA"/>
    <w:rsid w:val="00B96F89"/>
    <w:rsid w:val="00B9741C"/>
    <w:rsid w:val="00B978B9"/>
    <w:rsid w:val="00BA2BF0"/>
    <w:rsid w:val="00BA6708"/>
    <w:rsid w:val="00BB0822"/>
    <w:rsid w:val="00BB10F4"/>
    <w:rsid w:val="00BB17BD"/>
    <w:rsid w:val="00BB1CBE"/>
    <w:rsid w:val="00BB1CE8"/>
    <w:rsid w:val="00BB50C9"/>
    <w:rsid w:val="00BC1690"/>
    <w:rsid w:val="00BC2FCC"/>
    <w:rsid w:val="00BC319F"/>
    <w:rsid w:val="00BC3532"/>
    <w:rsid w:val="00BC6BEF"/>
    <w:rsid w:val="00BD0A9D"/>
    <w:rsid w:val="00BD6582"/>
    <w:rsid w:val="00BD72AC"/>
    <w:rsid w:val="00BE1003"/>
    <w:rsid w:val="00BE38F0"/>
    <w:rsid w:val="00BE435A"/>
    <w:rsid w:val="00BE4F11"/>
    <w:rsid w:val="00BF00F0"/>
    <w:rsid w:val="00BF6EC2"/>
    <w:rsid w:val="00C003AC"/>
    <w:rsid w:val="00C10480"/>
    <w:rsid w:val="00C1110D"/>
    <w:rsid w:val="00C121CA"/>
    <w:rsid w:val="00C203BF"/>
    <w:rsid w:val="00C218B9"/>
    <w:rsid w:val="00C22D43"/>
    <w:rsid w:val="00C30181"/>
    <w:rsid w:val="00C368D6"/>
    <w:rsid w:val="00C37B07"/>
    <w:rsid w:val="00C46A9F"/>
    <w:rsid w:val="00C5079C"/>
    <w:rsid w:val="00C50A99"/>
    <w:rsid w:val="00C5531E"/>
    <w:rsid w:val="00C56F0D"/>
    <w:rsid w:val="00C5725A"/>
    <w:rsid w:val="00C63682"/>
    <w:rsid w:val="00C645C3"/>
    <w:rsid w:val="00C67B33"/>
    <w:rsid w:val="00C85283"/>
    <w:rsid w:val="00CA554E"/>
    <w:rsid w:val="00CA6CCE"/>
    <w:rsid w:val="00CB193A"/>
    <w:rsid w:val="00CC1C87"/>
    <w:rsid w:val="00CC2A46"/>
    <w:rsid w:val="00CC509E"/>
    <w:rsid w:val="00CC59E5"/>
    <w:rsid w:val="00CD0C9C"/>
    <w:rsid w:val="00CD0CBD"/>
    <w:rsid w:val="00CD5AC4"/>
    <w:rsid w:val="00CD77CC"/>
    <w:rsid w:val="00CE2A81"/>
    <w:rsid w:val="00CE336D"/>
    <w:rsid w:val="00CE51C0"/>
    <w:rsid w:val="00CF3CBC"/>
    <w:rsid w:val="00D06B6E"/>
    <w:rsid w:val="00D07902"/>
    <w:rsid w:val="00D143A4"/>
    <w:rsid w:val="00D16D0F"/>
    <w:rsid w:val="00D16EA3"/>
    <w:rsid w:val="00D22FB0"/>
    <w:rsid w:val="00D262F9"/>
    <w:rsid w:val="00D30038"/>
    <w:rsid w:val="00D32B9D"/>
    <w:rsid w:val="00D334D2"/>
    <w:rsid w:val="00D40574"/>
    <w:rsid w:val="00D4633D"/>
    <w:rsid w:val="00D47AA0"/>
    <w:rsid w:val="00D51A32"/>
    <w:rsid w:val="00D53677"/>
    <w:rsid w:val="00D60BDE"/>
    <w:rsid w:val="00D66392"/>
    <w:rsid w:val="00D67EE9"/>
    <w:rsid w:val="00D70C17"/>
    <w:rsid w:val="00D731DC"/>
    <w:rsid w:val="00D82D83"/>
    <w:rsid w:val="00D84692"/>
    <w:rsid w:val="00D8604C"/>
    <w:rsid w:val="00D90D46"/>
    <w:rsid w:val="00D912A7"/>
    <w:rsid w:val="00D9723B"/>
    <w:rsid w:val="00D97A0F"/>
    <w:rsid w:val="00DA201D"/>
    <w:rsid w:val="00DA2563"/>
    <w:rsid w:val="00DA6E59"/>
    <w:rsid w:val="00DB3249"/>
    <w:rsid w:val="00DB7F6B"/>
    <w:rsid w:val="00DC03F9"/>
    <w:rsid w:val="00DC1982"/>
    <w:rsid w:val="00DC32C0"/>
    <w:rsid w:val="00DD265E"/>
    <w:rsid w:val="00DD5390"/>
    <w:rsid w:val="00DD5441"/>
    <w:rsid w:val="00DD591F"/>
    <w:rsid w:val="00DD6B90"/>
    <w:rsid w:val="00DE0990"/>
    <w:rsid w:val="00DE0DB8"/>
    <w:rsid w:val="00DE5878"/>
    <w:rsid w:val="00DF3720"/>
    <w:rsid w:val="00DF51E1"/>
    <w:rsid w:val="00DF7AD0"/>
    <w:rsid w:val="00E00F96"/>
    <w:rsid w:val="00E01303"/>
    <w:rsid w:val="00E018E1"/>
    <w:rsid w:val="00E05CF3"/>
    <w:rsid w:val="00E06652"/>
    <w:rsid w:val="00E07A85"/>
    <w:rsid w:val="00E10F86"/>
    <w:rsid w:val="00E14C2C"/>
    <w:rsid w:val="00E17F24"/>
    <w:rsid w:val="00E22A6B"/>
    <w:rsid w:val="00E3305E"/>
    <w:rsid w:val="00E33483"/>
    <w:rsid w:val="00E34559"/>
    <w:rsid w:val="00E3460D"/>
    <w:rsid w:val="00E437A1"/>
    <w:rsid w:val="00E44B97"/>
    <w:rsid w:val="00E53E73"/>
    <w:rsid w:val="00E54798"/>
    <w:rsid w:val="00E60935"/>
    <w:rsid w:val="00E622BC"/>
    <w:rsid w:val="00E71950"/>
    <w:rsid w:val="00E74FD6"/>
    <w:rsid w:val="00E7666B"/>
    <w:rsid w:val="00E8045D"/>
    <w:rsid w:val="00E81B58"/>
    <w:rsid w:val="00E8245A"/>
    <w:rsid w:val="00E90CB5"/>
    <w:rsid w:val="00E95010"/>
    <w:rsid w:val="00EA1CCF"/>
    <w:rsid w:val="00EC3AC3"/>
    <w:rsid w:val="00EC4DA7"/>
    <w:rsid w:val="00EC4FFC"/>
    <w:rsid w:val="00EC6C2A"/>
    <w:rsid w:val="00EC7047"/>
    <w:rsid w:val="00ED0BD0"/>
    <w:rsid w:val="00ED406A"/>
    <w:rsid w:val="00ED5C25"/>
    <w:rsid w:val="00ED610F"/>
    <w:rsid w:val="00ED6338"/>
    <w:rsid w:val="00ED6A3B"/>
    <w:rsid w:val="00ED6C8C"/>
    <w:rsid w:val="00ED6D90"/>
    <w:rsid w:val="00EE412D"/>
    <w:rsid w:val="00EF754B"/>
    <w:rsid w:val="00F00FC8"/>
    <w:rsid w:val="00F013E1"/>
    <w:rsid w:val="00F0458F"/>
    <w:rsid w:val="00F061E8"/>
    <w:rsid w:val="00F15F57"/>
    <w:rsid w:val="00F16F04"/>
    <w:rsid w:val="00F211CF"/>
    <w:rsid w:val="00F35257"/>
    <w:rsid w:val="00F35667"/>
    <w:rsid w:val="00F36EAB"/>
    <w:rsid w:val="00F4111E"/>
    <w:rsid w:val="00F45C1D"/>
    <w:rsid w:val="00F600BF"/>
    <w:rsid w:val="00F637A6"/>
    <w:rsid w:val="00F709B0"/>
    <w:rsid w:val="00F7185E"/>
    <w:rsid w:val="00F73984"/>
    <w:rsid w:val="00F75C35"/>
    <w:rsid w:val="00F82F89"/>
    <w:rsid w:val="00F84706"/>
    <w:rsid w:val="00F97233"/>
    <w:rsid w:val="00FA147E"/>
    <w:rsid w:val="00FB1AEF"/>
    <w:rsid w:val="00FB1F11"/>
    <w:rsid w:val="00FB2028"/>
    <w:rsid w:val="00FB3F26"/>
    <w:rsid w:val="00FB6BD2"/>
    <w:rsid w:val="00FB7092"/>
    <w:rsid w:val="00FC1463"/>
    <w:rsid w:val="00FC234E"/>
    <w:rsid w:val="00FC4319"/>
    <w:rsid w:val="00FC56B9"/>
    <w:rsid w:val="00FD16FE"/>
    <w:rsid w:val="00FE2774"/>
    <w:rsid w:val="00FE7A5A"/>
    <w:rsid w:val="00FF0537"/>
    <w:rsid w:val="00FF14E1"/>
    <w:rsid w:val="00FF3B8C"/>
    <w:rsid w:val="00FF616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B51A"/>
  <w15:chartTrackingRefBased/>
  <w15:docId w15:val="{B88B88AE-7420-485D-8A08-6509E849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99"/>
    <w:pPr>
      <w:spacing w:before="240" w:after="0" w:line="360" w:lineRule="auto"/>
    </w:pPr>
    <w:rPr>
      <w:rFonts w:ascii="Times New Roman" w:eastAsia="Times New Roman" w:hAnsi="Times New Roman" w:cs="Times New Roman"/>
      <w:kern w:val="0"/>
      <w:szCs w:val="20"/>
      <w:lang w:val="en-US" w:eastAsia="en-CA"/>
      <w14:ligatures w14:val="none"/>
    </w:rPr>
  </w:style>
  <w:style w:type="paragraph" w:styleId="Heading1">
    <w:name w:val="heading 1"/>
    <w:basedOn w:val="Normal"/>
    <w:next w:val="Normal"/>
    <w:link w:val="Heading1Char"/>
    <w:qFormat/>
    <w:rsid w:val="00946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46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46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46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46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46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46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46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46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99"/>
    <w:rPr>
      <w:rFonts w:eastAsiaTheme="majorEastAsia" w:cstheme="majorBidi"/>
      <w:color w:val="272727" w:themeColor="text1" w:themeTint="D8"/>
    </w:rPr>
  </w:style>
  <w:style w:type="paragraph" w:styleId="Title">
    <w:name w:val="Title"/>
    <w:basedOn w:val="Normal"/>
    <w:next w:val="Normal"/>
    <w:link w:val="TitleChar"/>
    <w:qFormat/>
    <w:rsid w:val="00946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46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99"/>
    <w:pPr>
      <w:spacing w:before="160"/>
      <w:jc w:val="center"/>
    </w:pPr>
    <w:rPr>
      <w:i/>
      <w:iCs/>
      <w:color w:val="404040" w:themeColor="text1" w:themeTint="BF"/>
    </w:rPr>
  </w:style>
  <w:style w:type="character" w:customStyle="1" w:styleId="QuoteChar">
    <w:name w:val="Quote Char"/>
    <w:basedOn w:val="DefaultParagraphFont"/>
    <w:link w:val="Quote"/>
    <w:uiPriority w:val="29"/>
    <w:rsid w:val="00946399"/>
    <w:rPr>
      <w:i/>
      <w:iCs/>
      <w:color w:val="404040" w:themeColor="text1" w:themeTint="BF"/>
    </w:rPr>
  </w:style>
  <w:style w:type="paragraph" w:styleId="ListParagraph">
    <w:name w:val="List Paragraph"/>
    <w:basedOn w:val="Normal"/>
    <w:uiPriority w:val="34"/>
    <w:qFormat/>
    <w:rsid w:val="00946399"/>
    <w:pPr>
      <w:ind w:left="720"/>
      <w:contextualSpacing/>
    </w:pPr>
  </w:style>
  <w:style w:type="character" w:styleId="IntenseEmphasis">
    <w:name w:val="Intense Emphasis"/>
    <w:basedOn w:val="DefaultParagraphFont"/>
    <w:uiPriority w:val="21"/>
    <w:qFormat/>
    <w:rsid w:val="00946399"/>
    <w:rPr>
      <w:i/>
      <w:iCs/>
      <w:color w:val="0F4761" w:themeColor="accent1" w:themeShade="BF"/>
    </w:rPr>
  </w:style>
  <w:style w:type="paragraph" w:styleId="IntenseQuote">
    <w:name w:val="Intense Quote"/>
    <w:basedOn w:val="Normal"/>
    <w:next w:val="Normal"/>
    <w:link w:val="IntenseQuoteChar"/>
    <w:uiPriority w:val="30"/>
    <w:qFormat/>
    <w:rsid w:val="00946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399"/>
    <w:rPr>
      <w:i/>
      <w:iCs/>
      <w:color w:val="0F4761" w:themeColor="accent1" w:themeShade="BF"/>
    </w:rPr>
  </w:style>
  <w:style w:type="character" w:styleId="IntenseReference">
    <w:name w:val="Intense Reference"/>
    <w:basedOn w:val="DefaultParagraphFont"/>
    <w:uiPriority w:val="32"/>
    <w:qFormat/>
    <w:rsid w:val="00946399"/>
    <w:rPr>
      <w:b/>
      <w:bCs/>
      <w:smallCaps/>
      <w:color w:val="0F4761" w:themeColor="accent1" w:themeShade="BF"/>
      <w:spacing w:val="5"/>
    </w:rPr>
  </w:style>
  <w:style w:type="paragraph" w:styleId="BodyText">
    <w:name w:val="Body Text"/>
    <w:basedOn w:val="Normal"/>
    <w:link w:val="BodyTextChar"/>
    <w:rsid w:val="00946399"/>
  </w:style>
  <w:style w:type="character" w:customStyle="1" w:styleId="BodyTextChar">
    <w:name w:val="Body Text Char"/>
    <w:basedOn w:val="DefaultParagraphFont"/>
    <w:link w:val="BodyText"/>
    <w:rsid w:val="00946399"/>
    <w:rPr>
      <w:rFonts w:ascii="Times New Roman" w:eastAsia="Times New Roman" w:hAnsi="Times New Roman" w:cs="Times New Roman"/>
      <w:kern w:val="0"/>
      <w:szCs w:val="20"/>
      <w:lang w:val="en-US" w:eastAsia="en-CA"/>
      <w14:ligatures w14:val="none"/>
    </w:rPr>
  </w:style>
  <w:style w:type="paragraph" w:styleId="Header">
    <w:name w:val="header"/>
    <w:basedOn w:val="Normal"/>
    <w:link w:val="HeaderChar"/>
    <w:rsid w:val="00946399"/>
    <w:pPr>
      <w:tabs>
        <w:tab w:val="center" w:pos="4320"/>
        <w:tab w:val="right" w:pos="8640"/>
      </w:tabs>
      <w:spacing w:before="0"/>
    </w:pPr>
    <w:rPr>
      <w:sz w:val="20"/>
    </w:rPr>
  </w:style>
  <w:style w:type="character" w:customStyle="1" w:styleId="HeaderChar">
    <w:name w:val="Header Char"/>
    <w:basedOn w:val="DefaultParagraphFont"/>
    <w:link w:val="Header"/>
    <w:rsid w:val="00946399"/>
    <w:rPr>
      <w:rFonts w:ascii="Times New Roman" w:eastAsia="Times New Roman" w:hAnsi="Times New Roman" w:cs="Times New Roman"/>
      <w:kern w:val="0"/>
      <w:sz w:val="20"/>
      <w:szCs w:val="20"/>
      <w:lang w:val="en-US" w:eastAsia="en-CA"/>
      <w14:ligatures w14:val="none"/>
    </w:rPr>
  </w:style>
  <w:style w:type="paragraph" w:styleId="Footer">
    <w:name w:val="footer"/>
    <w:basedOn w:val="Normal"/>
    <w:link w:val="FooterChar"/>
    <w:uiPriority w:val="99"/>
    <w:rsid w:val="00946399"/>
    <w:pPr>
      <w:tabs>
        <w:tab w:val="right" w:pos="4680"/>
        <w:tab w:val="right" w:pos="9360"/>
      </w:tabs>
      <w:spacing w:before="0"/>
    </w:pPr>
    <w:rPr>
      <w:sz w:val="20"/>
    </w:rPr>
  </w:style>
  <w:style w:type="character" w:customStyle="1" w:styleId="FooterChar">
    <w:name w:val="Footer Char"/>
    <w:basedOn w:val="DefaultParagraphFont"/>
    <w:link w:val="Footer"/>
    <w:uiPriority w:val="99"/>
    <w:rsid w:val="00946399"/>
    <w:rPr>
      <w:rFonts w:ascii="Times New Roman" w:eastAsia="Times New Roman" w:hAnsi="Times New Roman" w:cs="Times New Roman"/>
      <w:kern w:val="0"/>
      <w:sz w:val="20"/>
      <w:szCs w:val="20"/>
      <w:lang w:val="en-US" w:eastAsia="en-CA"/>
      <w14:ligatures w14:val="none"/>
    </w:rPr>
  </w:style>
  <w:style w:type="character" w:customStyle="1" w:styleId="List5Char">
    <w:name w:val="List 5 Char"/>
    <w:link w:val="List5"/>
    <w:rsid w:val="00946399"/>
    <w:rPr>
      <w:lang w:val="en-US" w:eastAsia="en-CA"/>
    </w:rPr>
  </w:style>
  <w:style w:type="paragraph" w:styleId="List5">
    <w:name w:val="List 5"/>
    <w:basedOn w:val="Normal"/>
    <w:link w:val="List5Char"/>
    <w:rsid w:val="00946399"/>
    <w:pPr>
      <w:numPr>
        <w:numId w:val="9"/>
      </w:numPr>
      <w:tabs>
        <w:tab w:val="clear" w:pos="1980"/>
      </w:tabs>
      <w:ind w:left="0" w:firstLine="0"/>
    </w:pPr>
    <w:rPr>
      <w:rFonts w:asciiTheme="minorHAnsi" w:eastAsiaTheme="minorHAnsi" w:hAnsiTheme="minorHAnsi" w:cstheme="minorBidi"/>
      <w:kern w:val="2"/>
      <w:szCs w:val="24"/>
      <w14:ligatures w14:val="standardContextual"/>
    </w:rPr>
  </w:style>
  <w:style w:type="paragraph" w:styleId="FootnoteText">
    <w:name w:val="footnote text"/>
    <w:basedOn w:val="Normal"/>
    <w:link w:val="FootnoteTextChar"/>
    <w:semiHidden/>
    <w:rsid w:val="00946399"/>
    <w:pPr>
      <w:spacing w:before="0" w:after="120" w:line="240" w:lineRule="auto"/>
    </w:pPr>
    <w:rPr>
      <w:sz w:val="20"/>
    </w:rPr>
  </w:style>
  <w:style w:type="character" w:customStyle="1" w:styleId="FootnoteTextChar">
    <w:name w:val="Footnote Text Char"/>
    <w:basedOn w:val="DefaultParagraphFont"/>
    <w:link w:val="FootnoteText"/>
    <w:semiHidden/>
    <w:rsid w:val="00946399"/>
    <w:rPr>
      <w:rFonts w:ascii="Times New Roman" w:eastAsia="Times New Roman" w:hAnsi="Times New Roman" w:cs="Times New Roman"/>
      <w:kern w:val="0"/>
      <w:sz w:val="20"/>
      <w:szCs w:val="20"/>
      <w:lang w:val="en-US" w:eastAsia="en-CA"/>
      <w14:ligatures w14:val="none"/>
    </w:rPr>
  </w:style>
  <w:style w:type="paragraph" w:customStyle="1" w:styleId="Chapter">
    <w:name w:val="Chapter"/>
    <w:basedOn w:val="Normal"/>
    <w:next w:val="Normal"/>
    <w:rsid w:val="00946399"/>
    <w:pPr>
      <w:spacing w:after="240" w:line="240" w:lineRule="auto"/>
      <w:jc w:val="center"/>
      <w:outlineLvl w:val="0"/>
    </w:pPr>
    <w:rPr>
      <w:rFonts w:ascii="Arial" w:hAnsi="Arial"/>
      <w:sz w:val="32"/>
      <w:szCs w:val="28"/>
    </w:rPr>
  </w:style>
  <w:style w:type="paragraph" w:styleId="TOC1">
    <w:name w:val="toc 1"/>
    <w:basedOn w:val="Normal"/>
    <w:next w:val="Normal"/>
    <w:autoRedefine/>
    <w:uiPriority w:val="39"/>
    <w:rsid w:val="00946399"/>
    <w:pPr>
      <w:tabs>
        <w:tab w:val="left" w:pos="288"/>
        <w:tab w:val="right" w:leader="dot" w:pos="9360"/>
      </w:tabs>
      <w:spacing w:line="240" w:lineRule="auto"/>
      <w:ind w:left="288" w:right="360" w:hanging="288"/>
    </w:pPr>
  </w:style>
  <w:style w:type="paragraph" w:customStyle="1" w:styleId="FigureCaption">
    <w:name w:val="Figure Caption"/>
    <w:basedOn w:val="Normal"/>
    <w:next w:val="Normal"/>
    <w:rsid w:val="00946399"/>
    <w:pPr>
      <w:numPr>
        <w:numId w:val="1"/>
      </w:numPr>
      <w:spacing w:after="240" w:line="240" w:lineRule="auto"/>
    </w:pPr>
    <w:rPr>
      <w:rFonts w:ascii="Arial" w:hAnsi="Arial"/>
      <w:sz w:val="18"/>
    </w:rPr>
  </w:style>
  <w:style w:type="paragraph" w:styleId="TOC2">
    <w:name w:val="toc 2"/>
    <w:basedOn w:val="TOC1"/>
    <w:next w:val="Normal"/>
    <w:autoRedefine/>
    <w:uiPriority w:val="39"/>
    <w:rsid w:val="00946399"/>
    <w:pPr>
      <w:tabs>
        <w:tab w:val="clear" w:pos="288"/>
        <w:tab w:val="left" w:pos="720"/>
      </w:tabs>
      <w:ind w:left="720" w:hanging="432"/>
    </w:pPr>
  </w:style>
  <w:style w:type="paragraph" w:styleId="TOC3">
    <w:name w:val="toc 3"/>
    <w:basedOn w:val="TOC1"/>
    <w:next w:val="Normal"/>
    <w:autoRedefine/>
    <w:uiPriority w:val="39"/>
    <w:rsid w:val="00946399"/>
    <w:pPr>
      <w:tabs>
        <w:tab w:val="clear" w:pos="288"/>
        <w:tab w:val="left" w:pos="1440"/>
      </w:tabs>
      <w:ind w:left="1440" w:hanging="720"/>
    </w:pPr>
  </w:style>
  <w:style w:type="paragraph" w:styleId="TOC4">
    <w:name w:val="toc 4"/>
    <w:basedOn w:val="TOC1"/>
    <w:next w:val="Normal"/>
    <w:autoRedefine/>
    <w:semiHidden/>
    <w:rsid w:val="00946399"/>
    <w:pPr>
      <w:tabs>
        <w:tab w:val="clear" w:pos="288"/>
        <w:tab w:val="left" w:pos="2304"/>
      </w:tabs>
      <w:ind w:left="2304" w:hanging="864"/>
    </w:pPr>
  </w:style>
  <w:style w:type="character" w:styleId="Hyperlink">
    <w:name w:val="Hyperlink"/>
    <w:uiPriority w:val="99"/>
    <w:rsid w:val="00946399"/>
    <w:rPr>
      <w:color w:val="0000FF"/>
      <w:u w:val="single"/>
    </w:rPr>
  </w:style>
  <w:style w:type="paragraph" w:customStyle="1" w:styleId="forTOC">
    <w:name w:val="forTOC"/>
    <w:basedOn w:val="Normal"/>
    <w:next w:val="Normal"/>
    <w:rsid w:val="00946399"/>
    <w:pPr>
      <w:spacing w:after="240" w:line="240" w:lineRule="auto"/>
    </w:pPr>
    <w:rPr>
      <w:rFonts w:ascii="Arial" w:hAnsi="Arial"/>
      <w:sz w:val="28"/>
    </w:rPr>
  </w:style>
  <w:style w:type="paragraph" w:styleId="Caption">
    <w:name w:val="caption"/>
    <w:basedOn w:val="Normal"/>
    <w:next w:val="Normal"/>
    <w:uiPriority w:val="35"/>
    <w:qFormat/>
    <w:rsid w:val="00946399"/>
    <w:rPr>
      <w:b/>
      <w:bCs/>
    </w:rPr>
  </w:style>
  <w:style w:type="paragraph" w:styleId="TableofFigures">
    <w:name w:val="table of figures"/>
    <w:basedOn w:val="Normal"/>
    <w:next w:val="Normal"/>
    <w:uiPriority w:val="99"/>
    <w:rsid w:val="00946399"/>
  </w:style>
  <w:style w:type="paragraph" w:customStyle="1" w:styleId="captiontext">
    <w:name w:val="caption text"/>
    <w:basedOn w:val="FigureCaption"/>
    <w:next w:val="Normal"/>
    <w:rsid w:val="00946399"/>
    <w:pPr>
      <w:numPr>
        <w:numId w:val="0"/>
      </w:numPr>
    </w:pPr>
  </w:style>
  <w:style w:type="paragraph" w:styleId="Index1">
    <w:name w:val="index 1"/>
    <w:basedOn w:val="Normal"/>
    <w:next w:val="Normal"/>
    <w:autoRedefine/>
    <w:semiHidden/>
    <w:rsid w:val="00946399"/>
    <w:pPr>
      <w:ind w:left="200" w:hanging="200"/>
    </w:pPr>
  </w:style>
  <w:style w:type="paragraph" w:styleId="TOAHeading">
    <w:name w:val="toa heading"/>
    <w:aliases w:val="Appendix"/>
    <w:basedOn w:val="Normal"/>
    <w:next w:val="Normal"/>
    <w:semiHidden/>
    <w:rsid w:val="00946399"/>
    <w:pPr>
      <w:spacing w:before="120" w:line="240" w:lineRule="auto"/>
      <w:jc w:val="center"/>
    </w:pPr>
    <w:rPr>
      <w:rFonts w:ascii="Arial" w:hAnsi="Arial" w:cs="Arial"/>
      <w:bCs/>
      <w:szCs w:val="24"/>
    </w:rPr>
  </w:style>
  <w:style w:type="character" w:styleId="FootnoteReference">
    <w:name w:val="footnote reference"/>
    <w:semiHidden/>
    <w:rsid w:val="00946399"/>
    <w:rPr>
      <w:rFonts w:ascii="Times New Roman" w:hAnsi="Times New Roman"/>
      <w:dstrike w:val="0"/>
      <w:sz w:val="28"/>
      <w:vertAlign w:val="superscript"/>
    </w:rPr>
  </w:style>
  <w:style w:type="paragraph" w:styleId="ListBullet">
    <w:name w:val="List Bullet"/>
    <w:basedOn w:val="Normal"/>
    <w:rsid w:val="00946399"/>
    <w:pPr>
      <w:numPr>
        <w:numId w:val="11"/>
      </w:numPr>
      <w:tabs>
        <w:tab w:val="clear" w:pos="720"/>
        <w:tab w:val="num" w:pos="540"/>
      </w:tabs>
      <w:spacing w:before="60"/>
      <w:ind w:left="0" w:firstLine="0"/>
    </w:pPr>
    <w:rPr>
      <w:lang w:eastAsia="en-US"/>
    </w:rPr>
  </w:style>
  <w:style w:type="paragraph" w:customStyle="1" w:styleId="quotation">
    <w:name w:val="quotation"/>
    <w:basedOn w:val="Normal"/>
    <w:next w:val="Normal"/>
    <w:rsid w:val="00946399"/>
    <w:pPr>
      <w:ind w:left="720" w:right="720"/>
    </w:pPr>
    <w:rPr>
      <w:i/>
    </w:rPr>
  </w:style>
  <w:style w:type="paragraph" w:styleId="ListBullet2">
    <w:name w:val="List Bullet 2"/>
    <w:basedOn w:val="Normal"/>
    <w:rsid w:val="00946399"/>
    <w:pPr>
      <w:numPr>
        <w:numId w:val="2"/>
      </w:numPr>
      <w:tabs>
        <w:tab w:val="clear" w:pos="1008"/>
        <w:tab w:val="num" w:pos="900"/>
      </w:tabs>
      <w:ind w:left="0" w:firstLine="0"/>
    </w:pPr>
  </w:style>
  <w:style w:type="character" w:styleId="FollowedHyperlink">
    <w:name w:val="FollowedHyperlink"/>
    <w:rsid w:val="00946399"/>
    <w:rPr>
      <w:color w:val="800080"/>
      <w:u w:val="single"/>
    </w:rPr>
  </w:style>
  <w:style w:type="paragraph" w:styleId="BalloonText">
    <w:name w:val="Balloon Text"/>
    <w:basedOn w:val="Normal"/>
    <w:link w:val="BalloonTextChar"/>
    <w:semiHidden/>
    <w:rsid w:val="00946399"/>
    <w:rPr>
      <w:rFonts w:ascii="Tahoma" w:hAnsi="Tahoma" w:cs="Tahoma"/>
      <w:sz w:val="16"/>
      <w:szCs w:val="16"/>
    </w:rPr>
  </w:style>
  <w:style w:type="character" w:customStyle="1" w:styleId="BalloonTextChar">
    <w:name w:val="Balloon Text Char"/>
    <w:basedOn w:val="DefaultParagraphFont"/>
    <w:link w:val="BalloonText"/>
    <w:semiHidden/>
    <w:rsid w:val="00946399"/>
    <w:rPr>
      <w:rFonts w:ascii="Tahoma" w:eastAsia="Times New Roman" w:hAnsi="Tahoma" w:cs="Tahoma"/>
      <w:kern w:val="0"/>
      <w:sz w:val="16"/>
      <w:szCs w:val="16"/>
      <w:lang w:val="en-US" w:eastAsia="en-CA"/>
      <w14:ligatures w14:val="none"/>
    </w:rPr>
  </w:style>
  <w:style w:type="paragraph" w:styleId="BlockText">
    <w:name w:val="Block Text"/>
    <w:basedOn w:val="Normal"/>
    <w:rsid w:val="00946399"/>
    <w:pPr>
      <w:spacing w:after="120"/>
      <w:ind w:left="1440" w:right="1440"/>
    </w:pPr>
  </w:style>
  <w:style w:type="paragraph" w:styleId="BodyTextIndent">
    <w:name w:val="Body Text Indent"/>
    <w:basedOn w:val="Normal"/>
    <w:link w:val="BodyTextIndentChar"/>
    <w:rsid w:val="00946399"/>
    <w:pPr>
      <w:spacing w:after="120"/>
      <w:ind w:left="360"/>
    </w:pPr>
  </w:style>
  <w:style w:type="character" w:customStyle="1" w:styleId="BodyTextIndentChar">
    <w:name w:val="Body Text Indent Char"/>
    <w:basedOn w:val="DefaultParagraphFont"/>
    <w:link w:val="BodyTextIndent"/>
    <w:rsid w:val="00946399"/>
    <w:rPr>
      <w:rFonts w:ascii="Times New Roman" w:eastAsia="Times New Roman" w:hAnsi="Times New Roman" w:cs="Times New Roman"/>
      <w:kern w:val="0"/>
      <w:szCs w:val="20"/>
      <w:lang w:val="en-US" w:eastAsia="en-CA"/>
      <w14:ligatures w14:val="none"/>
    </w:rPr>
  </w:style>
  <w:style w:type="paragraph" w:customStyle="1" w:styleId="Department">
    <w:name w:val="Department"/>
    <w:basedOn w:val="BodyText"/>
    <w:rsid w:val="00946399"/>
    <w:pPr>
      <w:spacing w:before="120" w:line="240" w:lineRule="auto"/>
      <w:jc w:val="center"/>
    </w:pPr>
    <w:rPr>
      <w:rFonts w:ascii="Arial" w:hAnsi="Arial"/>
    </w:rPr>
  </w:style>
  <w:style w:type="paragraph" w:styleId="CommentText">
    <w:name w:val="annotation text"/>
    <w:basedOn w:val="Normal"/>
    <w:link w:val="CommentTextChar"/>
    <w:uiPriority w:val="99"/>
    <w:rsid w:val="00946399"/>
  </w:style>
  <w:style w:type="character" w:customStyle="1" w:styleId="CommentTextChar">
    <w:name w:val="Comment Text Char"/>
    <w:basedOn w:val="DefaultParagraphFont"/>
    <w:link w:val="CommentText"/>
    <w:uiPriority w:val="99"/>
    <w:rsid w:val="00946399"/>
    <w:rPr>
      <w:rFonts w:ascii="Times New Roman" w:eastAsia="Times New Roman" w:hAnsi="Times New Roman" w:cs="Times New Roman"/>
      <w:kern w:val="0"/>
      <w:szCs w:val="20"/>
      <w:lang w:val="en-US" w:eastAsia="en-CA"/>
      <w14:ligatures w14:val="none"/>
    </w:rPr>
  </w:style>
  <w:style w:type="paragraph" w:styleId="CommentSubject">
    <w:name w:val="annotation subject"/>
    <w:basedOn w:val="CommentText"/>
    <w:next w:val="CommentText"/>
    <w:link w:val="CommentSubjectChar"/>
    <w:semiHidden/>
    <w:rsid w:val="00946399"/>
    <w:rPr>
      <w:b/>
      <w:bCs/>
    </w:rPr>
  </w:style>
  <w:style w:type="character" w:customStyle="1" w:styleId="CommentSubjectChar">
    <w:name w:val="Comment Subject Char"/>
    <w:basedOn w:val="CommentTextChar"/>
    <w:link w:val="CommentSubject"/>
    <w:semiHidden/>
    <w:rsid w:val="00946399"/>
    <w:rPr>
      <w:rFonts w:ascii="Times New Roman" w:eastAsia="Times New Roman" w:hAnsi="Times New Roman" w:cs="Times New Roman"/>
      <w:b/>
      <w:bCs/>
      <w:kern w:val="0"/>
      <w:szCs w:val="20"/>
      <w:lang w:val="en-US" w:eastAsia="en-CA"/>
      <w14:ligatures w14:val="none"/>
    </w:rPr>
  </w:style>
  <w:style w:type="paragraph" w:styleId="DocumentMap">
    <w:name w:val="Document Map"/>
    <w:basedOn w:val="Normal"/>
    <w:link w:val="DocumentMapChar"/>
    <w:semiHidden/>
    <w:rsid w:val="00946399"/>
    <w:pPr>
      <w:shd w:val="clear" w:color="auto" w:fill="000080"/>
    </w:pPr>
    <w:rPr>
      <w:rFonts w:ascii="Tahoma" w:hAnsi="Tahoma" w:cs="Tahoma"/>
    </w:rPr>
  </w:style>
  <w:style w:type="character" w:customStyle="1" w:styleId="DocumentMapChar">
    <w:name w:val="Document Map Char"/>
    <w:basedOn w:val="DefaultParagraphFont"/>
    <w:link w:val="DocumentMap"/>
    <w:semiHidden/>
    <w:rsid w:val="00946399"/>
    <w:rPr>
      <w:rFonts w:ascii="Tahoma" w:eastAsia="Times New Roman" w:hAnsi="Tahoma" w:cs="Tahoma"/>
      <w:kern w:val="0"/>
      <w:szCs w:val="20"/>
      <w:shd w:val="clear" w:color="auto" w:fill="000080"/>
      <w:lang w:val="en-US" w:eastAsia="en-CA"/>
      <w14:ligatures w14:val="none"/>
    </w:rPr>
  </w:style>
  <w:style w:type="paragraph" w:styleId="EndnoteText">
    <w:name w:val="endnote text"/>
    <w:basedOn w:val="Normal"/>
    <w:link w:val="EndnoteTextChar"/>
    <w:semiHidden/>
    <w:rsid w:val="00946399"/>
  </w:style>
  <w:style w:type="character" w:customStyle="1" w:styleId="EndnoteTextChar">
    <w:name w:val="Endnote Text Char"/>
    <w:basedOn w:val="DefaultParagraphFont"/>
    <w:link w:val="EndnoteText"/>
    <w:semiHidden/>
    <w:rsid w:val="00946399"/>
    <w:rPr>
      <w:rFonts w:ascii="Times New Roman" w:eastAsia="Times New Roman" w:hAnsi="Times New Roman" w:cs="Times New Roman"/>
      <w:kern w:val="0"/>
      <w:szCs w:val="20"/>
      <w:lang w:val="en-US" w:eastAsia="en-CA"/>
      <w14:ligatures w14:val="none"/>
    </w:rPr>
  </w:style>
  <w:style w:type="paragraph" w:styleId="HTMLAddress">
    <w:name w:val="HTML Address"/>
    <w:basedOn w:val="Normal"/>
    <w:link w:val="HTMLAddressChar"/>
    <w:rsid w:val="00946399"/>
    <w:rPr>
      <w:i/>
      <w:iCs/>
    </w:rPr>
  </w:style>
  <w:style w:type="character" w:customStyle="1" w:styleId="HTMLAddressChar">
    <w:name w:val="HTML Address Char"/>
    <w:basedOn w:val="DefaultParagraphFont"/>
    <w:link w:val="HTMLAddress"/>
    <w:rsid w:val="00946399"/>
    <w:rPr>
      <w:rFonts w:ascii="Times New Roman" w:eastAsia="Times New Roman" w:hAnsi="Times New Roman" w:cs="Times New Roman"/>
      <w:i/>
      <w:iCs/>
      <w:kern w:val="0"/>
      <w:szCs w:val="20"/>
      <w:lang w:val="en-US" w:eastAsia="en-CA"/>
      <w14:ligatures w14:val="none"/>
    </w:rPr>
  </w:style>
  <w:style w:type="paragraph" w:styleId="HTMLPreformatted">
    <w:name w:val="HTML Preformatted"/>
    <w:basedOn w:val="Normal"/>
    <w:link w:val="HTMLPreformattedChar"/>
    <w:rsid w:val="00946399"/>
    <w:rPr>
      <w:rFonts w:ascii="Courier New" w:hAnsi="Courier New" w:cs="Courier New"/>
    </w:rPr>
  </w:style>
  <w:style w:type="character" w:customStyle="1" w:styleId="HTMLPreformattedChar">
    <w:name w:val="HTML Preformatted Char"/>
    <w:basedOn w:val="DefaultParagraphFont"/>
    <w:link w:val="HTMLPreformatted"/>
    <w:rsid w:val="00946399"/>
    <w:rPr>
      <w:rFonts w:ascii="Courier New" w:eastAsia="Times New Roman" w:hAnsi="Courier New" w:cs="Courier New"/>
      <w:kern w:val="0"/>
      <w:szCs w:val="20"/>
      <w:lang w:val="en-US" w:eastAsia="en-CA"/>
      <w14:ligatures w14:val="none"/>
    </w:rPr>
  </w:style>
  <w:style w:type="paragraph" w:styleId="Index2">
    <w:name w:val="index 2"/>
    <w:basedOn w:val="Normal"/>
    <w:next w:val="Normal"/>
    <w:autoRedefine/>
    <w:semiHidden/>
    <w:rsid w:val="00946399"/>
    <w:pPr>
      <w:ind w:left="400" w:hanging="200"/>
    </w:pPr>
  </w:style>
  <w:style w:type="paragraph" w:styleId="Index3">
    <w:name w:val="index 3"/>
    <w:basedOn w:val="Normal"/>
    <w:next w:val="Normal"/>
    <w:autoRedefine/>
    <w:semiHidden/>
    <w:rsid w:val="00946399"/>
    <w:pPr>
      <w:ind w:left="600" w:hanging="200"/>
    </w:pPr>
  </w:style>
  <w:style w:type="paragraph" w:styleId="Index4">
    <w:name w:val="index 4"/>
    <w:basedOn w:val="Normal"/>
    <w:next w:val="Normal"/>
    <w:autoRedefine/>
    <w:semiHidden/>
    <w:rsid w:val="00946399"/>
    <w:pPr>
      <w:ind w:left="800" w:hanging="200"/>
    </w:pPr>
  </w:style>
  <w:style w:type="paragraph" w:styleId="Index5">
    <w:name w:val="index 5"/>
    <w:basedOn w:val="Normal"/>
    <w:next w:val="Normal"/>
    <w:autoRedefine/>
    <w:semiHidden/>
    <w:rsid w:val="00946399"/>
    <w:pPr>
      <w:ind w:left="1000" w:hanging="200"/>
    </w:pPr>
  </w:style>
  <w:style w:type="paragraph" w:styleId="Index6">
    <w:name w:val="index 6"/>
    <w:basedOn w:val="Normal"/>
    <w:next w:val="Normal"/>
    <w:autoRedefine/>
    <w:semiHidden/>
    <w:rsid w:val="00946399"/>
    <w:pPr>
      <w:ind w:left="1200" w:hanging="200"/>
    </w:pPr>
  </w:style>
  <w:style w:type="paragraph" w:styleId="Index7">
    <w:name w:val="index 7"/>
    <w:basedOn w:val="Normal"/>
    <w:next w:val="Normal"/>
    <w:autoRedefine/>
    <w:semiHidden/>
    <w:rsid w:val="00946399"/>
    <w:pPr>
      <w:ind w:left="1400" w:hanging="200"/>
    </w:pPr>
  </w:style>
  <w:style w:type="paragraph" w:styleId="Index8">
    <w:name w:val="index 8"/>
    <w:basedOn w:val="Normal"/>
    <w:next w:val="Normal"/>
    <w:autoRedefine/>
    <w:semiHidden/>
    <w:rsid w:val="00946399"/>
    <w:pPr>
      <w:ind w:left="1600" w:hanging="200"/>
    </w:pPr>
  </w:style>
  <w:style w:type="paragraph" w:styleId="Index9">
    <w:name w:val="index 9"/>
    <w:basedOn w:val="Normal"/>
    <w:next w:val="Normal"/>
    <w:autoRedefine/>
    <w:semiHidden/>
    <w:rsid w:val="00946399"/>
    <w:pPr>
      <w:ind w:left="1800" w:hanging="200"/>
    </w:pPr>
  </w:style>
  <w:style w:type="paragraph" w:styleId="IndexHeading">
    <w:name w:val="index heading"/>
    <w:basedOn w:val="Normal"/>
    <w:next w:val="Index1"/>
    <w:semiHidden/>
    <w:rsid w:val="00946399"/>
    <w:rPr>
      <w:rFonts w:ascii="Arial" w:hAnsi="Arial" w:cs="Arial"/>
      <w:b/>
      <w:bCs/>
    </w:rPr>
  </w:style>
  <w:style w:type="paragraph" w:styleId="List">
    <w:name w:val="List"/>
    <w:basedOn w:val="Normal"/>
    <w:rsid w:val="00946399"/>
    <w:pPr>
      <w:numPr>
        <w:numId w:val="10"/>
      </w:numPr>
      <w:tabs>
        <w:tab w:val="clear" w:pos="1291"/>
        <w:tab w:val="num" w:pos="540"/>
      </w:tabs>
      <w:ind w:left="0" w:firstLine="0"/>
    </w:pPr>
  </w:style>
  <w:style w:type="paragraph" w:styleId="List2">
    <w:name w:val="List 2"/>
    <w:basedOn w:val="Normal"/>
    <w:rsid w:val="00946399"/>
    <w:pPr>
      <w:numPr>
        <w:numId w:val="6"/>
      </w:numPr>
      <w:tabs>
        <w:tab w:val="clear" w:pos="931"/>
        <w:tab w:val="num" w:pos="900"/>
      </w:tabs>
      <w:ind w:left="0" w:firstLine="0"/>
    </w:pPr>
  </w:style>
  <w:style w:type="paragraph" w:styleId="List3">
    <w:name w:val="List 3"/>
    <w:basedOn w:val="Normal"/>
    <w:rsid w:val="00946399"/>
    <w:pPr>
      <w:numPr>
        <w:numId w:val="7"/>
      </w:numPr>
      <w:tabs>
        <w:tab w:val="clear" w:pos="1291"/>
        <w:tab w:val="num" w:pos="1260"/>
      </w:tabs>
      <w:ind w:left="0" w:firstLine="0"/>
    </w:pPr>
  </w:style>
  <w:style w:type="paragraph" w:styleId="List4">
    <w:name w:val="List 4"/>
    <w:basedOn w:val="Normal"/>
    <w:link w:val="List4Char"/>
    <w:rsid w:val="00946399"/>
    <w:pPr>
      <w:numPr>
        <w:numId w:val="8"/>
      </w:numPr>
      <w:tabs>
        <w:tab w:val="clear" w:pos="1651"/>
        <w:tab w:val="num" w:pos="1620"/>
      </w:tabs>
      <w:ind w:left="0" w:firstLine="0"/>
    </w:pPr>
  </w:style>
  <w:style w:type="character" w:customStyle="1" w:styleId="List4Char">
    <w:name w:val="List 4 Char"/>
    <w:link w:val="List4"/>
    <w:rsid w:val="00946399"/>
    <w:rPr>
      <w:rFonts w:ascii="Times New Roman" w:eastAsia="Times New Roman" w:hAnsi="Times New Roman" w:cs="Times New Roman"/>
      <w:kern w:val="0"/>
      <w:szCs w:val="20"/>
      <w:lang w:val="en-US" w:eastAsia="en-CA"/>
      <w14:ligatures w14:val="none"/>
    </w:rPr>
  </w:style>
  <w:style w:type="paragraph" w:styleId="ListBullet3">
    <w:name w:val="List Bullet 3"/>
    <w:basedOn w:val="Normal"/>
    <w:next w:val="Normal"/>
    <w:rsid w:val="00946399"/>
    <w:pPr>
      <w:numPr>
        <w:numId w:val="3"/>
      </w:numPr>
      <w:tabs>
        <w:tab w:val="clear" w:pos="1800"/>
        <w:tab w:val="num" w:pos="1260"/>
      </w:tabs>
      <w:ind w:left="0" w:firstLine="0"/>
    </w:pPr>
  </w:style>
  <w:style w:type="paragraph" w:styleId="ListBullet4">
    <w:name w:val="List Bullet 4"/>
    <w:basedOn w:val="Normal"/>
    <w:rsid w:val="00946399"/>
    <w:pPr>
      <w:numPr>
        <w:numId w:val="4"/>
      </w:numPr>
      <w:tabs>
        <w:tab w:val="clear" w:pos="1728"/>
        <w:tab w:val="left" w:pos="1368"/>
      </w:tabs>
      <w:ind w:left="0" w:firstLine="0"/>
    </w:pPr>
  </w:style>
  <w:style w:type="paragraph" w:styleId="ListBullet5">
    <w:name w:val="List Bullet 5"/>
    <w:basedOn w:val="Normal"/>
    <w:rsid w:val="00946399"/>
    <w:pPr>
      <w:numPr>
        <w:numId w:val="5"/>
      </w:numPr>
      <w:tabs>
        <w:tab w:val="clear" w:pos="2088"/>
        <w:tab w:val="left" w:pos="1728"/>
      </w:tabs>
      <w:ind w:left="0" w:firstLine="0"/>
    </w:pPr>
  </w:style>
  <w:style w:type="paragraph" w:styleId="ListContinue">
    <w:name w:val="List Continue"/>
    <w:basedOn w:val="Normal"/>
    <w:rsid w:val="00946399"/>
    <w:pPr>
      <w:spacing w:after="120"/>
      <w:ind w:left="360"/>
    </w:pPr>
  </w:style>
  <w:style w:type="paragraph" w:styleId="ListContinue2">
    <w:name w:val="List Continue 2"/>
    <w:basedOn w:val="Normal"/>
    <w:rsid w:val="00946399"/>
    <w:pPr>
      <w:spacing w:after="120"/>
      <w:ind w:left="720"/>
    </w:pPr>
  </w:style>
  <w:style w:type="paragraph" w:styleId="ListContinue3">
    <w:name w:val="List Continue 3"/>
    <w:basedOn w:val="Normal"/>
    <w:rsid w:val="00946399"/>
    <w:pPr>
      <w:spacing w:after="120"/>
      <w:ind w:left="1080"/>
    </w:pPr>
  </w:style>
  <w:style w:type="paragraph" w:styleId="ListContinue4">
    <w:name w:val="List Continue 4"/>
    <w:basedOn w:val="Normal"/>
    <w:rsid w:val="00946399"/>
    <w:pPr>
      <w:spacing w:after="120"/>
      <w:ind w:left="1440"/>
    </w:pPr>
  </w:style>
  <w:style w:type="paragraph" w:styleId="ListContinue5">
    <w:name w:val="List Continue 5"/>
    <w:basedOn w:val="Normal"/>
    <w:rsid w:val="00946399"/>
    <w:pPr>
      <w:spacing w:after="120"/>
      <w:ind w:left="1800"/>
    </w:pPr>
  </w:style>
  <w:style w:type="paragraph" w:styleId="MacroText">
    <w:name w:val="macro"/>
    <w:link w:val="MacroTextChar"/>
    <w:semiHidden/>
    <w:rsid w:val="00946399"/>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urier New" w:eastAsia="Times New Roman" w:hAnsi="Courier New" w:cs="Courier New"/>
      <w:kern w:val="0"/>
      <w:sz w:val="20"/>
      <w:szCs w:val="20"/>
      <w:lang w:val="en-US" w:eastAsia="en-CA"/>
      <w14:ligatures w14:val="none"/>
    </w:rPr>
  </w:style>
  <w:style w:type="character" w:customStyle="1" w:styleId="MacroTextChar">
    <w:name w:val="Macro Text Char"/>
    <w:basedOn w:val="DefaultParagraphFont"/>
    <w:link w:val="MacroText"/>
    <w:semiHidden/>
    <w:rsid w:val="00946399"/>
    <w:rPr>
      <w:rFonts w:ascii="Courier New" w:eastAsia="Times New Roman" w:hAnsi="Courier New" w:cs="Courier New"/>
      <w:kern w:val="0"/>
      <w:sz w:val="20"/>
      <w:szCs w:val="20"/>
      <w:lang w:val="en-US" w:eastAsia="en-CA"/>
      <w14:ligatures w14:val="none"/>
    </w:rPr>
  </w:style>
  <w:style w:type="paragraph" w:customStyle="1" w:styleId="Abstracttext">
    <w:name w:val="Abstract text"/>
    <w:basedOn w:val="Normal"/>
    <w:rsid w:val="00946399"/>
    <w:pPr>
      <w:spacing w:line="480" w:lineRule="auto"/>
    </w:pPr>
  </w:style>
  <w:style w:type="paragraph" w:styleId="NormalWeb">
    <w:name w:val="Normal (Web)"/>
    <w:basedOn w:val="Normal"/>
    <w:uiPriority w:val="99"/>
    <w:rsid w:val="00946399"/>
    <w:rPr>
      <w:szCs w:val="24"/>
    </w:rPr>
  </w:style>
  <w:style w:type="paragraph" w:styleId="NormalIndent">
    <w:name w:val="Normal Indent"/>
    <w:basedOn w:val="Normal"/>
    <w:rsid w:val="00946399"/>
    <w:pPr>
      <w:ind w:left="720"/>
    </w:pPr>
  </w:style>
  <w:style w:type="paragraph" w:styleId="NoteHeading">
    <w:name w:val="Note Heading"/>
    <w:basedOn w:val="Normal"/>
    <w:next w:val="Normal"/>
    <w:link w:val="NoteHeadingChar"/>
    <w:rsid w:val="00946399"/>
  </w:style>
  <w:style w:type="character" w:customStyle="1" w:styleId="NoteHeadingChar">
    <w:name w:val="Note Heading Char"/>
    <w:basedOn w:val="DefaultParagraphFont"/>
    <w:link w:val="NoteHeading"/>
    <w:rsid w:val="00946399"/>
    <w:rPr>
      <w:rFonts w:ascii="Times New Roman" w:eastAsia="Times New Roman" w:hAnsi="Times New Roman" w:cs="Times New Roman"/>
      <w:kern w:val="0"/>
      <w:szCs w:val="20"/>
      <w:lang w:val="en-US" w:eastAsia="en-CA"/>
      <w14:ligatures w14:val="none"/>
    </w:rPr>
  </w:style>
  <w:style w:type="paragraph" w:styleId="PlainText">
    <w:name w:val="Plain Text"/>
    <w:basedOn w:val="Normal"/>
    <w:link w:val="PlainTextChar"/>
    <w:rsid w:val="00946399"/>
    <w:rPr>
      <w:rFonts w:ascii="Courier New" w:hAnsi="Courier New" w:cs="Courier New"/>
    </w:rPr>
  </w:style>
  <w:style w:type="character" w:customStyle="1" w:styleId="PlainTextChar">
    <w:name w:val="Plain Text Char"/>
    <w:basedOn w:val="DefaultParagraphFont"/>
    <w:link w:val="PlainText"/>
    <w:rsid w:val="00946399"/>
    <w:rPr>
      <w:rFonts w:ascii="Courier New" w:eastAsia="Times New Roman" w:hAnsi="Courier New" w:cs="Courier New"/>
      <w:kern w:val="0"/>
      <w:szCs w:val="20"/>
      <w:lang w:val="en-US" w:eastAsia="en-CA"/>
      <w14:ligatures w14:val="none"/>
    </w:rPr>
  </w:style>
  <w:style w:type="paragraph" w:styleId="TableofAuthorities">
    <w:name w:val="table of authorities"/>
    <w:basedOn w:val="Normal"/>
    <w:next w:val="Normal"/>
    <w:semiHidden/>
    <w:rsid w:val="00946399"/>
    <w:pPr>
      <w:ind w:left="200" w:hanging="200"/>
    </w:pPr>
  </w:style>
  <w:style w:type="paragraph" w:styleId="TOC5">
    <w:name w:val="toc 5"/>
    <w:basedOn w:val="Normal"/>
    <w:next w:val="Normal"/>
    <w:autoRedefine/>
    <w:semiHidden/>
    <w:rsid w:val="00946399"/>
    <w:pPr>
      <w:ind w:left="800"/>
    </w:pPr>
  </w:style>
  <w:style w:type="paragraph" w:styleId="TOC6">
    <w:name w:val="toc 6"/>
    <w:basedOn w:val="Normal"/>
    <w:next w:val="Normal"/>
    <w:autoRedefine/>
    <w:semiHidden/>
    <w:rsid w:val="00946399"/>
    <w:pPr>
      <w:ind w:left="1000"/>
    </w:pPr>
  </w:style>
  <w:style w:type="paragraph" w:styleId="TOC7">
    <w:name w:val="toc 7"/>
    <w:basedOn w:val="Normal"/>
    <w:next w:val="Normal"/>
    <w:autoRedefine/>
    <w:semiHidden/>
    <w:rsid w:val="00946399"/>
    <w:pPr>
      <w:ind w:left="1200"/>
    </w:pPr>
  </w:style>
  <w:style w:type="paragraph" w:styleId="TOC8">
    <w:name w:val="toc 8"/>
    <w:basedOn w:val="Normal"/>
    <w:next w:val="Normal"/>
    <w:autoRedefine/>
    <w:semiHidden/>
    <w:rsid w:val="00946399"/>
    <w:pPr>
      <w:ind w:left="1400"/>
    </w:pPr>
  </w:style>
  <w:style w:type="paragraph" w:styleId="TOC9">
    <w:name w:val="toc 9"/>
    <w:basedOn w:val="Normal"/>
    <w:next w:val="Normal"/>
    <w:autoRedefine/>
    <w:semiHidden/>
    <w:rsid w:val="00946399"/>
    <w:pPr>
      <w:ind w:left="1600"/>
    </w:pPr>
  </w:style>
  <w:style w:type="paragraph" w:customStyle="1" w:styleId="Abstract">
    <w:name w:val="Abstract"/>
    <w:basedOn w:val="Abstracttitle"/>
    <w:next w:val="Abstracttext"/>
    <w:rsid w:val="00946399"/>
    <w:pPr>
      <w:jc w:val="left"/>
    </w:pPr>
    <w:rPr>
      <w:szCs w:val="32"/>
    </w:rPr>
  </w:style>
  <w:style w:type="paragraph" w:customStyle="1" w:styleId="Abstracttitle">
    <w:name w:val="Abstract title"/>
    <w:basedOn w:val="Normal"/>
    <w:rsid w:val="00946399"/>
    <w:pPr>
      <w:jc w:val="center"/>
    </w:pPr>
    <w:rPr>
      <w:rFonts w:ascii="Arial" w:hAnsi="Arial"/>
      <w:sz w:val="32"/>
      <w:szCs w:val="28"/>
    </w:rPr>
  </w:style>
  <w:style w:type="paragraph" w:customStyle="1" w:styleId="AbstractUofT">
    <w:name w:val="Abstract U of T"/>
    <w:basedOn w:val="Normal"/>
    <w:rsid w:val="00946399"/>
    <w:pPr>
      <w:spacing w:line="240" w:lineRule="auto"/>
      <w:jc w:val="center"/>
    </w:pPr>
  </w:style>
  <w:style w:type="character" w:styleId="PageNumber">
    <w:name w:val="page number"/>
    <w:basedOn w:val="DefaultParagraphFont"/>
    <w:rsid w:val="00946399"/>
  </w:style>
  <w:style w:type="paragraph" w:customStyle="1" w:styleId="biblio">
    <w:name w:val="biblio"/>
    <w:basedOn w:val="Normal"/>
    <w:rsid w:val="00946399"/>
    <w:pPr>
      <w:spacing w:before="120" w:line="240" w:lineRule="auto"/>
      <w:ind w:left="720" w:hanging="720"/>
    </w:pPr>
    <w:rPr>
      <w:lang w:eastAsia="en-US"/>
    </w:rPr>
  </w:style>
  <w:style w:type="paragraph" w:customStyle="1" w:styleId="chapternum">
    <w:name w:val="chapternum"/>
    <w:basedOn w:val="Chapter"/>
    <w:next w:val="Normal"/>
    <w:rsid w:val="00946399"/>
    <w:pPr>
      <w:numPr>
        <w:numId w:val="12"/>
      </w:numPr>
    </w:pPr>
  </w:style>
  <w:style w:type="paragraph" w:customStyle="1" w:styleId="Default">
    <w:name w:val="Default"/>
    <w:rsid w:val="00946399"/>
    <w:pPr>
      <w:autoSpaceDE w:val="0"/>
      <w:autoSpaceDN w:val="0"/>
      <w:adjustRightInd w:val="0"/>
      <w:spacing w:after="0" w:line="240" w:lineRule="auto"/>
    </w:pPr>
    <w:rPr>
      <w:rFonts w:ascii="Times New Roman" w:hAnsi="Times New Roman" w:cs="Times New Roman"/>
      <w:color w:val="000000"/>
      <w:kern w:val="0"/>
      <w:lang w:val="en-IN"/>
      <w14:ligatures w14:val="none"/>
    </w:rPr>
  </w:style>
  <w:style w:type="paragraph" w:styleId="Bibliography">
    <w:name w:val="Bibliography"/>
    <w:basedOn w:val="Normal"/>
    <w:next w:val="Normal"/>
    <w:uiPriority w:val="37"/>
    <w:unhideWhenUsed/>
    <w:rsid w:val="00946399"/>
    <w:pPr>
      <w:spacing w:after="240" w:line="240" w:lineRule="auto"/>
    </w:pPr>
  </w:style>
  <w:style w:type="character" w:styleId="Emphasis">
    <w:name w:val="Emphasis"/>
    <w:basedOn w:val="DefaultParagraphFont"/>
    <w:uiPriority w:val="20"/>
    <w:qFormat/>
    <w:rsid w:val="00946399"/>
    <w:rPr>
      <w:i/>
      <w:iCs/>
    </w:rPr>
  </w:style>
  <w:style w:type="character" w:customStyle="1" w:styleId="cf01">
    <w:name w:val="cf01"/>
    <w:basedOn w:val="DefaultParagraphFont"/>
    <w:rsid w:val="00946399"/>
    <w:rPr>
      <w:rFonts w:ascii="Segoe UI" w:hAnsi="Segoe UI" w:cs="Segoe UI" w:hint="default"/>
      <w:color w:val="212121"/>
      <w:sz w:val="18"/>
      <w:szCs w:val="18"/>
      <w:shd w:val="clear" w:color="auto" w:fill="FFFFFF"/>
    </w:rPr>
  </w:style>
  <w:style w:type="character" w:styleId="CommentReference">
    <w:name w:val="annotation reference"/>
    <w:basedOn w:val="DefaultParagraphFont"/>
    <w:uiPriority w:val="99"/>
    <w:semiHidden/>
    <w:unhideWhenUsed/>
    <w:rsid w:val="00946399"/>
    <w:rPr>
      <w:sz w:val="16"/>
      <w:szCs w:val="16"/>
    </w:rPr>
  </w:style>
  <w:style w:type="paragraph" w:customStyle="1" w:styleId="pf0">
    <w:name w:val="pf0"/>
    <w:basedOn w:val="Normal"/>
    <w:rsid w:val="00946399"/>
    <w:pPr>
      <w:spacing w:before="100" w:beforeAutospacing="1" w:after="100" w:afterAutospacing="1" w:line="240" w:lineRule="auto"/>
    </w:pPr>
    <w:rPr>
      <w:szCs w:val="24"/>
      <w:lang w:val="en-CA"/>
    </w:rPr>
  </w:style>
  <w:style w:type="table" w:styleId="TableGrid">
    <w:name w:val="Table Grid"/>
    <w:basedOn w:val="TableNormal"/>
    <w:uiPriority w:val="39"/>
    <w:rsid w:val="0094639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semiHidden/>
    <w:unhideWhenUsed/>
    <w:rsid w:val="00946399"/>
  </w:style>
  <w:style w:type="paragraph" w:styleId="Revision">
    <w:name w:val="Revision"/>
    <w:hidden/>
    <w:uiPriority w:val="99"/>
    <w:semiHidden/>
    <w:rsid w:val="00562D5A"/>
    <w:pPr>
      <w:spacing w:after="0" w:line="240" w:lineRule="auto"/>
    </w:pPr>
    <w:rPr>
      <w:rFonts w:ascii="Times New Roman" w:eastAsia="Times New Roman" w:hAnsi="Times New Roman" w:cs="Times New Roman"/>
      <w:kern w:val="0"/>
      <w:szCs w:val="20"/>
      <w:lang w:val="en-US" w:eastAsia="en-CA"/>
      <w14:ligatures w14:val="none"/>
    </w:rPr>
  </w:style>
  <w:style w:type="character" w:styleId="UnresolvedMention">
    <w:name w:val="Unresolved Mention"/>
    <w:basedOn w:val="DefaultParagraphFont"/>
    <w:uiPriority w:val="99"/>
    <w:semiHidden/>
    <w:unhideWhenUsed/>
    <w:rsid w:val="00997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er.cutter@utoronto.ca" TargetMode="Externa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E39D5-996B-4518-8B6B-F1A68AACA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1615</TotalTime>
  <Pages>53</Pages>
  <Words>107408</Words>
  <Characters>612231</Characters>
  <Application>Microsoft Office Word</Application>
  <DocSecurity>0</DocSecurity>
  <Lines>5101</Lines>
  <Paragraphs>1436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Athmaja Viswanath</dc:creator>
  <cp:keywords/>
  <dc:description/>
  <cp:lastModifiedBy>Athmaja Viswanath</cp:lastModifiedBy>
  <cp:revision>55</cp:revision>
  <dcterms:created xsi:type="dcterms:W3CDTF">2026-01-07T16:44:00Z</dcterms:created>
  <dcterms:modified xsi:type="dcterms:W3CDTF">2026-02-06T20:06:00Z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id="jVntcrVb"/&gt;&lt;style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